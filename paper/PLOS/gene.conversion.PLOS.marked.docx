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7119" w14:textId="1AD0C02F" w:rsidR="00120A6F" w:rsidRPr="00C10536" w:rsidRDefault="002B5264" w:rsidP="00120A6F">
      <w:pPr>
        <w:pStyle w:val="Title"/>
        <w:suppressLineNumbers/>
      </w:pPr>
      <w:r w:rsidRPr="00C10536">
        <w:t>Modeling</w:t>
      </w:r>
      <w:r w:rsidR="007364DF" w:rsidRPr="00C10536">
        <w:t xml:space="preserve"> the </w:t>
      </w:r>
      <w:r w:rsidRPr="00C10536">
        <w:t>length distribution</w:t>
      </w:r>
      <w:r w:rsidR="007364DF" w:rsidRPr="00C10536">
        <w:t xml:space="preserve"> of</w:t>
      </w:r>
      <w:r w:rsidR="00120A6F" w:rsidRPr="00C10536">
        <w:t xml:space="preserve"> gene conversion </w:t>
      </w:r>
      <w:r w:rsidR="007364DF" w:rsidRPr="00C10536">
        <w:t>tracts</w:t>
      </w:r>
      <w:r w:rsidR="00120A6F" w:rsidRPr="00C10536">
        <w:t xml:space="preserve"> in humans from </w:t>
      </w:r>
      <w:r w:rsidR="008B32C5" w:rsidRPr="00C10536">
        <w:t xml:space="preserve">the </w:t>
      </w:r>
      <w:r w:rsidR="00120A6F" w:rsidRPr="00C10536">
        <w:t>UK Biobank sequence data</w:t>
      </w:r>
    </w:p>
    <w:p w14:paraId="4E378E8B" w14:textId="77777777" w:rsidR="00120A6F" w:rsidRPr="00C10536" w:rsidRDefault="00120A6F" w:rsidP="00120A6F">
      <w:pPr>
        <w:suppressLineNumbers/>
      </w:pPr>
    </w:p>
    <w:p w14:paraId="446448C2" w14:textId="5C682EEA" w:rsidR="00120A6F" w:rsidRPr="00C10536" w:rsidRDefault="00120A6F" w:rsidP="00120A6F">
      <w:pPr>
        <w:suppressLineNumbers/>
        <w:tabs>
          <w:tab w:val="left" w:pos="7390"/>
        </w:tabs>
        <w:rPr>
          <w:sz w:val="24"/>
        </w:rPr>
      </w:pPr>
      <w:r w:rsidRPr="00C10536">
        <w:rPr>
          <w:sz w:val="24"/>
        </w:rPr>
        <w:t>Nobuaki Masaki</w:t>
      </w:r>
      <w:r w:rsidR="004B5184" w:rsidRPr="00C10536">
        <w:rPr>
          <w:sz w:val="24"/>
        </w:rPr>
        <w:t>,</w:t>
      </w:r>
      <w:r w:rsidRPr="00C10536">
        <w:rPr>
          <w:sz w:val="24"/>
          <w:vertAlign w:val="superscript"/>
        </w:rPr>
        <w:t>1</w:t>
      </w:r>
      <w:r w:rsidR="00AB0BCF" w:rsidRPr="00C10536">
        <w:rPr>
          <w:sz w:val="24"/>
          <w:vertAlign w:val="superscript"/>
        </w:rPr>
        <w:t>,*</w:t>
      </w:r>
      <w:r w:rsidRPr="00C10536">
        <w:rPr>
          <w:sz w:val="24"/>
        </w:rPr>
        <w:t xml:space="preserve"> Sharon R. Browning</w:t>
      </w:r>
      <w:r w:rsidRPr="00C10536">
        <w:rPr>
          <w:sz w:val="24"/>
          <w:vertAlign w:val="superscript"/>
        </w:rPr>
        <w:t>1</w:t>
      </w:r>
      <w:r w:rsidR="00AB0BCF" w:rsidRPr="00C10536">
        <w:rPr>
          <w:sz w:val="24"/>
          <w:vertAlign w:val="superscript"/>
        </w:rPr>
        <w:t>,*</w:t>
      </w:r>
      <w:r w:rsidRPr="00C10536">
        <w:rPr>
          <w:sz w:val="24"/>
          <w:vertAlign w:val="superscript"/>
        </w:rPr>
        <w:tab/>
      </w:r>
    </w:p>
    <w:p w14:paraId="236619F3" w14:textId="401E15D7" w:rsidR="00120A6F" w:rsidRPr="00C10536" w:rsidRDefault="00120A6F" w:rsidP="00120A6F">
      <w:pPr>
        <w:suppressLineNumbers/>
        <w:rPr>
          <w:sz w:val="24"/>
        </w:rPr>
      </w:pPr>
      <w:r w:rsidRPr="00C10536">
        <w:rPr>
          <w:sz w:val="24"/>
          <w:vertAlign w:val="superscript"/>
        </w:rPr>
        <w:t>1</w:t>
      </w:r>
      <w:r w:rsidRPr="00C10536">
        <w:rPr>
          <w:sz w:val="24"/>
        </w:rPr>
        <w:t xml:space="preserve">Department of Biostatistics, University of Washington, Seattle, Washington, </w:t>
      </w:r>
      <w:r w:rsidR="004B5184" w:rsidRPr="00C10536">
        <w:rPr>
          <w:sz w:val="24"/>
        </w:rPr>
        <w:t xml:space="preserve">98195, </w:t>
      </w:r>
      <w:r w:rsidRPr="00C10536">
        <w:rPr>
          <w:sz w:val="24"/>
        </w:rPr>
        <w:t xml:space="preserve">United States of America  </w:t>
      </w:r>
    </w:p>
    <w:p w14:paraId="71A98BBB" w14:textId="77777777" w:rsidR="00AB0BCF" w:rsidRPr="00C10536" w:rsidRDefault="00AB0BCF" w:rsidP="00120A6F">
      <w:pPr>
        <w:suppressLineNumbers/>
        <w:rPr>
          <w:sz w:val="24"/>
        </w:rPr>
      </w:pPr>
    </w:p>
    <w:p w14:paraId="7565B8CE" w14:textId="77777777" w:rsidR="0056463D" w:rsidRPr="00C10536" w:rsidRDefault="00AB0BCF" w:rsidP="00120A6F">
      <w:pPr>
        <w:suppressLineNumbers/>
        <w:rPr>
          <w:sz w:val="24"/>
        </w:rPr>
      </w:pPr>
      <w:r w:rsidRPr="00C10536">
        <w:rPr>
          <w:sz w:val="24"/>
          <w:vertAlign w:val="superscript"/>
        </w:rPr>
        <w:t>*</w:t>
      </w:r>
      <w:r w:rsidR="00F669BE" w:rsidRPr="00C10536">
        <w:rPr>
          <w:sz w:val="24"/>
        </w:rPr>
        <w:t>C</w:t>
      </w:r>
      <w:r w:rsidR="00120A6F" w:rsidRPr="00C10536">
        <w:rPr>
          <w:sz w:val="24"/>
        </w:rPr>
        <w:t>orrespondence: masakin@uw.edu (NM), sguy@uw.edu (SRB)</w:t>
      </w:r>
    </w:p>
    <w:p w14:paraId="02793E2F" w14:textId="77777777" w:rsidR="0056463D" w:rsidRPr="00C10536" w:rsidRDefault="0056463D" w:rsidP="00120A6F">
      <w:pPr>
        <w:suppressLineNumbers/>
        <w:rPr>
          <w:sz w:val="24"/>
        </w:rPr>
      </w:pPr>
    </w:p>
    <w:p w14:paraId="72A9D4C7" w14:textId="77777777" w:rsidR="0056463D" w:rsidRPr="00C10536" w:rsidRDefault="0056463D" w:rsidP="00120A6F">
      <w:pPr>
        <w:suppressLineNumbers/>
        <w:rPr>
          <w:rStyle w:val="Heading3Char"/>
          <w:sz w:val="40"/>
          <w:szCs w:val="40"/>
        </w:rPr>
      </w:pPr>
    </w:p>
    <w:p w14:paraId="3EE83D68" w14:textId="77777777" w:rsidR="0056463D" w:rsidRPr="00C10536" w:rsidRDefault="0056463D" w:rsidP="00120A6F">
      <w:pPr>
        <w:suppressLineNumbers/>
        <w:rPr>
          <w:rStyle w:val="Heading3Char"/>
          <w:sz w:val="40"/>
          <w:szCs w:val="40"/>
        </w:rPr>
      </w:pPr>
    </w:p>
    <w:p w14:paraId="1EFE3D3F" w14:textId="16907514" w:rsidR="00120A6F" w:rsidRPr="00C10536" w:rsidRDefault="00120A6F" w:rsidP="00120A6F">
      <w:pPr>
        <w:suppressLineNumbers/>
        <w:rPr>
          <w:rStyle w:val="Heading3Char"/>
          <w:rFonts w:eastAsiaTheme="minorEastAsia" w:cstheme="minorBidi"/>
          <w:color w:val="auto"/>
          <w:sz w:val="24"/>
          <w:szCs w:val="24"/>
        </w:rPr>
      </w:pPr>
      <w:r w:rsidRPr="00C10536">
        <w:rPr>
          <w:rStyle w:val="Heading3Char"/>
          <w:sz w:val="40"/>
          <w:szCs w:val="40"/>
        </w:rPr>
        <w:br w:type="page"/>
      </w:r>
    </w:p>
    <w:p w14:paraId="1A8055AF" w14:textId="77777777" w:rsidR="00120A6F" w:rsidRPr="00C10536" w:rsidRDefault="00120A6F" w:rsidP="00120A6F">
      <w:pPr>
        <w:pStyle w:val="Heading1"/>
      </w:pPr>
      <w:r w:rsidRPr="00C10536">
        <w:lastRenderedPageBreak/>
        <w:t>Abstract</w:t>
      </w:r>
    </w:p>
    <w:p w14:paraId="6EC31DB1" w14:textId="2D8C5FAA" w:rsidR="005124F4" w:rsidRPr="00C10536" w:rsidRDefault="00120A6F" w:rsidP="00EF3C9A">
      <w:r w:rsidRPr="00C10536">
        <w:t>Non-crossover gene conversion is a type of meiotic recombination characterized by the non-reciprocal transfer of genetic material between homologous chromosomes. Gene conversions are thought to occur within relatively short tract</w:t>
      </w:r>
      <w:r w:rsidR="00700055" w:rsidRPr="00C10536">
        <w:t>s</w:t>
      </w:r>
      <w:r w:rsidRPr="00C10536">
        <w:t xml:space="preserve"> of DNA. </w:t>
      </w:r>
      <w:del w:id="0" w:author="Nobu Masaki" w:date="2025-09-12T13:45:00Z" w16du:dateUtc="2025-09-12T20:45:00Z">
        <w:r w:rsidRPr="00C10536" w:rsidDel="00E7739A">
          <w:delText>However, the number of observable gene conversion tracts per study has so far been limited by the use of pedigree or sperm-typing data to detect gene conversion events</w:delText>
        </w:r>
      </w:del>
      <w:del w:id="1" w:author="Nobu Masaki" w:date="2025-09-12T13:50:00Z" w16du:dateUtc="2025-09-12T20:50:00Z">
        <w:r w:rsidRPr="00C10536" w:rsidDel="001803DA">
          <w:delText xml:space="preserve">. </w:delText>
        </w:r>
      </w:del>
      <w:r w:rsidR="00803794" w:rsidRPr="00C10536">
        <w:t xml:space="preserve">In this study, we propose a statistical method to </w:t>
      </w:r>
      <w:r w:rsidR="00F028EE" w:rsidRPr="00C10536">
        <w:t>model the length distribution of gene conversion tract</w:t>
      </w:r>
      <w:r w:rsidR="00803794" w:rsidRPr="00C10536">
        <w:t xml:space="preserve">s in humans, using </w:t>
      </w:r>
      <w:r w:rsidR="00660016" w:rsidRPr="00C10536">
        <w:t>nearly</w:t>
      </w:r>
      <w:r w:rsidR="00803794" w:rsidRPr="00C10536">
        <w:t xml:space="preserve"> one million gene conversion tracts detected from the UK Biobank whole autosome data. To handle the large number of tracts, we designed a computationally efficient inferential framework</w:t>
      </w:r>
      <w:r w:rsidR="009D19A2" w:rsidRPr="00C10536">
        <w:t xml:space="preserve">. </w:t>
      </w:r>
      <w:r w:rsidR="003C3029" w:rsidRPr="00C10536">
        <w:t xml:space="preserve">Our method further accounts for regional variation in </w:t>
      </w:r>
      <w:del w:id="2" w:author="Nobu Masaki" w:date="2025-09-03T17:18:00Z" w16du:dateUtc="2025-09-04T00:18:00Z">
        <w:r w:rsidR="003C3029" w:rsidRPr="00C10536" w:rsidDel="00EE49CC">
          <w:delText xml:space="preserve">marker </w:delText>
        </w:r>
      </w:del>
      <w:ins w:id="3" w:author="Nobu Masaki" w:date="2025-09-03T17:41:00Z" w16du:dateUtc="2025-09-04T00:41:00Z">
        <w:r w:rsidR="00856343">
          <w:t xml:space="preserve">the density of </w:t>
        </w:r>
      </w:ins>
      <w:ins w:id="4" w:author="Nobu Masaki" w:date="2025-09-04T10:52:00Z" w16du:dateUtc="2025-09-04T17:52:00Z">
        <w:r w:rsidR="004A54DF">
          <w:t>variant sites</w:t>
        </w:r>
      </w:ins>
      <w:ins w:id="5" w:author="Nobu Masaki" w:date="2025-09-04T10:45:00Z" w16du:dateUtc="2025-09-04T17:45:00Z">
        <w:r w:rsidR="00923B89">
          <w:t xml:space="preserve"> </w:t>
        </w:r>
      </w:ins>
      <w:del w:id="6" w:author="Nobu Masaki" w:date="2025-09-03T17:41:00Z" w16du:dateUtc="2025-09-04T00:41:00Z">
        <w:r w:rsidR="003C3029" w:rsidRPr="00C10536" w:rsidDel="00856343">
          <w:delText xml:space="preserve">density </w:delText>
        </w:r>
      </w:del>
      <w:r w:rsidR="003C3029" w:rsidRPr="00C10536">
        <w:t>and heterozygosity across the genome, which can influence the</w:t>
      </w:r>
      <w:r w:rsidR="00766C2C" w:rsidRPr="00C10536">
        <w:t xml:space="preserve"> </w:t>
      </w:r>
      <w:r w:rsidR="003C3029" w:rsidRPr="00C10536">
        <w:t xml:space="preserve">observed length of gene conversion tracts. We allow for multiple candidate tract length distributions and select the </w:t>
      </w:r>
      <w:r w:rsidR="002C200E" w:rsidRPr="00C10536">
        <w:t>best fitting distribution</w:t>
      </w:r>
      <w:r w:rsidR="003C3029" w:rsidRPr="00C10536">
        <w:t xml:space="preserve"> using the </w:t>
      </w:r>
      <w:del w:id="7" w:author="Nobu Masaki" w:date="2025-09-16T17:21:00Z" w16du:dateUtc="2025-09-17T00:21:00Z">
        <w:r w:rsidR="003C3029" w:rsidRPr="00C10536" w:rsidDel="00DA7AA0">
          <w:delText xml:space="preserve">Akaike </w:delText>
        </w:r>
      </w:del>
      <w:ins w:id="8" w:author="Nobu Masaki" w:date="2025-09-16T17:21:00Z" w16du:dateUtc="2025-09-17T00:21:00Z">
        <w:r w:rsidR="00DA7AA0">
          <w:t>Bayesian</w:t>
        </w:r>
        <w:r w:rsidR="00DA7AA0" w:rsidRPr="00C10536">
          <w:t xml:space="preserve"> </w:t>
        </w:r>
      </w:ins>
      <w:r w:rsidR="003C3029" w:rsidRPr="00C10536">
        <w:t>Information Criterion (</w:t>
      </w:r>
      <w:ins w:id="9" w:author="Nobu Masaki" w:date="2025-09-16T17:21:00Z" w16du:dateUtc="2025-09-17T00:21:00Z">
        <w:r w:rsidR="00DA7AA0">
          <w:t>B</w:t>
        </w:r>
      </w:ins>
      <w:del w:id="10" w:author="Nobu Masaki" w:date="2025-09-16T17:21:00Z" w16du:dateUtc="2025-09-17T00:21:00Z">
        <w:r w:rsidR="003C3029" w:rsidRPr="00C10536" w:rsidDel="00DA7AA0">
          <w:delText>A</w:delText>
        </w:r>
      </w:del>
      <w:r w:rsidR="003C3029" w:rsidRPr="00C10536">
        <w:t>IC). </w:t>
      </w:r>
      <w:r w:rsidR="005124F4" w:rsidRPr="00C10536">
        <w:t xml:space="preserve"> </w:t>
      </w:r>
      <w:del w:id="11" w:author="Nobu Masaki" w:date="2025-07-22T16:47:00Z" w16du:dateUtc="2025-07-22T23:47:00Z">
        <w:r w:rsidR="005124F4" w:rsidRPr="00C10536" w:rsidDel="00BF0A8F">
          <w:delText>Applying our method</w:delText>
        </w:r>
      </w:del>
      <w:ins w:id="12" w:author="Nobu Masaki" w:date="2025-07-22T16:48:00Z" w16du:dateUtc="2025-07-22T23:48:00Z">
        <w:r w:rsidR="00BF0A8F">
          <w:t>Using a mixture of two geometric components for the tract length distribution,</w:t>
        </w:r>
      </w:ins>
      <w:r w:rsidR="003F58CC">
        <w:t xml:space="preserve"> </w:t>
      </w:r>
      <w:del w:id="13" w:author="Nobu Masaki" w:date="2025-07-22T16:49:00Z" w16du:dateUtc="2025-07-22T23:49:00Z">
        <w:r w:rsidR="003F58CC" w:rsidDel="00BF0A8F">
          <w:delText>to detected tracts that do not exceed 1.5 kb</w:delText>
        </w:r>
        <w:r w:rsidR="005124F4" w:rsidRPr="00C10536" w:rsidDel="00BF0A8F">
          <w:delText xml:space="preserve">, </w:delText>
        </w:r>
      </w:del>
      <w:r w:rsidR="00B358AF" w:rsidRPr="00C10536">
        <w:t xml:space="preserve">we </w:t>
      </w:r>
      <w:ins w:id="14" w:author="Nobu Masaki" w:date="2025-07-22T16:49:00Z" w16du:dateUtc="2025-07-22T23:49:00Z">
        <w:r w:rsidR="00BF0A8F">
          <w:t xml:space="preserve">estimate that the smaller component </w:t>
        </w:r>
      </w:ins>
      <w:del w:id="15" w:author="Nobu Masaki" w:date="2025-07-22T16:50:00Z" w16du:dateUtc="2025-07-22T23:50:00Z">
        <w:r w:rsidR="00B358AF" w:rsidRPr="00C10536" w:rsidDel="00BF0A8F">
          <w:delText>estimate that most tracts have a</w:delText>
        </w:r>
      </w:del>
      <w:ins w:id="16" w:author="Nobu Masaki" w:date="2025-07-22T16:50:00Z" w16du:dateUtc="2025-07-22T23:50:00Z">
        <w:r w:rsidR="00BF0A8F">
          <w:t>has a</w:t>
        </w:r>
      </w:ins>
      <w:r w:rsidR="00B358AF" w:rsidRPr="00C10536">
        <w:t xml:space="preserve"> mean of 16.9 bp (95% CI: [16.4, 17.0]), and </w:t>
      </w:r>
      <w:del w:id="17" w:author="Nobu Masaki" w:date="2025-07-22T16:50:00Z" w16du:dateUtc="2025-07-22T23:50:00Z">
        <w:r w:rsidR="00B358AF" w:rsidRPr="00C10536" w:rsidDel="00BF0A8F">
          <w:delText xml:space="preserve">only a </w:delText>
        </w:r>
        <w:r w:rsidR="001610F6" w:rsidRPr="00C10536" w:rsidDel="00BF0A8F">
          <w:delText xml:space="preserve">very </w:delText>
        </w:r>
        <w:r w:rsidR="00B358AF" w:rsidRPr="00C10536" w:rsidDel="00BF0A8F">
          <w:delText>small proportion of tracts have a much larger mean of</w:delText>
        </w:r>
      </w:del>
      <w:ins w:id="18" w:author="Nobu Masaki" w:date="2025-07-22T16:50:00Z" w16du:dateUtc="2025-07-22T23:50:00Z">
        <w:r w:rsidR="00BF0A8F">
          <w:t>the larger component has a mean of</w:t>
        </w:r>
      </w:ins>
      <w:r w:rsidR="00B358AF" w:rsidRPr="00C10536">
        <w:t xml:space="preserve"> 724.7 bp (95% CI: [720.1, 728.7]). </w:t>
      </w:r>
      <w:r w:rsidR="00B23871" w:rsidRPr="00C10536">
        <w:t xml:space="preserve">We further estimate </w:t>
      </w:r>
      <w:del w:id="19" w:author="Nobu Masaki" w:date="2025-07-22T16:51:00Z" w16du:dateUtc="2025-07-22T23:51:00Z">
        <w:r w:rsidR="00B23871" w:rsidRPr="00C10536" w:rsidDel="00BF0A8F">
          <w:delText>t</w:delText>
        </w:r>
        <w:r w:rsidR="00B358AF" w:rsidRPr="00C10536" w:rsidDel="00BF0A8F">
          <w:delText xml:space="preserve">he </w:delText>
        </w:r>
        <w:r w:rsidR="001610F6" w:rsidRPr="00C10536" w:rsidDel="00BF0A8F">
          <w:delText>proportion of gene conversion tracts with the</w:delText>
        </w:r>
        <w:r w:rsidR="00B358AF" w:rsidRPr="00C10536" w:rsidDel="00BF0A8F">
          <w:delText xml:space="preserve"> larger mean to be</w:delText>
        </w:r>
      </w:del>
      <w:ins w:id="20" w:author="Nobu Masaki" w:date="2025-07-22T16:51:00Z" w16du:dateUtc="2025-07-22T23:51:00Z">
        <w:r w:rsidR="00BF0A8F">
          <w:t xml:space="preserve">the proportion of tracts </w:t>
        </w:r>
      </w:ins>
      <w:ins w:id="21" w:author="Nobu Masaki" w:date="2025-09-16T15:24:00Z" w16du:dateUtc="2025-09-16T22:24:00Z">
        <w:r w:rsidR="000B7EB2">
          <w:t>from</w:t>
        </w:r>
      </w:ins>
      <w:ins w:id="22" w:author="Nobu Masaki" w:date="2025-07-22T16:51:00Z" w16du:dateUtc="2025-07-22T23:51:00Z">
        <w:r w:rsidR="00BF0A8F">
          <w:t xml:space="preserve"> the second component to be</w:t>
        </w:r>
      </w:ins>
      <w:r w:rsidR="00B358AF" w:rsidRPr="00C10536">
        <w:t xml:space="preserve"> 0.00525 (95% CI: [0.005, 0.00525]).</w:t>
      </w:r>
      <w:r w:rsidR="002B5264" w:rsidRPr="00C10536">
        <w:t xml:space="preserve"> </w:t>
      </w:r>
      <w:r w:rsidR="007B4EEA" w:rsidRPr="00C10536">
        <w:t xml:space="preserve">After stratifying by crossover-hotspot overlap, we </w:t>
      </w:r>
      <w:r w:rsidR="00B43F62" w:rsidRPr="00C10536">
        <w:t>infer</w:t>
      </w:r>
      <w:r w:rsidR="007B4EEA" w:rsidRPr="00C10536">
        <w:t xml:space="preserve"> that tracts whose midpoints lie within </w:t>
      </w:r>
      <w:r w:rsidR="00DE2CBA" w:rsidRPr="00C10536">
        <w:t xml:space="preserve">crossover </w:t>
      </w:r>
      <w:r w:rsidR="007B4EEA" w:rsidRPr="00C10536">
        <w:t>hotspots are, on average, longer than th</w:t>
      </w:r>
      <w:r w:rsidR="00310474" w:rsidRPr="00C10536">
        <w:t>e remaining tracts.</w:t>
      </w:r>
    </w:p>
    <w:p w14:paraId="104E2712" w14:textId="006D3AF6" w:rsidR="00E95E21" w:rsidRPr="00C10536" w:rsidRDefault="00E95E21" w:rsidP="00E95E21">
      <w:pPr>
        <w:pStyle w:val="Heading1"/>
      </w:pPr>
      <w:r w:rsidRPr="00C10536">
        <w:t>Author Summary</w:t>
      </w:r>
    </w:p>
    <w:p w14:paraId="0C13588B" w14:textId="0417CCAF" w:rsidR="00A9680D" w:rsidRDefault="004E2C9B" w:rsidP="00EF3C9A">
      <w:pPr>
        <w:rPr>
          <w:ins w:id="23" w:author="Nobu Masaki" w:date="2025-09-03T11:23:00Z" w16du:dateUtc="2025-09-03T18:23:00Z"/>
        </w:rPr>
      </w:pPr>
      <w:r w:rsidRPr="00C10536">
        <w:t xml:space="preserve">Gene conversions are </w:t>
      </w:r>
      <w:r w:rsidR="00742A77" w:rsidRPr="00C10536">
        <w:t>recombination events</w:t>
      </w:r>
      <w:r w:rsidRPr="00C10536">
        <w:t xml:space="preserve"> distinct from crossovers, in which alleles are </w:t>
      </w:r>
      <w:r w:rsidR="00960728" w:rsidRPr="00C10536">
        <w:t xml:space="preserve">transferred </w:t>
      </w:r>
      <w:r w:rsidR="002B5401">
        <w:t>between homologous sequences within a short tract</w:t>
      </w:r>
      <w:r w:rsidR="007B0782" w:rsidRPr="00C10536">
        <w:t xml:space="preserve">. </w:t>
      </w:r>
      <w:r w:rsidR="00232B34" w:rsidRPr="00C10536">
        <w:t xml:space="preserve">Previous studies have investigated the lengths of gene conversion tracts using pedigree </w:t>
      </w:r>
      <w:r w:rsidR="00EE3E8F" w:rsidRPr="00C10536">
        <w:t xml:space="preserve">or sperm-typing </w:t>
      </w:r>
      <w:r w:rsidR="00232B34" w:rsidRPr="00C10536">
        <w:t xml:space="preserve">data, but the number of gene conversion events that can be </w:t>
      </w:r>
      <w:r w:rsidR="00EE3E8F" w:rsidRPr="00C10536">
        <w:t xml:space="preserve">observed from these datasets </w:t>
      </w:r>
      <w:r w:rsidR="005B0FB2" w:rsidRPr="00C10536">
        <w:t>is</w:t>
      </w:r>
      <w:r w:rsidR="00EE3E8F" w:rsidRPr="00C10536">
        <w:t xml:space="preserve"> limited. In </w:t>
      </w:r>
      <w:r w:rsidR="00201296" w:rsidRPr="00C10536">
        <w:t>our</w:t>
      </w:r>
      <w:r w:rsidR="00EE3E8F" w:rsidRPr="00C10536">
        <w:t xml:space="preserve"> study, we used</w:t>
      </w:r>
      <w:r w:rsidR="00EA7213" w:rsidRPr="00C10536">
        <w:t xml:space="preserve"> almost one million</w:t>
      </w:r>
      <w:r w:rsidR="00EE3E8F" w:rsidRPr="00C10536">
        <w:t xml:space="preserve"> detected gene conversion tracts from the ancestral history </w:t>
      </w:r>
      <w:r w:rsidR="00256042" w:rsidRPr="00C10536">
        <w:t>of UK Biobank</w:t>
      </w:r>
      <w:r w:rsidR="00F63016" w:rsidRPr="00C10536">
        <w:t xml:space="preserve"> </w:t>
      </w:r>
      <w:r w:rsidR="00CA0803" w:rsidRPr="00C10536">
        <w:t xml:space="preserve">participants </w:t>
      </w:r>
      <w:r w:rsidR="00F63016" w:rsidRPr="00C10536">
        <w:t xml:space="preserve">to </w:t>
      </w:r>
      <w:r w:rsidR="00931B68">
        <w:t>study</w:t>
      </w:r>
      <w:r w:rsidR="00F63016" w:rsidRPr="00C10536">
        <w:t xml:space="preserve"> the length distribution of these tracts. Within a gene conversion tract in the transmitting parent, alleles are only converted at heterozygous sites</w:t>
      </w:r>
      <w:r w:rsidR="005B0FB2" w:rsidRPr="00C10536">
        <w:t>, so we cannot observe the full length of the gene conversion tract.</w:t>
      </w:r>
      <w:r w:rsidR="00F63016" w:rsidRPr="00C10536">
        <w:t xml:space="preserve"> </w:t>
      </w:r>
      <w:r w:rsidR="00E76993">
        <w:t xml:space="preserve">To </w:t>
      </w:r>
      <w:r w:rsidR="00E76993">
        <w:lastRenderedPageBreak/>
        <w:t>account for this i</w:t>
      </w:r>
      <w:r w:rsidR="005B0FB2" w:rsidRPr="00C10536">
        <w:t xml:space="preserve">n our method, we model the allele conversion probability </w:t>
      </w:r>
      <w:r w:rsidR="004F72A1">
        <w:t xml:space="preserve">separately </w:t>
      </w:r>
      <w:r w:rsidR="005B0FB2" w:rsidRPr="00C10536">
        <w:t>for each detected tract</w:t>
      </w:r>
      <w:r w:rsidR="00413709" w:rsidRPr="00C10536">
        <w:t>.</w:t>
      </w:r>
      <w:r w:rsidR="00613282" w:rsidRPr="00C10536">
        <w:t xml:space="preserve"> Our method allows for various distributions of the gene conversion tract length</w:t>
      </w:r>
      <w:r w:rsidR="00201296" w:rsidRPr="00C10536">
        <w:t xml:space="preserve"> and is computationally efficient to handle all the tracts detected from the UK Biobank whole autosome data</w:t>
      </w:r>
      <w:r w:rsidR="00613282" w:rsidRPr="00C10536">
        <w:t xml:space="preserve">. </w:t>
      </w:r>
      <w:ins w:id="24" w:author="Nobu Masaki" w:date="2025-09-03T10:38:00Z" w16du:dateUtc="2025-09-03T17:38:00Z">
        <w:r w:rsidR="00A9680D">
          <w:t xml:space="preserve">Fitting a two component model </w:t>
        </w:r>
      </w:ins>
      <w:del w:id="25" w:author="Nobu Masaki" w:date="2025-09-03T10:38:00Z" w16du:dateUtc="2025-09-03T17:38:00Z">
        <w:r w:rsidR="003A45B3" w:rsidDel="00A9680D">
          <w:delText xml:space="preserve">Applying our method </w:delText>
        </w:r>
      </w:del>
      <w:r w:rsidR="003A45B3">
        <w:t>to shorter detected tracts that do not exceed 1.5 kb, w</w:t>
      </w:r>
      <w:r w:rsidR="00201296" w:rsidRPr="00C10536">
        <w:t>e estimate</w:t>
      </w:r>
      <w:ins w:id="26" w:author="Nobu Masaki" w:date="2025-09-03T11:23:00Z" w16du:dateUtc="2025-09-03T18:23:00Z">
        <w:r w:rsidR="004C713E">
          <w:t xml:space="preserve"> the mean</w:t>
        </w:r>
      </w:ins>
      <w:ins w:id="27" w:author="Nobu Masaki" w:date="2025-09-22T13:34:00Z" w16du:dateUtc="2025-09-22T20:34:00Z">
        <w:r w:rsidR="005F5C4A">
          <w:t>s</w:t>
        </w:r>
      </w:ins>
      <w:ins w:id="28" w:author="Nobu Masaki" w:date="2025-09-03T11:23:00Z" w16du:dateUtc="2025-09-03T18:23:00Z">
        <w:r w:rsidR="004C713E">
          <w:t xml:space="preserve"> of the two components to b</w:t>
        </w:r>
      </w:ins>
      <w:ins w:id="29" w:author="Nobu Masaki" w:date="2025-09-03T11:24:00Z" w16du:dateUtc="2025-09-03T18:24:00Z">
        <w:r w:rsidR="004C713E">
          <w:t xml:space="preserve">e 16.9 bp and </w:t>
        </w:r>
        <w:r w:rsidR="004C713E" w:rsidRPr="00C10536">
          <w:t>724.7 bp</w:t>
        </w:r>
        <w:r w:rsidR="004C713E">
          <w:t xml:space="preserve"> respectively. </w:t>
        </w:r>
      </w:ins>
      <w:ins w:id="30" w:author="Nobu Masaki" w:date="2025-09-16T15:17:00Z" w16du:dateUtc="2025-09-16T22:17:00Z">
        <w:r w:rsidR="00CC4E8E" w:rsidRPr="00C10536">
          <w:t xml:space="preserve">We further estimate </w:t>
        </w:r>
        <w:r w:rsidR="00CC4E8E">
          <w:t xml:space="preserve">the proportion of tracts </w:t>
        </w:r>
      </w:ins>
      <w:ins w:id="31" w:author="Nobu Masaki" w:date="2025-09-16T15:24:00Z" w16du:dateUtc="2025-09-16T22:24:00Z">
        <w:r w:rsidR="000B7EB2">
          <w:t>from</w:t>
        </w:r>
      </w:ins>
      <w:ins w:id="32" w:author="Nobu Masaki" w:date="2025-09-16T15:17:00Z" w16du:dateUtc="2025-09-16T22:17:00Z">
        <w:r w:rsidR="00CC4E8E">
          <w:t xml:space="preserve"> the second component to be</w:t>
        </w:r>
        <w:r w:rsidR="00CC4E8E" w:rsidRPr="00C10536">
          <w:t xml:space="preserve"> 0.00525</w:t>
        </w:r>
      </w:ins>
      <w:ins w:id="33" w:author="Nobu Masaki" w:date="2025-09-24T15:39:00Z" w16du:dateUtc="2025-09-24T22:39:00Z">
        <w:r w:rsidR="00AB34B9">
          <w:t>.</w:t>
        </w:r>
      </w:ins>
      <w:del w:id="34" w:author="Nobu Masaki" w:date="2025-09-03T11:23:00Z" w16du:dateUtc="2025-09-03T18:23:00Z">
        <w:r w:rsidR="00201296" w:rsidRPr="00C10536" w:rsidDel="004C713E">
          <w:delText xml:space="preserve"> that </w:delText>
        </w:r>
      </w:del>
    </w:p>
    <w:p w14:paraId="701B07E2" w14:textId="09E9A6E0" w:rsidR="00E95E21" w:rsidRPr="00C10536" w:rsidDel="004C713E" w:rsidRDefault="00201296" w:rsidP="00EF3C9A">
      <w:pPr>
        <w:rPr>
          <w:del w:id="35" w:author="Nobu Masaki" w:date="2025-09-03T11:24:00Z" w16du:dateUtc="2025-09-03T18:24:00Z"/>
        </w:rPr>
      </w:pPr>
      <w:del w:id="36" w:author="Nobu Masaki" w:date="2025-09-03T11:24:00Z" w16du:dateUtc="2025-09-03T18:24:00Z">
        <w:r w:rsidRPr="00C10536" w:rsidDel="004C713E">
          <w:delText xml:space="preserve">most tracts </w:delText>
        </w:r>
        <w:r w:rsidR="003D7C62" w:rsidDel="004C713E">
          <w:delText>have a small mean of less than 20 bp,</w:delText>
        </w:r>
        <w:r w:rsidRPr="00C10536" w:rsidDel="004C713E">
          <w:delText xml:space="preserve"> but a small minority of tracts </w:delText>
        </w:r>
        <w:r w:rsidR="003D7C62" w:rsidDel="004C713E">
          <w:delText>have a much longer mean of around 700 bp.</w:delText>
        </w:r>
      </w:del>
    </w:p>
    <w:p w14:paraId="3799DDC2" w14:textId="77777777" w:rsidR="00120A6F" w:rsidRPr="00C10536" w:rsidRDefault="00120A6F" w:rsidP="00120A6F">
      <w:pPr>
        <w:pStyle w:val="Heading1"/>
      </w:pPr>
      <w:r w:rsidRPr="00C10536">
        <w:t>Introduction</w:t>
      </w:r>
    </w:p>
    <w:p w14:paraId="24DD2CED" w14:textId="329168C4" w:rsidR="00120A6F" w:rsidRPr="00C10536" w:rsidRDefault="00120A6F" w:rsidP="00120A6F">
      <w:r w:rsidRPr="00C10536">
        <w:t>During meiosis, homologous chromosomes undergo genetic recombination resulting in the transfer of genetic material. Double strand breaks that occur during recombination are resolved in two distinct ways. Crossovers result in a long tract of DNA (typically spanning millions of base pairs) being exchanged between homologous chromosomes</w:t>
      </w:r>
      <w:r w:rsidRPr="00C10536">
        <w:rPr>
          <w:rFonts w:hint="eastAsia"/>
        </w:rPr>
        <w:t xml:space="preserve">. </w:t>
      </w:r>
      <w:r w:rsidRPr="00C10536">
        <w:t>On the other hand</w:t>
      </w:r>
      <w:r w:rsidRPr="00C10536">
        <w:rPr>
          <w:rFonts w:hint="eastAsia"/>
        </w:rPr>
        <w:t>,</w:t>
      </w:r>
      <w:r w:rsidRPr="00C10536">
        <w:t xml:space="preserve"> non-crossover gene conversions </w:t>
      </w:r>
      <w:r w:rsidRPr="00C10536">
        <w:rPr>
          <w:rFonts w:hint="eastAsia"/>
        </w:rPr>
        <w:t xml:space="preserve">typically </w:t>
      </w:r>
      <w:r w:rsidRPr="00C10536">
        <w:t>result in a</w:t>
      </w:r>
      <w:r w:rsidRPr="00C10536">
        <w:rPr>
          <w:rFonts w:hint="eastAsia"/>
        </w:rPr>
        <w:t xml:space="preserve"> non-reciprocal transfer of alleles within a short </w:t>
      </w:r>
      <w:r w:rsidRPr="00C10536">
        <w:t>tract</w:t>
      </w:r>
      <w:r w:rsidR="00D61323" w:rsidRPr="00C10536">
        <w:t xml:space="preserve"> </w:t>
      </w:r>
      <w:r w:rsidR="00205DEC" w:rsidRPr="00C10536">
        <w:fldChar w:fldCharType="begin"/>
      </w:r>
      <w:r w:rsidR="00D61323" w:rsidRPr="00C10536">
        <w:instrText xml:space="preserve"> ADDIN ZOTERO_ITEM CSL_CITATION {"citationID":"N0mSkkdo","properties":{"formattedCitation":"[1]","plainCitation":"[1]","noteIndex":0},"citationItems":[{"id":31,"uris":["http://zotero.org/users/14121098/items/8EY9L72F"],"itemData":{"id":31,"type":"article-journal","abstract":"Although the past decade has seen tremendous progress in our understanding of fine-scale recombination, little is known about non-crossover (NCO) gene conversion. We report the first genome-wide study of NCO events in humans. Using SNP array data from 98 meioses, we identified 103 sites affected by NCO, of which 50/52 were confirmed in sequence data. Overlap with double strand break (DSB) hotspots indicates that most of the events are likely of meiotic origin. We estimate that a site is involved in a NCO at a rate of 5.9 × 10−6/bp/generation, consistent with sperm-typing studies, and infer that tract lengths span at least an order of magnitude. Observed NCO events show strong allelic bias at heterozygous AT/GC SNPs, with 68% (58–78%) transmitting GC alleles (p = 5 × 10−4). Strikingly, in 4 of 15 regions with resequencing data, multiple disjoint NCO tracts cluster in close proximity (</w:instrText>
      </w:r>
      <w:r w:rsidR="00D61323" w:rsidRPr="00C10536">
        <w:rPr>
          <w:rFonts w:ascii="Cambria Math" w:hAnsi="Cambria Math" w:cs="Cambria Math"/>
        </w:rPr>
        <w:instrText>∼</w:instrText>
      </w:r>
      <w:r w:rsidR="00D61323" w:rsidRPr="00C10536">
        <w:instrText xml:space="preserve">20–30 kb), a phenomenon not previously seen in mammals.","container-title":"eLife","DOI":"10.7554/eLife.04637","ISSN":"2050-084X","note":"publisher: eLife Sciences Publications, Ltd","page":"e04637","source":"eLife","title":"Non-crossover gene conversions show strong GC bias and unexpected clustering in humans","volume":"4","author":[{"family":"Williams","given":"Amy L"},{"family":"Genovese","given":"Giulio"},{"family":"Dyer","given":"Thomas"},{"family":"Altemose","given":"Nicolas"},{"family":"Truax","given":"Katherine"},{"family":"Jun","given":"Goo"},{"family":"Patterson","given":"Nick"},{"family":"Myers","given":"Simon R"},{"family":"Curran","given":"Joanne E"},{"family":"Duggirala","given":"Ravi"},{"family":"Blangero","given":"John"},{"family":"Reich","given":"David"},{"family":"Przeworski","given":"Molly"}],"editor":[{"family":"Massy","given":"Bernard","non-dropping-particle":"de"}],"issued":{"date-parts":[["2015",3,25]]}}}],"schema":"https://github.com/citation-style-language/schema/raw/master/csl-citation.json"} </w:instrText>
      </w:r>
      <w:r w:rsidR="00205DEC" w:rsidRPr="00C10536">
        <w:fldChar w:fldCharType="separate"/>
      </w:r>
      <w:r w:rsidR="00D61323" w:rsidRPr="00C10536">
        <w:rPr>
          <w:rFonts w:ascii="Calibri" w:cs="Calibri"/>
          <w:kern w:val="0"/>
        </w:rPr>
        <w:t>[1]</w:t>
      </w:r>
      <w:r w:rsidR="00205DEC" w:rsidRPr="00C10536">
        <w:fldChar w:fldCharType="end"/>
      </w:r>
      <w:r w:rsidR="00D61323" w:rsidRPr="00C10536">
        <w:t>.</w:t>
      </w:r>
      <w:r w:rsidRPr="00C10536">
        <w:t xml:space="preserve"> These gene conversion events are thought to most commonly occur via the synthesis-dependent strand annealing mechanism, where a double stranded break is repaired by the invasion of a</w:t>
      </w:r>
      <w:r w:rsidRPr="00C10536">
        <w:rPr>
          <w:rFonts w:hint="eastAsia"/>
        </w:rPr>
        <w:t xml:space="preserve"> protruding </w:t>
      </w:r>
      <w:r w:rsidRPr="00C10536">
        <w:t xml:space="preserve">3’ end into the donor chromatid. Gene conversion events </w:t>
      </w:r>
      <w:r w:rsidRPr="00C10536">
        <w:rPr>
          <w:rFonts w:hint="eastAsia"/>
        </w:rPr>
        <w:t>may</w:t>
      </w:r>
      <w:r w:rsidRPr="00C10536">
        <w:t xml:space="preserve"> also occur via the resolution of two Holliday junctions</w:t>
      </w:r>
      <w:r w:rsidR="00D61323" w:rsidRPr="00C10536">
        <w:t xml:space="preserve"> </w:t>
      </w:r>
      <w:r w:rsidR="00205DEC" w:rsidRPr="00C10536">
        <w:fldChar w:fldCharType="begin"/>
      </w:r>
      <w:r w:rsidR="00D61323" w:rsidRPr="00C10536">
        <w:instrText xml:space="preserve"> ADDIN ZOTERO_ITEM CSL_CITATION {"citationID":"vff6uPfh","properties":{"formattedCitation":"[2]","plainCitation":"[2]","noteIndex":0},"citationItems":[{"id":20,"uris":["http://zotero.org/users/14121098/items/MZ7J8ESI"],"itemData":{"id":20,"type":"article-journal","container-title":"PLoS Biology","DOI":"10.1371/journal.pbio.0050299","ISSN":"1545-7885","issue":"11","journalAbbreviation":"PLoS Biol","language":"en","page":"e299","source":"DOI.org (Crossref)","title":"Synthesis-Dependent Strand Annealing in Meiosis","volume":"5","author":[{"family":"McMahill","given":"Melissa S"},{"family":"Sham","given":"Caroline W"},{"family":"Bishop","given":"Douglas K"}],"editor":[{"family":"Lichten","given":"Michael"}],"issued":{"date-parts":[["2007",11,6]]}}}],"schema":"https://github.com/citation-style-language/schema/raw/master/csl-citation.json"} </w:instrText>
      </w:r>
      <w:r w:rsidR="00205DEC" w:rsidRPr="00C10536">
        <w:fldChar w:fldCharType="separate"/>
      </w:r>
      <w:r w:rsidR="00D61323" w:rsidRPr="00C10536">
        <w:rPr>
          <w:rFonts w:ascii="Calibri" w:cs="Calibri"/>
          <w:kern w:val="0"/>
        </w:rPr>
        <w:t>[2]</w:t>
      </w:r>
      <w:r w:rsidR="00205DEC" w:rsidRPr="00C10536">
        <w:fldChar w:fldCharType="end"/>
      </w:r>
      <w:r w:rsidR="00D61323" w:rsidRPr="00C10536">
        <w:t>.</w:t>
      </w:r>
      <w:r w:rsidRPr="00C10536">
        <w:t xml:space="preserve"> </w:t>
      </w:r>
    </w:p>
    <w:p w14:paraId="54114495" w14:textId="53ECD493" w:rsidR="00120A6F" w:rsidRPr="00C10536" w:rsidRDefault="00970D53" w:rsidP="00120A6F">
      <w:ins w:id="37" w:author="Nobu Masaki" w:date="2025-09-22T13:36:00Z" w16du:dateUtc="2025-09-22T20:36:00Z">
        <w:r>
          <w:t xml:space="preserve">In this study, we use allele to refer to the nucleotide state at a single variant site. </w:t>
        </w:r>
      </w:ins>
      <w:r w:rsidR="00120A6F" w:rsidRPr="00C10536">
        <w:t xml:space="preserve">Gene conversions can be detected </w:t>
      </w:r>
      <w:r w:rsidR="00120A6F" w:rsidRPr="00C10536">
        <w:rPr>
          <w:rFonts w:hint="eastAsia"/>
        </w:rPr>
        <w:t xml:space="preserve">in humans </w:t>
      </w:r>
      <w:r w:rsidR="00120A6F" w:rsidRPr="00C10536">
        <w:t xml:space="preserve">by analyzing sequence data from pedigrees or sperm samples and identifying positions in which the allele </w:t>
      </w:r>
      <w:r w:rsidR="00120A6F" w:rsidRPr="00C10536">
        <w:rPr>
          <w:rFonts w:hint="eastAsia"/>
        </w:rPr>
        <w:t>of</w:t>
      </w:r>
      <w:r w:rsidR="00120A6F" w:rsidRPr="00C10536">
        <w:t xml:space="preserve"> one homologous chromosome has been </w:t>
      </w:r>
      <w:r w:rsidR="00120A6F" w:rsidRPr="00C10536">
        <w:rPr>
          <w:rFonts w:hint="eastAsia"/>
        </w:rPr>
        <w:t>replaced by the other</w:t>
      </w:r>
      <w:r w:rsidR="00D61323" w:rsidRPr="00C10536">
        <w:t xml:space="preserve"> </w:t>
      </w:r>
      <w:r w:rsidR="00205DEC" w:rsidRPr="00C10536">
        <w:fldChar w:fldCharType="begin"/>
      </w:r>
      <w:r w:rsidR="00D61323" w:rsidRPr="00C10536">
        <w:instrText xml:space="preserve"> ADDIN ZOTERO_ITEM CSL_CITATION {"citationID":"9dzxtzzj","properties":{"formattedCitation":"[1,3\\uc0\\u8211{}5]","plainCitation":"[1,3–5]","noteIndex":0},"citationItems":[{"id":31,"uris":["http://zotero.org/users/14121098/items/8EY9L72F"],"itemData":{"id":31,"type":"article-journal","abstract":"Although the past decade has seen tremendous progress in our understanding of fine-scale recombination, little is known about non-crossover (NCO) gene conversion. We report the first genome-wide study of NCO events in humans. Using SNP array data from 98 meioses, we identified 103 sites affected by NCO, of which 50/52 were confirmed in sequence data. Overlap with double strand break (DSB) hotspots indicates that most of the events are likely of meiotic origin. We estimate that a site is involved in a NCO at a rate of 5.9 × 10−6/bp/generation, consistent with sperm-typing studies, and infer that tract lengths span at least an order of magnitude. Observed NCO events show strong allelic bias at heterozygous AT/GC SNPs, with 68% (58–78%) transmitting GC alleles (p = 5 × 10−4). Strikingly, in 4 of 15 regions with resequencing data, multiple disjoint NCO tracts cluster in close proximity (</w:instrText>
      </w:r>
      <w:r w:rsidR="00D61323" w:rsidRPr="00C10536">
        <w:rPr>
          <w:rFonts w:ascii="Cambria Math" w:hAnsi="Cambria Math" w:cs="Cambria Math"/>
        </w:rPr>
        <w:instrText>∼</w:instrText>
      </w:r>
      <w:r w:rsidR="00D61323" w:rsidRPr="00C10536">
        <w:instrText xml:space="preserve">20–30 kb), a phenomenon not previously seen in mammals.","container-title":"eLife","DOI":"10.7554/eLife.04637","ISSN":"2050-084X","note":"publisher: eLife Sciences Publications, Ltd","page":"e04637","source":"eLife","title":"Non-crossover gene conversions show strong GC bias and unexpected clustering in humans","volume":"4","author":[{"family":"Williams","given":"Amy L"},{"family":"Genovese","given":"Giulio"},{"family":"Dyer","given":"Thomas"},{"family":"Altemose","given":"Nicolas"},{"family":"Truax","given":"Katherine"},{"family":"Jun","given":"Goo"},{"family":"Patterson","given":"Nick"},{"family":"Myers","given":"Simon R"},{"family":"Curran","given":"Joanne E"},{"family":"Duggirala","given":"Ravi"},{"family":"Blangero","given":"John"},{"family":"Reich","given":"David"},{"family":"Przeworski","given":"Molly"}],"editor":[{"family":"Massy","given":"Bernard","non-dropping-particle":"de"}],"issued":{"date-parts":[["2015",3,25]]}}},{"id":32,"uris":["http://zotero.org/users/14121098/items/CQNGGHDD"],"itemData":{"id":32,"type":"article-journal","abstract":"Meiotic gene conversion has an important role in allele diversification and in the homogenization of gene and other repeat DNA sequence families1,2,3,4,5, sometimes with pathological consequences6,7. But little is known about the dynamics of gene conversion in humans and its relationship to meiotic crossover. We therefore developed screening and selection methods to characterize sperm conversions in two meiotic crossover hot spots in the major histocompatibility complex (MHC)8 and one in the sex chromosomal pseudoautosomal pairing region PAR1 (ref. 9). All three hot spots are active in gene conversion and crossover. Conversion tracts are short and define a steep bidirectional gradient centered at the peak of crossover activity, consistent with crossovers and conversions being produced by the same recombination-initiating events. These initiations seem to be spread over a narrow zone, rather than occurring at a single site, and seem preferentially to yield conversions rather than crossovers. Crossover breakpoints are more broadly diffused than conversion breakpoints, suggesting either differences between conversion and crossover processing after initiation or the existence of a quality control checkpoint at which short interactions between homologous chromosomes are preferentially aborted as conversions.","container-title":"Nature Genetics","DOI":"10.1038/ng1287","ISSN":"1546-1718","issue":"2","journalAbbreviation":"Nat Genet","language":"en","license":"2004 Springer Nature America, Inc.","note":"publisher: Nature Publishing Group","page":"151-156","source":"www.nature.com","title":"Intense and highly localized gene conversion activity in human meiotic crossover hot spots","volume":"36","author":[{"family":"Jeffreys","given":"Alec J."},{"family":"May","given":"Celia A."}],"issued":{"date-parts":[["2004",2]]}}},{"id":35,"uris":["http://zotero.org/users/14121098/items/CHA7RRBJ"],"itemData":{"id":35,"type":"article-journal","abstract":"Meiotic recombination ensures the correct segregation of homologous chromosomes during gamete formation and contributes to DNA diversity through both large-scale reciprocal crossovers and very localised gene conversion events, also known as noncrossovers. Considerable progress has been made in understanding factors such as PRDM9 and SNP variants that influence the initiation of recombination at human hotspots but very little is known about factors acting downstream. To address this, we simultaneously analysed both types of recombinant molecule in sperm DNA at six highly active hotspots, and looked for disparity in the transmission of allelic variants indicative of any cis-acting influences. At two of the hotspots we identified a novel form of biased transmission that was exclusive to the noncrossover class of recombinant, and which presumably arises through differences between crossovers and noncrossovers in heteroduplex formation and biased mismatch repair. This form of biased gene conversion is not predicted to influence hotspot activity as previously noted for SNPs that affect recombination initiation, but does constitute a powerful and previously undetected source of recombination-driven meiotic drive that by extrapolation may affect thousands of recombination hotspots throughout the human genome. Intriguingly, at both of the hotspots described here, this drive favours strong (G/C) over weak (A/T) base pairs as might be predicted from the well-established correlations between high GC content and recombination activity in mammalian genomes.","container-title":"PLOS Genetics","DOI":"10.1371/journal.pgen.1004106","ISSN":"1553-7404","issue":"2","journalAbbreviation":"PLOS Genetics","language":"en","note":"publisher: Public Library of Science","page":"e1004106","source":"PLoS Journals","title":"Transmission Distortion Affecting Human Noncrossover but Not Crossover Recombination: A Hidden Source of Meiotic Drive","title-short":"Transmission Distortion Affecting Human Noncrossover but Not Crossover Recombination","volume":"10","author":[{"family":"Odenthal-Hesse","given":"Linda"},{"family":"Berg","given":"Ingrid L."},{"family":"Veselis","given":"Amelia"},{"family":"Jeffreys","given":"Alec J."},{"family":"May","given":"Celia A."}],"issued":{"date-parts":[["2014",2,6]]}}},{"id":33,"uris":["http://zotero.org/users/14121098/items/LPEQ4CVT"],"itemData":{"id":33,"type":"article-journal","abstract":"Meiotic recombination involves a combination of gene conversion and crossover events that, along with mutations, produce germline genetic diversity. Here we report the discovery of 3,176 SNP and 61 indel gene conversions. Our estimate of the non-crossover (NCO) gene conversion rate (G) is 7.0 for SNPs and 5.8 for indels per megabase per generation, and the GC bias is 67.6%. For indels, we demonstrate a 65.6% preference for the shorter allele. NCO gene conversions from mothers are longer than those from fathers, and G is 2.17 times greater in mothers. Notably, G increases with the age of mothers, but not the age of fathers. A disproportionate number of NCO gene conversions in older mothers occur outside double-strand break (DSB) regions and in regions with relatively low GC content. This points to age-related changes in the mechanisms of meiotic gene conversion in oocytes.","container-title":"Nature Genetics","DOI":"10.1038/ng.3669","ISSN":"1546-1718","issue":"11","journalAbbreviation":"Nat Genet","language":"eng","note":"PMID: 27643539\nPMCID: PMC5083143","page":"1377-1384","source":"PubMed","title":"The rate of meiotic gene conversion varies by sex and age","volume":"48","author":[{"family":"Halldorsson","given":"Bjarni V."},{"family":"Hardarson","given":"Marteinn T."},{"family":"Kehr","given":"Birte"},{"family":"Styrkarsdottir","given":"Unnur"},{"family":"Gylfason","given":"Arnaldur"},{"family":"Thorleifsson","given":"Gudmar"},{"family":"Zink","given":"Florian"},{"family":"Jonasdottir","given":"Adalbjorg"},{"family":"Jonasdottir","given":"Aslaug"},{"family":"Sulem","given":"Patrick"},{"family":"Masson","given":"Gisli"},{"family":"Thorsteinsdottir","given":"Unnur"},{"family":"Helgason","given":"Agnar"},{"family":"Kong","given":"Augustine"},{"family":"Gudbjartsson","given":"Daniel F."},{"family":"Stefansson","given":"Kari"}],"issued":{"date-parts":[["2016",11]]}}}],"schema":"https://github.com/citation-style-language/schema/raw/master/csl-citation.json"} </w:instrText>
      </w:r>
      <w:r w:rsidR="00205DEC" w:rsidRPr="00C10536">
        <w:fldChar w:fldCharType="separate"/>
      </w:r>
      <w:r w:rsidR="00D61323" w:rsidRPr="00C10536">
        <w:rPr>
          <w:rFonts w:ascii="Calibri" w:cs="Calibri"/>
          <w:kern w:val="0"/>
        </w:rPr>
        <w:t>[1,3–5]</w:t>
      </w:r>
      <w:r w:rsidR="00205DEC" w:rsidRPr="00C10536">
        <w:fldChar w:fldCharType="end"/>
      </w:r>
      <w:r w:rsidR="00D61323" w:rsidRPr="00C10536">
        <w:t>.</w:t>
      </w:r>
      <w:r w:rsidR="00120A6F" w:rsidRPr="00C10536">
        <w:t xml:space="preserve"> The </w:t>
      </w:r>
      <w:del w:id="38" w:author="Nobu Masaki" w:date="2025-09-04T11:42:00Z" w16du:dateUtc="2025-09-04T18:42:00Z">
        <w:r w:rsidR="00120A6F" w:rsidRPr="00C10536" w:rsidDel="00C024AF">
          <w:delText xml:space="preserve">distance </w:delText>
        </w:r>
      </w:del>
      <w:ins w:id="39" w:author="Nobu Masaki" w:date="2025-09-04T11:42:00Z" w16du:dateUtc="2025-09-04T18:42:00Z">
        <w:r w:rsidR="00C024AF">
          <w:t>length</w:t>
        </w:r>
        <w:r w:rsidR="00C024AF" w:rsidRPr="00C10536">
          <w:t xml:space="preserve"> </w:t>
        </w:r>
      </w:ins>
      <w:r w:rsidR="00120A6F" w:rsidRPr="00C10536">
        <w:t>between these</w:t>
      </w:r>
      <w:r w:rsidR="00FA4049" w:rsidRPr="00C10536">
        <w:t xml:space="preserve"> </w:t>
      </w:r>
      <w:r w:rsidR="00120A6F" w:rsidRPr="00C10536">
        <w:t xml:space="preserve">positions, where alleles are thought to have been converted </w:t>
      </w:r>
      <w:r w:rsidR="00700055" w:rsidRPr="00C10536">
        <w:t xml:space="preserve">by </w:t>
      </w:r>
      <w:r w:rsidR="00120A6F" w:rsidRPr="00C10536">
        <w:t>a gene conversion event, can be used to estimate the length of the gene conversion tract.</w:t>
      </w:r>
      <w:ins w:id="40" w:author="Nobu Masaki" w:date="2025-09-04T11:45:00Z" w16du:dateUtc="2025-09-04T18:45:00Z">
        <w:r w:rsidR="00C024AF">
          <w:t xml:space="preserve"> In </w:t>
        </w:r>
      </w:ins>
      <w:ins w:id="41" w:author="Nobu Masaki" w:date="2025-09-22T13:36:00Z" w16du:dateUtc="2025-09-22T20:36:00Z">
        <w:r w:rsidR="00D56EAD">
          <w:t>this</w:t>
        </w:r>
      </w:ins>
      <w:ins w:id="42" w:author="Nobu Masaki" w:date="2025-09-04T11:45:00Z" w16du:dateUtc="2025-09-04T18:45:00Z">
        <w:r w:rsidR="00C024AF">
          <w:t xml:space="preserve"> study, we refer to the length between the</w:t>
        </w:r>
      </w:ins>
      <w:ins w:id="43" w:author="Nobu Masaki" w:date="2025-09-04T11:46:00Z" w16du:dateUtc="2025-09-04T18:46:00Z">
        <w:r w:rsidR="00C024AF">
          <w:t xml:space="preserve"> outermost </w:t>
        </w:r>
      </w:ins>
      <w:ins w:id="44" w:author="Nobu Masaki" w:date="2025-09-04T11:45:00Z" w16du:dateUtc="2025-09-04T18:45:00Z">
        <w:r w:rsidR="00C024AF">
          <w:t>allele</w:t>
        </w:r>
      </w:ins>
      <w:ins w:id="45" w:author="Nobu Masaki" w:date="2025-09-16T16:40:00Z" w16du:dateUtc="2025-09-16T23:40:00Z">
        <w:r w:rsidR="00F52DB1">
          <w:t xml:space="preserve"> </w:t>
        </w:r>
      </w:ins>
      <w:ins w:id="46" w:author="Nobu Masaki" w:date="2025-09-04T11:45:00Z" w16du:dateUtc="2025-09-04T18:45:00Z">
        <w:r w:rsidR="00C024AF">
          <w:t xml:space="preserve">converted positions </w:t>
        </w:r>
      </w:ins>
      <w:ins w:id="47" w:author="Nobu Masaki" w:date="2025-09-04T11:46:00Z" w16du:dateUtc="2025-09-04T18:46:00Z">
        <w:r w:rsidR="00C024AF">
          <w:t>in the same gene conversion tract as the observed length of th</w:t>
        </w:r>
      </w:ins>
      <w:ins w:id="48" w:author="Nobu Masaki" w:date="2025-09-04T12:49:00Z" w16du:dateUtc="2025-09-04T19:49:00Z">
        <w:r w:rsidR="00A56D23">
          <w:t>e</w:t>
        </w:r>
      </w:ins>
      <w:ins w:id="49" w:author="Nobu Masaki" w:date="2025-09-04T11:46:00Z" w16du:dateUtc="2025-09-04T18:46:00Z">
        <w:r w:rsidR="00C024AF">
          <w:t xml:space="preserve"> gene conversion tract.</w:t>
        </w:r>
      </w:ins>
      <w:r w:rsidR="00120A6F" w:rsidRPr="00C10536">
        <w:t xml:space="preserve"> Using SNP array and whole genome sequence data from 34 three-generation pedigrees, Williams et al. determined that tract lengths are in the order of </w:t>
      </w:r>
      <w:r w:rsidR="00120A6F" w:rsidRPr="00C10536">
        <w:rPr>
          <w:rFonts w:hint="eastAsia"/>
        </w:rPr>
        <w:t>100-1</w:t>
      </w:r>
      <w:r w:rsidR="00120A6F" w:rsidRPr="00C10536">
        <w:t>,</w:t>
      </w:r>
      <w:r w:rsidR="00120A6F" w:rsidRPr="00C10536">
        <w:rPr>
          <w:rFonts w:hint="eastAsia"/>
        </w:rPr>
        <w:t xml:space="preserve">000 </w:t>
      </w:r>
      <w:r w:rsidR="00120A6F" w:rsidRPr="00C10536">
        <w:t xml:space="preserve">bp based </w:t>
      </w:r>
      <w:r w:rsidR="00120A6F" w:rsidRPr="00C10536">
        <w:lastRenderedPageBreak/>
        <w:t>on detected allele conversions</w:t>
      </w:r>
      <w:r w:rsidR="00D61323" w:rsidRPr="00C10536">
        <w:t xml:space="preserve"> </w:t>
      </w:r>
      <w:r w:rsidR="00965CFB" w:rsidRPr="00C10536">
        <w:fldChar w:fldCharType="begin"/>
      </w:r>
      <w:r w:rsidR="00D61323" w:rsidRPr="00C10536">
        <w:instrText xml:space="preserve"> ADDIN ZOTERO_ITEM CSL_CITATION {"citationID":"44t0ev3i","properties":{"formattedCitation":"[1]","plainCitation":"[1]","noteIndex":0},"citationItems":[{"id":31,"uris":["http://zotero.org/users/14121098/items/8EY9L72F"],"itemData":{"id":31,"type":"article-journal","abstract":"Although the past decade has seen tremendous progress in our understanding of fine-scale recombination, little is known about non-crossover (NCO) gene conversion. We report the first genome-wide study of NCO events in humans. Using SNP array data from 98 meioses, we identified 103 sites affected by NCO, of which 50/52 were confirmed in sequence data. Overlap with double strand break (DSB) hotspots indicates that most of the events are likely of meiotic origin. We estimate that a site is involved in a NCO at a rate of 5.9 × 10−6/bp/generation, consistent with sperm-typing studies, and infer that tract lengths span at least an order of magnitude. Observed NCO events show strong allelic bias at heterozygous AT/GC SNPs, with 68% (58–78%) transmitting GC alleles (p = 5 × 10−4). Strikingly, in 4 of 15 regions with resequencing data, multiple disjoint NCO tracts cluster in close proximity (</w:instrText>
      </w:r>
      <w:r w:rsidR="00D61323" w:rsidRPr="00C10536">
        <w:rPr>
          <w:rFonts w:ascii="Cambria Math" w:hAnsi="Cambria Math" w:cs="Cambria Math"/>
        </w:rPr>
        <w:instrText>∼</w:instrText>
      </w:r>
      <w:r w:rsidR="00D61323" w:rsidRPr="00C10536">
        <w:instrText xml:space="preserve">20–30 kb), a phenomenon not previously seen in mammals.","container-title":"eLife","DOI":"10.7554/eLife.04637","ISSN":"2050-084X","note":"publisher: eLife Sciences Publications, Ltd","page":"e04637","source":"eLife","title":"Non-crossover gene conversions show strong GC bias and unexpected clustering in humans","volume":"4","author":[{"family":"Williams","given":"Amy L"},{"family":"Genovese","given":"Giulio"},{"family":"Dyer","given":"Thomas"},{"family":"Altemose","given":"Nicolas"},{"family":"Truax","given":"Katherine"},{"family":"Jun","given":"Goo"},{"family":"Patterson","given":"Nick"},{"family":"Myers","given":"Simon R"},{"family":"Curran","given":"Joanne E"},{"family":"Duggirala","given":"Ravi"},{"family":"Blangero","given":"John"},{"family":"Reich","given":"David"},{"family":"Przeworski","given":"Molly"}],"editor":[{"family":"Massy","given":"Bernard","non-dropping-particle":"de"}],"issued":{"date-parts":[["2015",3,25]]}}}],"schema":"https://github.com/citation-style-language/schema/raw/master/csl-citation.json"} </w:instrText>
      </w:r>
      <w:r w:rsidR="00965CFB" w:rsidRPr="00C10536">
        <w:fldChar w:fldCharType="separate"/>
      </w:r>
      <w:r w:rsidR="00D61323" w:rsidRPr="00C10536">
        <w:rPr>
          <w:rFonts w:ascii="Calibri" w:cs="Calibri"/>
          <w:kern w:val="0"/>
        </w:rPr>
        <w:t>[1]</w:t>
      </w:r>
      <w:r w:rsidR="00965CFB" w:rsidRPr="00C10536">
        <w:fldChar w:fldCharType="end"/>
      </w:r>
      <w:r w:rsidR="00D61323" w:rsidRPr="00C10536">
        <w:t>.</w:t>
      </w:r>
      <w:r w:rsidR="00120A6F" w:rsidRPr="00C10536">
        <w:t xml:space="preserve"> </w:t>
      </w:r>
      <w:r w:rsidR="00120A6F" w:rsidRPr="00C10536">
        <w:rPr>
          <w:rFonts w:hint="eastAsia"/>
        </w:rPr>
        <w:t>Using three-generation pedigrees helps to distinguish between allele conversions and genotype errors.</w:t>
      </w:r>
      <w:del w:id="50" w:author="Nobu Masaki" w:date="2025-09-22T13:38:00Z" w16du:dateUtc="2025-09-22T20:38:00Z">
        <w:r w:rsidR="00120A6F" w:rsidRPr="00C10536" w:rsidDel="000A7283">
          <w:rPr>
            <w:rFonts w:hint="eastAsia"/>
          </w:rPr>
          <w:delText xml:space="preserve"> </w:delText>
        </w:r>
        <w:r w:rsidR="00315E6C" w:rsidDel="000A7283">
          <w:fldChar w:fldCharType="begin"/>
        </w:r>
        <w:r w:rsidR="00493CD6" w:rsidDel="000A7283">
          <w:delInstrText xml:space="preserve"> ADDIN ZOTERO_ITEM CSL_CITATION {"citationID":"l4gKjlgr","properties":{"formattedCitation":"[6\\uc0\\u8211{}8]","plainCitation":"[6–8]","noteIndex":0},"citationItems":[{"id":269,"uris":["http://zotero.org/users/14121098/items/RC5DXX5E"],"itemData":{"id":269,"type":"article-journal","abstract":"Gene conversions are broadly defined as the transfer of genetic material from a “donor” to an “acceptor” sequence and can happen both in meiosis and mitosis. They are a subset of noncrossover (NCO) events and, like crossover (CO) events, gene conversion can generate new combinations of alleles and counteract mutation load by reverting germline mutations through GC-biased gene conversion. Estimating gene conversion rate and the distribution of gene conversion tract lengths remains challenging. We present a new method for estimating tract length, rate, and detection probability of NCO events directly in HiFi PacBio long read data. The method can be used to make inference from sequencing of gametes from a single individual. The method is unbiased even under low single nucleotide variant (SNV) densities and does not necessitate any demographic or evolutionary assumptions. We test the accuracy and robustness of our method using simulated datasets where we vary length of tracts, number of tracts, the genomic SNV density, and levels of correlation between SNV density and NCO event position. Our simulations show that under low SNV densities, like those found in humans, only a minute fraction (</w:delInstrText>
        </w:r>
        <w:r w:rsidR="00493CD6" w:rsidDel="000A7283">
          <w:rPr>
            <w:rFonts w:ascii="Cambria Math" w:hAnsi="Cambria Math" w:cs="Cambria Math"/>
          </w:rPr>
          <w:delInstrText>∼</w:delInstrText>
        </w:r>
        <w:r w:rsidR="00493CD6" w:rsidDel="000A7283">
          <w:delInstrText xml:space="preserve">2%) of NCO events are expected to become visible as gene conversions by moving at least 1 SNV. We finally illustrate our method by applying it to PacBio sequencing data from human sperm.","container-title":"Molecular Biology and Evolution","DOI":"10.1093/molbev/msaf019","ISSN":"1537-1719","issue":"2","journalAbbreviation":"Mol Biol Evol","page":"msaf019","source":"Silverchair","title":"Estimating Gene Conversion Tract Length and Rate From PacBio HiFi Data","volume":"42","author":[{"family":"Charmouh","given":"Anders Poulsen"},{"family":"Porsborg","given":"Peter Sørud"},{"family":"Hansen","given":"Lasse Thorup"},{"family":"Besenbacher","given":"Søren"},{"family":"Boeg Winge","given":"Sofia"},{"family":"Almstrup","given":"Kristian"},{"family":"Hobolth","given":"Asger"},{"family":"Bataillon","given":"Thomas"},{"family":"Schierup","given":"Mikkel Heide"}],"issued":{"date-parts":[["2025",2,1]]}}},{"id":272,"uris":["http://zotero.org/users/14121098/items/35GPLCTH"],"itemData":{"id":272,"type":"article","abstract":"Meiotic recombination is a fundamental process that generates genetic diversity by creating new combinations of existing alleles. Although human crossovers have been studied at the pedigree, population and single-cell level, the more frequent non-crossover events that lead to gene conversion are harder to study, particularly at the individual level. Here we show that single high-fidelity long sequencing reads from sperm can capture both crossovers and non-crossovers, allowing effectively arbitrary sample sizes for analysis from one male. Using fifteen sperm samples from thirteen donors we demonstrate variation between and within donors for the rates of different types of recombination. Intriguingly, we observe a tendency for non-crossover gene conversions to occur upstream of nearby PRDM9 binding sites, whereas crossover locations have a slight downstream bias. We further provide evidence for two distinct non-crossover processes. One gives rise to the vast majority of non-crossovers with mean conversion tract length under 50bp, which we suggest is an outcome of standard PRDM9-induced meiotic recombination. In contrast </w:delInstrText>
        </w:r>
        <w:r w:rsidR="00493CD6" w:rsidDel="000A7283">
          <w:rPr>
            <w:rFonts w:ascii="Cambria Math" w:hAnsi="Cambria Math" w:cs="Cambria Math"/>
          </w:rPr>
          <w:delInstrText>∼</w:delInstrText>
        </w:r>
        <w:r w:rsidR="00493CD6" w:rsidDel="000A7283">
          <w:delInstrText xml:space="preserve">2% of non-crossovers have much longer mean tract length, and potentially originate from the same process as complex events with more than two haplotype switches, which is not associated with PRDM9 binding sites and is also seen in somatic cells.","DOI":"10.1101/2024.07.05.602249","language":"en","license":"© 2024, Posted by Cold Spring Harbor Laboratory. This pre-print is available under a Creative Commons License (Attribution 4.0 International), CC BY 4.0, as described at http://creativecommons.org/licenses/by/4.0/","note":"page: 2024.07.05.602249\nsection: New Results","publisher":"bioRxiv","source":"bioRxiv","title":"Insights into non-crossover recombination from long-read sperm sequencing","URL":"https://www.biorxiv.org/content/10.1101/2024.07.05.602249v1","author":[{"family":"Schweiger","given":"Regev"},{"family":"Lee","given":"Sangjin"},{"family":"Zhou","given":"Chenxi"},{"family":"Yang","given":"Tsun-Po"},{"family":"Smith","given":"Katie"},{"family":"Li","given":"Stacy"},{"family":"Sanghvi","given":"Rashesh"},{"family":"Neville","given":"Matthew"},{"family":"Mitchell","given":"Emily"},{"family":"Nessa","given":"Ayrun"},{"family":"Wadge","given":"Sam"},{"family":"Small","given":"Kerrin S."},{"family":"Campbell","given":"Peter J."},{"family":"Sudmant","given":"Peter H."},{"family":"Rahbari","given":"Raheleh"},{"family":"Durbin","given":"Richard"}],"accessed":{"date-parts":[["2025",9,12]]},"issued":{"date-parts":[["2024",7,7]]}}},{"id":274,"uris":["http://zotero.org/users/14121098/items/MHNEBXQ3"],"itemData":{"id":274,"type":"article","abstract":"Homologous recombination rearranges genetic information during meiosis to generate new combinations of variants. Recombination also causes new mutations, affects the GC content of the genome and reduces selective interference. Here, we use HiFi long-read sequencing to directly detect crossover and gene conversion events from switches between the two haplotypes along single HiFi-reads from testis tissue of humans, chimpanzees and gorillas as well as human sperm samples. Furthermore, based on DNA methylation calls, we classify the cellular origin of reads to either somatic or germline cells in the testis tissue. We identify 1692 crossovers and 1032 gene conversions in nine samples and investigate their chromosomal distribution. Crossovers are more telomeric and correlate better with recombination maps than gene conversions. We show a strong concordance between a human double-strand break map and the human samples, but not for the other species, supporting different PRDM9-programmed double-strand break loci. We estimate the average gene conversion tract lengths to be similar and very short in all three species (means 40-100 bp, fitted well by a geometric distribution) and that 95-98% of non-crossover events do not involve tracts intersecting with polymorphism and are therefore not detectable. Finally, we detect a GC bias in the gene conversion of both single and multiple SNVs and show that the GC-biased gene conversion affects SNVs flanking crossover events. This implies that gene conversion events associated with crossover events are much longer (estimated above 500 bp) than those associated with non-crossover events. Highly accurate long-read sequencing combined with the classification of reads to specific cell types provides a new, powerful way to make individual, detailed maps of gene conversion and crossovers for any species.","DOI":"10.1101/2024.07.05.601967","language":"en","license":"© 2024, Posted by Cold Spring Harbor Laboratory. This pre-print is available under a Creative Commons License (Attribution-NoDerivs 4.0 International), CC BY-ND 4.0, as described at http://creativecommons.org/licenses/by-nd/4.0/","note":"page: 2024.07.05.601967\nsection: New Results","publisher":"bioRxiv","source":"bioRxiv","title":"Insights into gene conversion and crossing-over processes from long-read sequencing of human, chimpanzee and gorilla testes and sperm","URL":"https://www.biorxiv.org/content/10.1101/2024.07.05.601967v1","author":[{"family":"Porsborg","given":"Peter Soerud"},{"family":"Charmouh","given":"Anders Poulsen"},{"family":"Singh","given":"Vinod Kumar"},{"family":"Winge","given":"Sofia Boeg"},{"family":"Hvilsom","given":"Christina"},{"family":"Pelizzola","given":"Marta"},{"family":"Laurentino","given":"Sandra"},{"family":"Neuhaus","given":"Nina"},{"family":"Hobolth","given":"Asger"},{"family":"Bataillon","given":"Thomas"},{"family":"Almstrup","given":"Kristian"},{"family":"Besenbacher","given":"Søren"},{"family":"Schierup","given":"Mikkel Heide"}],"accessed":{"date-parts":[["2025",9,12]]},"issued":{"date-parts":[["2024",7,6]]}}}],"schema":"https://github.com/citation-style-language/schema/raw/master/csl-citation.json"} </w:delInstrText>
        </w:r>
        <w:r w:rsidR="00315E6C" w:rsidDel="000A7283">
          <w:fldChar w:fldCharType="separate"/>
        </w:r>
        <w:r w:rsidR="00493CD6" w:rsidRPr="00493CD6" w:rsidDel="000A7283">
          <w:rPr>
            <w:rFonts w:ascii="Calibri" w:cs="Calibri"/>
            <w:kern w:val="0"/>
          </w:rPr>
          <w:delText>[6–8]</w:delText>
        </w:r>
        <w:r w:rsidR="00315E6C" w:rsidDel="000A7283">
          <w:fldChar w:fldCharType="end"/>
        </w:r>
      </w:del>
      <w:ins w:id="51" w:author="Nobu Masaki" w:date="2025-09-12T14:02:00Z" w16du:dateUtc="2025-09-12T21:02:00Z">
        <w:r w:rsidR="00315E6C">
          <w:t xml:space="preserve"> </w:t>
        </w:r>
      </w:ins>
      <w:r w:rsidR="00120A6F" w:rsidRPr="00C10536">
        <w:t xml:space="preserve">It can be difficult to distinguish between </w:t>
      </w:r>
      <w:r w:rsidR="00120A6F" w:rsidRPr="00C10536">
        <w:rPr>
          <w:rFonts w:hint="eastAsia"/>
        </w:rPr>
        <w:t>allele conversions and genotype errors</w:t>
      </w:r>
      <w:r w:rsidR="00120A6F" w:rsidRPr="00C10536">
        <w:t xml:space="preserve"> when using two-generation pedigrees</w:t>
      </w:r>
      <w:del w:id="52" w:author="Nobu Masaki" w:date="2025-09-22T13:55:00Z" w16du:dateUtc="2025-09-22T20:55:00Z">
        <w:r w:rsidR="00120A6F" w:rsidRPr="00C10536" w:rsidDel="0067635C">
          <w:delText xml:space="preserve"> </w:delText>
        </w:r>
      </w:del>
      <w:del w:id="53" w:author="Nobu Masaki" w:date="2025-09-22T13:44:00Z" w16du:dateUtc="2025-09-22T20:44:00Z">
        <w:r w:rsidR="00120A6F" w:rsidRPr="00C10536" w:rsidDel="00F74BAB">
          <w:delText xml:space="preserve">or </w:delText>
        </w:r>
      </w:del>
      <w:del w:id="54" w:author="Nobu Masaki" w:date="2025-09-22T13:55:00Z" w16du:dateUtc="2025-09-22T20:55:00Z">
        <w:r w:rsidR="00120A6F" w:rsidRPr="00C10536" w:rsidDel="0067635C">
          <w:delText>sperm</w:delText>
        </w:r>
      </w:del>
      <w:del w:id="55" w:author="Nobu Masaki" w:date="2025-09-22T13:44:00Z" w16du:dateUtc="2025-09-22T20:44:00Z">
        <w:r w:rsidR="00120A6F" w:rsidRPr="00C10536" w:rsidDel="00F74BAB">
          <w:delText xml:space="preserve"> samples</w:delText>
        </w:r>
      </w:del>
      <w:r w:rsidR="00120A6F" w:rsidRPr="00C10536">
        <w:t xml:space="preserve">. </w:t>
      </w:r>
      <w:ins w:id="56" w:author="Nobu Masaki" w:date="2025-09-22T13:38:00Z" w16du:dateUtc="2025-09-22T20:38:00Z">
        <w:r w:rsidR="000A7283">
          <w:t>Recently, HiFi PacBio long-read sequencing of sperm samples has</w:t>
        </w:r>
      </w:ins>
      <w:ins w:id="57" w:author="Nobu Masaki" w:date="2025-09-22T13:42:00Z" w16du:dateUtc="2025-09-22T20:42:00Z">
        <w:r w:rsidR="00F74BAB">
          <w:t xml:space="preserve"> </w:t>
        </w:r>
      </w:ins>
      <w:ins w:id="58" w:author="Nobu Masaki" w:date="2025-09-22T13:38:00Z" w16du:dateUtc="2025-09-22T20:38:00Z">
        <w:r w:rsidR="000A7283">
          <w:t xml:space="preserve">enabled </w:t>
        </w:r>
      </w:ins>
      <w:ins w:id="59" w:author="Nobu Masaki" w:date="2025-09-22T13:45:00Z" w16du:dateUtc="2025-09-22T20:45:00Z">
        <w:r w:rsidR="00F74BAB">
          <w:t>reliable</w:t>
        </w:r>
      </w:ins>
      <w:ins w:id="60" w:author="Nobu Masaki" w:date="2025-09-22T13:38:00Z" w16du:dateUtc="2025-09-22T20:38:00Z">
        <w:r w:rsidR="000A7283">
          <w:t xml:space="preserve"> observation of </w:t>
        </w:r>
      </w:ins>
      <w:ins w:id="61" w:author="Nobu Masaki" w:date="2025-09-22T13:53:00Z" w16du:dateUtc="2025-09-22T20:53:00Z">
        <w:r w:rsidR="00076D54">
          <w:t xml:space="preserve">the furthest allele converted </w:t>
        </w:r>
      </w:ins>
      <w:ins w:id="62" w:author="Nobu Masaki" w:date="2025-09-22T13:54:00Z" w16du:dateUtc="2025-09-22T20:54:00Z">
        <w:r w:rsidR="00076D54">
          <w:t>positions</w:t>
        </w:r>
      </w:ins>
      <w:ins w:id="63" w:author="Nobu Masaki" w:date="2025-09-22T13:53:00Z" w16du:dateUtc="2025-09-22T20:53:00Z">
        <w:r w:rsidR="00076D54">
          <w:t xml:space="preserve"> within a gene conversion tract</w:t>
        </w:r>
      </w:ins>
      <w:ins w:id="64" w:author="Nobu Masaki" w:date="2025-09-22T13:51:00Z" w16du:dateUtc="2025-09-22T20:51:00Z">
        <w:r w:rsidR="00F74BAB">
          <w:t xml:space="preserve"> </w:t>
        </w:r>
      </w:ins>
      <w:ins w:id="65" w:author="Nobu Masaki" w:date="2025-09-22T13:38:00Z" w16du:dateUtc="2025-09-22T20:38:00Z">
        <w:r w:rsidR="000A7283">
          <w:fldChar w:fldCharType="begin"/>
        </w:r>
        <w:r w:rsidR="000A7283">
          <w:instrText xml:space="preserve"> ADDIN ZOTERO_ITEM CSL_CITATION {"citationID":"l4gKjlgr","properties":{"formattedCitation":"[6\\uc0\\u8211{}8]","plainCitation":"[6–8]","noteIndex":0},"citationItems":[{"id":269,"uris":["http://zotero.org/users/14121098/items/RC5DXX5E"],"itemData":{"id":269,"type":"article-journal","abstract":"Gene conversions are broadly defined as the transfer of genetic material from a “donor” to an “acceptor” sequence and can happen both in meiosis and mitosis. They are a subset of noncrossover (NCO) events and, like crossover (CO) events, gene conversion can generate new combinations of alleles and counteract mutation load by reverting germline mutations through GC-biased gene conversion. Estimating gene conversion rate and the distribution of gene conversion tract lengths remains challenging. We present a new method for estimating tract length, rate, and detection probability of NCO events directly in HiFi PacBio long read data. The method can be used to make inference from sequencing of gametes from a single individual. The method is unbiased even under low single nucleotide variant (SNV) densities and does not necessitate any demographic or evolutionary assumptions. We test the accuracy and robustness of our method using simulated datasets where we vary length of tracts, number of tracts, the genomic SNV density, and levels of correlation between SNV density and NCO event position. Our simulations show that under low SNV densities, like those found in humans, only a minute fraction (</w:instrText>
        </w:r>
        <w:r w:rsidR="000A7283">
          <w:rPr>
            <w:rFonts w:ascii="Cambria Math" w:hAnsi="Cambria Math" w:cs="Cambria Math"/>
          </w:rPr>
          <w:instrText>∼</w:instrText>
        </w:r>
        <w:r w:rsidR="000A7283">
          <w:instrText xml:space="preserve">2%) of NCO events are expected to become visible as gene conversions by moving at least 1 SNV. We finally illustrate our method by applying it to PacBio sequencing data from human sperm.","container-title":"Molecular Biology and Evolution","DOI":"10.1093/molbev/msaf019","ISSN":"1537-1719","issue":"2","journalAbbreviation":"Mol Biol Evol","page":"msaf019","source":"Silverchair","title":"Estimating Gene Conversion Tract Length and Rate From PacBio HiFi Data","volume":"42","author":[{"family":"Charmouh","given":"Anders Poulsen"},{"family":"Porsborg","given":"Peter Sørud"},{"family":"Hansen","given":"Lasse Thorup"},{"family":"Besenbacher","given":"Søren"},{"family":"Boeg Winge","given":"Sofia"},{"family":"Almstrup","given":"Kristian"},{"family":"Hobolth","given":"Asger"},{"family":"Bataillon","given":"Thomas"},{"family":"Schierup","given":"Mikkel Heide"}],"issued":{"date-parts":[["2025",2,1]]}}},{"id":272,"uris":["http://zotero.org/users/14121098/items/35GPLCTH"],"itemData":{"id":272,"type":"article","abstract":"Meiotic recombination is a fundamental process that generates genetic diversity by creating new combinations of existing alleles. Although human crossovers have been studied at the pedigree, population and single-cell level, the more frequent non-crossover events that lead to gene conversion are harder to study, particularly at the individual level. Here we show that single high-fidelity long sequencing reads from sperm can capture both crossovers and non-crossovers, allowing effectively arbitrary sample sizes for analysis from one male. Using fifteen sperm samples from thirteen donors we demonstrate variation between and within donors for the rates of different types of recombination. Intriguingly, we observe a tendency for non-crossover gene conversions to occur upstream of nearby PRDM9 binding sites, whereas crossover locations have a slight downstream bias. We further provide evidence for two distinct non-crossover processes. One gives rise to the vast majority of non-crossovers with mean conversion tract length under 50bp, which we suggest is an outcome of standard PRDM9-induced meiotic recombination. In contrast </w:instrText>
        </w:r>
        <w:r w:rsidR="000A7283">
          <w:rPr>
            <w:rFonts w:ascii="Cambria Math" w:hAnsi="Cambria Math" w:cs="Cambria Math"/>
          </w:rPr>
          <w:instrText>∼</w:instrText>
        </w:r>
        <w:r w:rsidR="000A7283">
          <w:instrText xml:space="preserve">2% of non-crossovers have much longer mean tract length, and potentially originate from the same process as complex events with more than two haplotype switches, which is not associated with PRDM9 binding sites and is also seen in somatic cells.","DOI":"10.1101/2024.07.05.602249","language":"en","license":"© 2024, Posted by Cold Spring Harbor Laboratory. This pre-print is available under a Creative Commons License (Attribution 4.0 International), CC BY 4.0, as described at http://creativecommons.org/licenses/by/4.0/","note":"page: 2024.07.05.602249\nsection: New Results","publisher":"bioRxiv","source":"bioRxiv","title":"Insights into non-crossover recombination from long-read sperm sequencing","URL":"https://www.biorxiv.org/content/10.1101/2024.07.05.602249v1","author":[{"family":"Schweiger","given":"Regev"},{"family":"Lee","given":"Sangjin"},{"family":"Zhou","given":"Chenxi"},{"family":"Yang","given":"Tsun-Po"},{"family":"Smith","given":"Katie"},{"family":"Li","given":"Stacy"},{"family":"Sanghvi","given":"Rashesh"},{"family":"Neville","given":"Matthew"},{"family":"Mitchell","given":"Emily"},{"family":"Nessa","given":"Ayrun"},{"family":"Wadge","given":"Sam"},{"family":"Small","given":"Kerrin S."},{"family":"Campbell","given":"Peter J."},{"family":"Sudmant","given":"Peter H."},{"family":"Rahbari","given":"Raheleh"},{"family":"Durbin","given":"Richard"}],"accessed":{"date-parts":[["2025",9,12]]},"issued":{"date-parts":[["2024",7,7]]}}},{"id":274,"uris":["http://zotero.org/users/14121098/items/MHNEBXQ3"],"itemData":{"id":274,"type":"article","abstract":"Homologous recombination rearranges genetic information during meiosis to generate new combinations of variants. Recombination also causes new mutations, affects the GC content of the genome and reduces selective interference. Here, we use HiFi long-read sequencing to directly detect crossover and gene conversion events from switches between the two haplotypes along single HiFi-reads from testis tissue of humans, chimpanzees and gorillas as well as human sperm samples. Furthermore, based on DNA methylation calls, we classify the cellular origin of reads to either somatic or germline cells in the testis tissue. We identify 1692 crossovers and 1032 gene conversions in nine samples and investigate their chromosomal distribution. Crossovers are more telomeric and correlate better with recombination maps than gene conversions. We show a strong concordance between a human double-strand break map and the human samples, but not for the other species, supporting different PRDM9-programmed double-strand break loci. We estimate the average gene conversion tract lengths to be similar and very short in all three species (means 40-100 bp, fitted well by a geometric distribution) and that 95-98% of non-crossover events do not involve tracts intersecting with polymorphism and are therefore not detectable. Finally, we detect a GC bias in the gene conversion of both single and multiple SNVs and show that the GC-biased gene conversion affects SNVs flanking crossover events. This implies that gene conversion events associated with crossover events are much longer (estimated above 500 bp) than those associated with non-crossover events. Highly accurate long-read sequencing combined with the classification of reads to specific cell types provides a new, powerful way to make individual, detailed maps of gene conversion and crossovers for any species.","DOI":"10.1101/2024.07.05.601967","language":"en","license":"© 2024, Posted by Cold Spring Harbor Laboratory. This pre-print is available under a Creative Commons License (Attribution-NoDerivs 4.0 International), CC BY-ND 4.0, as described at http://creativecommons.org/licenses/by-nd/4.0/","note":"page: 2024.07.05.601967\nsection: New Results","publisher":"bioRxiv","source":"bioRxiv","title":"Insights into gene conversion and crossing-over processes from long-read sequencing of human, chimpanzee and gorilla testes and sperm","URL":"https://www.biorxiv.org/content/10.1101/2024.07.05.601967v1","author":[{"family":"Porsborg","given":"Peter Soerud"},{"family":"Charmouh","given":"Anders Poulsen"},{"family":"Singh","given":"Vinod Kumar"},{"family":"Winge","given":"Sofia Boeg"},{"family":"Hvilsom","given":"Christina"},{"family":"Pelizzola","given":"Marta"},{"family":"Laurentino","given":"Sandra"},{"family":"Neuhaus","given":"Nina"},{"family":"Hobolth","given":"Asger"},{"family":"Bataillon","given":"Thomas"},{"family":"Almstrup","given":"Kristian"},{"family":"Besenbacher","given":"Søren"},{"family":"Schierup","given":"Mikkel Heide"}],"accessed":{"date-parts":[["2025",9,12]]},"issued":{"date-parts":[["2024",7,6]]}}}],"schema":"https://github.com/citation-style-language/schema/raw/master/csl-citation.json"} </w:instrText>
        </w:r>
        <w:r w:rsidR="000A7283">
          <w:fldChar w:fldCharType="separate"/>
        </w:r>
        <w:r w:rsidR="000A7283" w:rsidRPr="00493CD6">
          <w:rPr>
            <w:rFonts w:ascii="Calibri" w:cs="Calibri"/>
            <w:kern w:val="0"/>
          </w:rPr>
          <w:t>[6–8]</w:t>
        </w:r>
        <w:r w:rsidR="000A7283">
          <w:fldChar w:fldCharType="end"/>
        </w:r>
        <w:r w:rsidR="000A7283">
          <w:t>.</w:t>
        </w:r>
      </w:ins>
    </w:p>
    <w:p w14:paraId="3580E2B8" w14:textId="3F02D885" w:rsidR="00120A6F" w:rsidRPr="00C10536" w:rsidRDefault="00120A6F" w:rsidP="00120A6F">
      <w:r w:rsidRPr="00C10536">
        <w:t>Williams et al. further identified apparent clusters of gene conversion tracts spanning 20-30 kb, which may have resulted from discontinuous gene conversion events occurring in close proximity during the same meiosis</w:t>
      </w:r>
      <w:r w:rsidR="00B90887" w:rsidRPr="00C10536">
        <w:t xml:space="preserve"> </w:t>
      </w:r>
      <w:r w:rsidR="00205DEC" w:rsidRPr="00C10536">
        <w:fldChar w:fldCharType="begin"/>
      </w:r>
      <w:r w:rsidR="00D61323" w:rsidRPr="00C10536">
        <w:instrText xml:space="preserve"> ADDIN ZOTERO_ITEM CSL_CITATION {"citationID":"SBmUcCyL","properties":{"formattedCitation":"[1]","plainCitation":"[1]","noteIndex":0},"citationItems":[{"id":31,"uris":["http://zotero.org/users/14121098/items/8EY9L72F"],"itemData":{"id":31,"type":"article-journal","abstract":"Although the past decade has seen tremendous progress in our understanding of fine-scale recombination, little is known about non-crossover (NCO) gene conversion. We report the first genome-wide study of NCO events in humans. Using SNP array data from 98 meioses, we identified 103 sites affected by NCO, of which 50/52 were confirmed in sequence data. Overlap with double strand break (DSB) hotspots indicates that most of the events are likely of meiotic origin. We estimate that a site is involved in a NCO at a rate of 5.9 × 10−6/bp/generation, consistent with sperm-typing studies, and infer that tract lengths span at least an order of magnitude. Observed NCO events show strong allelic bias at heterozygous AT/GC SNPs, with 68% (58–78%) transmitting GC alleles (p = 5 × 10−4). Strikingly, in 4 of 15 regions with resequencing data, multiple disjoint NCO tracts cluster in close proximity (</w:instrText>
      </w:r>
      <w:r w:rsidR="00D61323" w:rsidRPr="00C10536">
        <w:rPr>
          <w:rFonts w:ascii="Cambria Math" w:hAnsi="Cambria Math" w:cs="Cambria Math"/>
        </w:rPr>
        <w:instrText>∼</w:instrText>
      </w:r>
      <w:r w:rsidR="00D61323" w:rsidRPr="00C10536">
        <w:instrText xml:space="preserve">20–30 kb), a phenomenon not previously seen in mammals.","container-title":"eLife","DOI":"10.7554/eLife.04637","ISSN":"2050-084X","note":"publisher: eLife Sciences Publications, Ltd","page":"e04637","source":"eLife","title":"Non-crossover gene conversions show strong GC bias and unexpected clustering in humans","volume":"4","author":[{"family":"Williams","given":"Amy L"},{"family":"Genovese","given":"Giulio"},{"family":"Dyer","given":"Thomas"},{"family":"Altemose","given":"Nicolas"},{"family":"Truax","given":"Katherine"},{"family":"Jun","given":"Goo"},{"family":"Patterson","given":"Nick"},{"family":"Myers","given":"Simon R"},{"family":"Curran","given":"Joanne E"},{"family":"Duggirala","given":"Ravi"},{"family":"Blangero","given":"John"},{"family":"Reich","given":"David"},{"family":"Przeworski","given":"Molly"}],"editor":[{"family":"Massy","given":"Bernard","non-dropping-particle":"de"}],"issued":{"date-parts":[["2015",3,25]]}}}],"schema":"https://github.com/citation-style-language/schema/raw/master/csl-citation.json"} </w:instrText>
      </w:r>
      <w:r w:rsidR="00205DEC" w:rsidRPr="00C10536">
        <w:fldChar w:fldCharType="separate"/>
      </w:r>
      <w:r w:rsidR="00D61323" w:rsidRPr="00C10536">
        <w:rPr>
          <w:rFonts w:ascii="Calibri" w:cs="Calibri"/>
          <w:kern w:val="0"/>
        </w:rPr>
        <w:t>[1]</w:t>
      </w:r>
      <w:r w:rsidR="00205DEC" w:rsidRPr="00C10536">
        <w:fldChar w:fldCharType="end"/>
      </w:r>
      <w:r w:rsidR="00B90887" w:rsidRPr="00C10536">
        <w:t>.</w:t>
      </w:r>
      <w:r w:rsidRPr="00C10536">
        <w:t xml:space="preserve"> This phenomenon has previously been referred to as complex gene conversions. Complex gene conversions as long as 100 kb were also found </w:t>
      </w:r>
      <w:r w:rsidR="00692985" w:rsidRPr="00C10536">
        <w:t>by Halldorsson et al</w:t>
      </w:r>
      <w:r w:rsidRPr="00C10536">
        <w:t>.</w:t>
      </w:r>
      <w:r w:rsidR="00B90887" w:rsidRPr="00C10536">
        <w:t xml:space="preserve"> </w:t>
      </w:r>
      <w:r w:rsidR="00205DEC" w:rsidRPr="00C10536">
        <w:fldChar w:fldCharType="begin"/>
      </w:r>
      <w:r w:rsidR="00D61323" w:rsidRPr="00C10536">
        <w:instrText xml:space="preserve"> ADDIN ZOTERO_ITEM CSL_CITATION {"citationID":"Bm4StOVN","properties":{"formattedCitation":"[5]","plainCitation":"[5]","noteIndex":0},"citationItems":[{"id":33,"uris":["http://zotero.org/users/14121098/items/LPEQ4CVT"],"itemData":{"id":33,"type":"article-journal","abstract":"Meiotic recombination involves a combination of gene conversion and crossover events that, along with mutations, produce germline genetic diversity. Here we report the discovery of 3,176 SNP and 61 indel gene conversions. Our estimate of the non-crossover (NCO) gene conversion rate (G) is 7.0 for SNPs and 5.8 for indels per megabase per generation, and the GC bias is 67.6%. For indels, we demonstrate a 65.6% preference for the shorter allele. NCO gene conversions from mothers are longer than those from fathers, and G is 2.17 times greater in mothers. Notably, G increases with the age of mothers, but not the age of fathers. A disproportionate number of NCO gene conversions in older mothers occur outside double-strand break (DSB) regions and in regions with relatively low GC content. This points to age-related changes in the mechanisms of meiotic gene conversion in oocytes.","container-title":"Nature Genetics","DOI":"10.1038/ng.3669","ISSN":"1546-1718","issue":"11","journalAbbreviation":"Nat Genet","language":"eng","note":"PMID: 27643539\nPMCID: PMC5083143","page":"1377-1384","source":"PubMed","title":"The rate of meiotic gene conversion varies by sex and age","volume":"48","author":[{"family":"Halldorsson","given":"Bjarni V."},{"family":"Hardarson","given":"Marteinn T."},{"family":"Kehr","given":"Birte"},{"family":"Styrkarsdottir","given":"Unnur"},{"family":"Gylfason","given":"Arnaldur"},{"family":"Thorleifsson","given":"Gudmar"},{"family":"Zink","given":"Florian"},{"family":"Jonasdottir","given":"Adalbjorg"},{"family":"Jonasdottir","given":"Aslaug"},{"family":"Sulem","given":"Patrick"},{"family":"Masson","given":"Gisli"},{"family":"Thorsteinsdottir","given":"Unnur"},{"family":"Helgason","given":"Agnar"},{"family":"Kong","given":"Augustine"},{"family":"Gudbjartsson","given":"Daniel F."},{"family":"Stefansson","given":"Kari"}],"issued":{"date-parts":[["2016",11]]}}}],"schema":"https://github.com/citation-style-language/schema/raw/master/csl-citation.json"} </w:instrText>
      </w:r>
      <w:r w:rsidR="00205DEC" w:rsidRPr="00C10536">
        <w:fldChar w:fldCharType="separate"/>
      </w:r>
      <w:r w:rsidR="00D61323" w:rsidRPr="00C10536">
        <w:rPr>
          <w:rFonts w:ascii="Calibri" w:cs="Calibri"/>
          <w:kern w:val="0"/>
        </w:rPr>
        <w:t>[5]</w:t>
      </w:r>
      <w:r w:rsidR="00205DEC" w:rsidRPr="00C10536">
        <w:fldChar w:fldCharType="end"/>
      </w:r>
      <w:r w:rsidR="00B90887" w:rsidRPr="00C10536">
        <w:t>.</w:t>
      </w:r>
      <w:r w:rsidRPr="00C10536">
        <w:t xml:space="preserve"> Complex gene conversions could arise from mechanisms such as GC</w:t>
      </w:r>
      <w:r w:rsidR="0057389E" w:rsidRPr="00C10536">
        <w:t>-</w:t>
      </w:r>
      <w:r w:rsidRPr="00C10536">
        <w:t>biased repair across long stretches of DNA</w:t>
      </w:r>
      <w:r w:rsidR="00B90887" w:rsidRPr="00C10536">
        <w:t xml:space="preserve"> </w:t>
      </w:r>
      <w:r w:rsidR="00205DEC" w:rsidRPr="00C10536">
        <w:fldChar w:fldCharType="begin"/>
      </w:r>
      <w:r w:rsidR="00D61323" w:rsidRPr="00C10536">
        <w:instrText xml:space="preserve"> ADDIN ZOTERO_ITEM CSL_CITATION {"citationID":"3RCYGB83","properties":{"formattedCitation":"[1]","plainCitation":"[1]","noteIndex":0},"citationItems":[{"id":31,"uris":["http://zotero.org/users/14121098/items/8EY9L72F"],"itemData":{"id":31,"type":"article-journal","abstract":"Although the past decade has seen tremendous progress in our understanding of fine-scale recombination, little is known about non-crossover (NCO) gene conversion. We report the first genome-wide study of NCO events in humans. Using SNP array data from 98 meioses, we identified 103 sites affected by NCO, of which 50/52 were confirmed in sequence data. Overlap with double strand break (DSB) hotspots indicates that most of the events are likely of meiotic origin. We estimate that a site is involved in a NCO at a rate of 5.9 × 10−6/bp/generation, consistent with sperm-typing studies, and infer that tract lengths span at least an order of magnitude. Observed NCO events show strong allelic bias at heterozygous AT/GC SNPs, with 68% (58–78%) transmitting GC alleles (p = 5 × 10−4). Strikingly, in 4 of 15 regions with resequencing data, multiple disjoint NCO tracts cluster in close proximity (</w:instrText>
      </w:r>
      <w:r w:rsidR="00D61323" w:rsidRPr="00C10536">
        <w:rPr>
          <w:rFonts w:ascii="Cambria Math" w:hAnsi="Cambria Math" w:cs="Cambria Math"/>
        </w:rPr>
        <w:instrText>∼</w:instrText>
      </w:r>
      <w:r w:rsidR="00D61323" w:rsidRPr="00C10536">
        <w:instrText xml:space="preserve">20–30 kb), a phenomenon not previously seen in mammals.","container-title":"eLife","DOI":"10.7554/eLife.04637","ISSN":"2050-084X","note":"publisher: eLife Sciences Publications, Ltd","page":"e04637","source":"eLife","title":"Non-crossover gene conversions show strong GC bias and unexpected clustering in humans","volume":"4","author":[{"family":"Williams","given":"Amy L"},{"family":"Genovese","given":"Giulio"},{"family":"Dyer","given":"Thomas"},{"family":"Altemose","given":"Nicolas"},{"family":"Truax","given":"Katherine"},{"family":"Jun","given":"Goo"},{"family":"Patterson","given":"Nick"},{"family":"Myers","given":"Simon R"},{"family":"Curran","given":"Joanne E"},{"family":"Duggirala","given":"Ravi"},{"family":"Blangero","given":"John"},{"family":"Reich","given":"David"},{"family":"Przeworski","given":"Molly"}],"editor":[{"family":"Massy","given":"Bernard","non-dropping-particle":"de"}],"issued":{"date-parts":[["2015",3,25]]}}}],"schema":"https://github.com/citation-style-language/schema/raw/master/csl-citation.json"} </w:instrText>
      </w:r>
      <w:r w:rsidR="00205DEC" w:rsidRPr="00C10536">
        <w:fldChar w:fldCharType="separate"/>
      </w:r>
      <w:r w:rsidR="00D61323" w:rsidRPr="00C10536">
        <w:rPr>
          <w:rFonts w:ascii="Calibri" w:cs="Calibri"/>
          <w:kern w:val="0"/>
        </w:rPr>
        <w:t>[1]</w:t>
      </w:r>
      <w:r w:rsidR="00205DEC" w:rsidRPr="00C10536">
        <w:fldChar w:fldCharType="end"/>
      </w:r>
      <w:r w:rsidR="00B90887" w:rsidRPr="00C10536">
        <w:t>.</w:t>
      </w:r>
      <w:r w:rsidRPr="00C10536">
        <w:t xml:space="preserve"> In this study, we will focus on individual gene conversion tracts where the length spanning the </w:t>
      </w:r>
      <w:del w:id="66" w:author="Nobu Masaki" w:date="2025-09-16T17:52:00Z" w16du:dateUtc="2025-09-17T00:52:00Z">
        <w:r w:rsidRPr="00C10536" w:rsidDel="00C22FF7">
          <w:delText xml:space="preserve">furthest </w:delText>
        </w:r>
      </w:del>
      <w:ins w:id="67" w:author="Nobu Masaki" w:date="2025-09-16T17:52:00Z" w16du:dateUtc="2025-09-17T00:52:00Z">
        <w:r w:rsidR="00C22FF7">
          <w:t>outermost</w:t>
        </w:r>
        <w:r w:rsidR="00C22FF7" w:rsidRPr="00C10536">
          <w:t xml:space="preserve"> </w:t>
        </w:r>
      </w:ins>
      <w:r w:rsidRPr="00C10536">
        <w:t xml:space="preserve">allele converted </w:t>
      </w:r>
      <w:del w:id="68" w:author="Nobu Masaki" w:date="2025-09-04T10:45:00Z" w16du:dateUtc="2025-09-04T17:45:00Z">
        <w:r w:rsidRPr="00C10536" w:rsidDel="00923B89">
          <w:delText xml:space="preserve">markers </w:delText>
        </w:r>
      </w:del>
      <w:ins w:id="69" w:author="Nobu Masaki" w:date="2025-09-04T10:45:00Z" w16du:dateUtc="2025-09-04T17:45:00Z">
        <w:r w:rsidR="00923B89">
          <w:t>positions</w:t>
        </w:r>
        <w:r w:rsidR="00923B89" w:rsidRPr="00C10536">
          <w:t xml:space="preserve"> </w:t>
        </w:r>
      </w:ins>
      <w:r w:rsidRPr="00C10536">
        <w:t>does not exceed 1.5 kb.</w:t>
      </w:r>
    </w:p>
    <w:p w14:paraId="7D7682F9" w14:textId="66C49A85" w:rsidR="00AD6A91" w:rsidRPr="00C10536" w:rsidRDefault="00120A6F" w:rsidP="00120A6F">
      <w:r w:rsidRPr="00C10536">
        <w:t>E</w:t>
      </w:r>
      <w:r w:rsidRPr="00C10536">
        <w:rPr>
          <w:rFonts w:hint="eastAsia"/>
        </w:rPr>
        <w:t xml:space="preserve">fforts have been made to model the length distribution of gene conversion tracts using </w:t>
      </w:r>
      <w:r w:rsidRPr="00C10536">
        <w:t>detected</w:t>
      </w:r>
      <w:r w:rsidRPr="00C10536">
        <w:rPr>
          <w:rFonts w:hint="eastAsia"/>
        </w:rPr>
        <w:t xml:space="preserve"> gene conversion</w:t>
      </w:r>
      <w:r w:rsidRPr="00C10536">
        <w:t xml:space="preserve"> tracts</w:t>
      </w:r>
      <w:r w:rsidRPr="00C10536">
        <w:rPr>
          <w:rFonts w:hint="eastAsia"/>
        </w:rPr>
        <w:t xml:space="preserve"> in humans and other species</w:t>
      </w:r>
      <w:r w:rsidR="006B0CF3" w:rsidRPr="00C10536">
        <w:t xml:space="preserve"> </w:t>
      </w:r>
      <w:r w:rsidR="00BF39CB" w:rsidRPr="00C10536">
        <w:fldChar w:fldCharType="begin"/>
      </w:r>
      <w:r w:rsidR="00493CD6">
        <w:instrText xml:space="preserve"> ADDIN ZOTERO_ITEM CSL_CITATION {"citationID":"vh2QJJQV","properties":{"formattedCitation":"[9,10]","plainCitation":"[9,10]","noteIndex":0},"citationItems":[{"id":30,"uris":["http://zotero.org/users/14121098/items/P4S3NZ9X"],"itemData":{"id":30,"type":"article-journal","abstract":"Homologous recombination has been extensively studied in humans and a handful of model organisms. Much less is known about recombination in other species, including nonhuman primates. Here, we present a study of crossovers (COs) and noncrossover (NCO) recombination in olive baboons (Papio anubis) from two pedigrees containing a total of 20 paternal and 17 maternal meioses, and compare these results to linkage disequilibrium (LD) based recombination estimates from 36 unrelated olive baboons. We demonstrate how COs, combined with LD-based recombination estimates, can be used to identify genome assembly errors. We also quantify sex-specific differences in recombination rates, including elevated male CO and reduced female CO rates near telomeres. Finally, we add to the increasing body of evidence suggesting that while most NCO recombination tracts in mammals are short (e.g., &amp;lt;500 bp), there is a non-negligible fraction of longer (e.g., &amp;gt;1 kb) NCO tracts. For NCO tracts shorter than 10 kb, we fit a mixture of two (truncated) geometric distributions model to the NCO tract length distribution and estimate that &amp;gt;99% of all NCO tracts are very short (mean 24 bp), but the remaining tracts can be quite long (mean 4.3 kb). A single geometric distribution model for NCO tract lengths is incompatible with the data, suggesting that LD-based methods for estimating NCO recombination rates that make this assumption may need to be modified.","container-title":"Genome Biology and Evolution","DOI":"10.1093/gbe/evac040","ISSN":"1759-6653","issue":"4","journalAbbreviation":"Genome Biology and Evolution","page":"evac040","source":"Silverchair","title":"High-Resolution Estimates of Crossover and Noncrossover Recombination from a Captive Baboon Colony","volume":"14","author":[{"family":"Wall","given":"Jeffrey D."},{"family":"Robinson","given":"Jacqueline A."},{"family":"Cox","given":"Laura A."}],"issued":{"date-parts":[["2022",4,1]]}}},{"id":29,"uris":["http://zotero.org/users/14121098/items/5IALHFKE"],"itemData":{"id":29,"type":"article-journal","abstract":"Meiotic recombination is the main driving force of human genetic diversity, along with mutations. Recombinations split into crossovers, separating large chromosomal regions originating from different homologous chromosomes, and non-crossovers (NCOs), where a small segment from one chromosome is embedded in a region originating from the homologous chromosome. NCOs are much less studied than mutations and crossovers as NCOs are short and can only be detected at markers heterozygous in the transmitting parent, leaving most of them undetectable.The detectable NCOs, known as gene conversions, hide information about NCOs, including their number and length, waiting to be unveiled. We introduce NCOurd, software, and algorithm, based on an expectation–maximization algorithm, to estimate the number of NCOs and their length distribution from gene conversion data.https://github.com/DecodeGenetics/NCOurd","container-title":"Bioinformatics","DOI":"10.1093/bioinformatics/btad485","ISSN":"1367-4811","issue":"8","journalAbbreviation":"Bioinformatics","page":"btad485","source":"Silverchair","title":"NCOurd: modelling length distributions of NCO events and gene conversion tracts","title-short":"NCOurd","volume":"39","author":[{"family":"Hardarson","given":"Marteinn T"},{"family":"Palsson","given":"Gunnar"},{"family":"Halldorsson","given":"Bjarni V"}],"issued":{"date-parts":[["2023",8,1]]}}}],"schema":"https://github.com/citation-style-language/schema/raw/master/csl-citation.json"} </w:instrText>
      </w:r>
      <w:r w:rsidR="00BF39CB" w:rsidRPr="00C10536">
        <w:fldChar w:fldCharType="separate"/>
      </w:r>
      <w:r w:rsidR="00493CD6">
        <w:rPr>
          <w:rFonts w:ascii="Calibri" w:cs="Calibri"/>
          <w:kern w:val="0"/>
        </w:rPr>
        <w:t>[9,10]</w:t>
      </w:r>
      <w:r w:rsidR="00BF39CB" w:rsidRPr="00C10536">
        <w:fldChar w:fldCharType="end"/>
      </w:r>
      <w:r w:rsidR="006B0CF3" w:rsidRPr="00C10536">
        <w:t>.</w:t>
      </w:r>
      <w:r w:rsidRPr="00C10536">
        <w:t xml:space="preserve"> </w:t>
      </w:r>
      <w:r w:rsidR="00AD6A91" w:rsidRPr="00C10536">
        <w:t>Recently, Palsson et al. detected 12,948 paternal and 15,712 maternal gene conversions transmitted to 5,420 trios in 2,132 Icelandic families</w:t>
      </w:r>
      <w:r w:rsidR="006B0CF3" w:rsidRPr="00C10536">
        <w:t xml:space="preserve"> </w:t>
      </w:r>
      <w:r w:rsidR="00653EA9" w:rsidRPr="00C10536">
        <w:fldChar w:fldCharType="begin"/>
      </w:r>
      <w:r w:rsidR="00493CD6">
        <w:instrText xml:space="preserve"> ADDIN ZOTERO_ITEM CSL_CITATION {"citationID":"zPd00SbW","properties":{"formattedCitation":"[11]","plainCitation":"[11]","noteIndex":0},"citationItems":[{"id":153,"uris":["http://zotero.org/users/14121098/items/RH6JCRV9"],"itemData":{"id":153,"type":"article-journal","abstract":"Human recombination maps are a valuable resource for association and linkage studies and crucial for many inferences of population history and natural selection. Existing maps1–5 are based solely on cross-over (CO) recombination, omitting non-cross-overs (NCOs)—the more common form of recombination6—owing to the difficulty in detecting them. Using whole-genome sequence data in families, we estimate the number of NCOs transmitted from parent to offspring and derive complete, sex-specific recombination maps including both NCOs and COs. Mothers have fewer but longer NCOs than fathers, and oocytes accumulate NCOs in a non-regulated fashion with maternal age. Recombination, primarily NCO, is responsible for 1.8% (95% confidence interval: 1.3–2.3) and 11.3% (95% confidence interval: 9.0–13.6) of paternal and maternal de novo mutations, respectively, and may drive the increase in de novo mutations with maternal age. NCOs are substantially more prominent than COs in centromeres, possibly to avoid large-scale genomic changes that may cause aneuploidy. Our results demonstrate that NCOs highlight to a much greater extent than COs the differences in the meiotic process between the sexes, in which maternal NCOs may reflect the safeguarding of oocytes from infancy until ovulation.","container-title":"Nature","DOI":"10.1038/s41586-024-08450-5","ISSN":"1476-4687","issue":"8055","language":"en","license":"2025 The Author(s)","note":"publisher: Nature Publishing Group","page":"700-707","source":"www.nature.com","title":"Complete human recombination maps","volume":"639","author":[{"family":"Palsson","given":"Gunnar"},{"family":"Hardarson","given":"Marteinn T."},{"family":"Jonsson","given":"Hakon"},{"family":"Steinthorsdottir","given":"Valgerdur"},{"family":"Stefansson","given":"Olafur A."},{"family":"Eggertsson","given":"Hannes P."},{"family":"Gudjonsson","given":"Sigurjon A."},{"family":"Olason","given":"Pall I."},{"family":"Gylfason","given":"Arnaldur"},{"family":"Masson","given":"Gisli"},{"family":"Thorsteinsdottir","given":"Unnur"},{"family":"Sulem","given":"Patrick"},{"family":"Helgason","given":"Agnar"},{"family":"Gudbjartsson","given":"Daniel F."},{"family":"Halldorsson","given":"Bjarni V."},{"family":"Stefansson","given":"Kari"}],"issued":{"date-parts":[["2025",3]]}}}],"schema":"https://github.com/citation-style-language/schema/raw/master/csl-citation.json"} </w:instrText>
      </w:r>
      <w:r w:rsidR="00653EA9" w:rsidRPr="00C10536">
        <w:fldChar w:fldCharType="separate"/>
      </w:r>
      <w:r w:rsidR="00493CD6">
        <w:rPr>
          <w:rFonts w:ascii="Calibri" w:cs="Calibri"/>
          <w:kern w:val="0"/>
        </w:rPr>
        <w:t>[11]</w:t>
      </w:r>
      <w:r w:rsidR="00653EA9" w:rsidRPr="00C10536">
        <w:fldChar w:fldCharType="end"/>
      </w:r>
      <w:r w:rsidR="006B0CF3" w:rsidRPr="00C10536">
        <w:t>.</w:t>
      </w:r>
      <w:r w:rsidR="00AD6A91" w:rsidRPr="00C10536">
        <w:t xml:space="preserve"> Using their model, they estimated the mean length of gene conversion tracts to be 123 bp (95% CI: [</w:t>
      </w:r>
      <w:r w:rsidR="00653EA9" w:rsidRPr="00C10536">
        <w:t>94</w:t>
      </w:r>
      <w:r w:rsidR="00AD6A91" w:rsidRPr="00C10536">
        <w:t xml:space="preserve">, </w:t>
      </w:r>
      <w:r w:rsidR="00653EA9" w:rsidRPr="00C10536">
        <w:t>135</w:t>
      </w:r>
      <w:r w:rsidR="00AD6A91" w:rsidRPr="00C10536">
        <w:t>]</w:t>
      </w:r>
      <w:r w:rsidR="00C65C31" w:rsidRPr="00C10536">
        <w:t>)</w:t>
      </w:r>
      <w:r w:rsidR="00653EA9" w:rsidRPr="00C10536">
        <w:t xml:space="preserve"> and 102 bp (95% CI: [71, 125]</w:t>
      </w:r>
      <w:r w:rsidR="00C65C31" w:rsidRPr="00C10536">
        <w:t>)</w:t>
      </w:r>
      <w:r w:rsidR="00653EA9" w:rsidRPr="00C10536">
        <w:t xml:space="preserve"> for paternal and maternal transmissions respectively</w:t>
      </w:r>
      <w:r w:rsidR="006B0CF3" w:rsidRPr="00C10536">
        <w:t xml:space="preserve"> </w:t>
      </w:r>
      <w:r w:rsidR="00965CFB" w:rsidRPr="00C10536">
        <w:fldChar w:fldCharType="begin"/>
      </w:r>
      <w:r w:rsidR="00493CD6">
        <w:instrText xml:space="preserve"> ADDIN ZOTERO_ITEM CSL_CITATION {"citationID":"Q4NASv0G","properties":{"formattedCitation":"[10,11]","plainCitation":"[10,11]","noteIndex":0},"citationItems":[{"id":29,"uris":["http://zotero.org/users/14121098/items/5IALHFKE"],"itemData":{"id":29,"type":"article-journal","abstract":"Meiotic recombination is the main driving force of human genetic diversity, along with mutations. Recombinations split into crossovers, separating large chromosomal regions originating from different homologous chromosomes, and non-crossovers (NCOs), where a small segment from one chromosome is embedded in a region originating from the homologous chromosome. NCOs are much less studied than mutations and crossovers as NCOs are short and can only be detected at markers heterozygous in the transmitting parent, leaving most of them undetectable.The detectable NCOs, known as gene conversions, hide information about NCOs, including their number and length, waiting to be unveiled. We introduce NCOurd, software, and algorithm, based on an expectation–maximization algorithm, to estimate the number of NCOs and their length distribution from gene conversion data.https://github.com/DecodeGenetics/NCOurd","container-title":"Bioinformatics","DOI":"10.1093/bioinformatics/btad485","ISSN":"1367-4811","issue":"8","journalAbbreviation":"Bioinformatics","page":"btad485","source":"Silverchair","title":"NCOurd: modelling length distributions of NCO events and gene conversion tracts","title-short":"NCOurd","volume":"39","author":[{"family":"Hardarson","given":"Marteinn T"},{"family":"Palsson","given":"Gunnar"},{"family":"Halldorsson","given":"Bjarni V"}],"issued":{"date-parts":[["2023",8,1]]}}},{"id":153,"uris":["http://zotero.org/users/14121098/items/RH6JCRV9"],"itemData":{"id":153,"type":"article-journal","abstract":"Human recombination maps are a valuable resource for association and linkage studies and crucial for many inferences of population history and natural selection. Existing maps1–5 are based solely on cross-over (CO) recombination, omitting non-cross-overs (NCOs)—the more common form of recombination6—owing to the difficulty in detecting them. Using whole-genome sequence data in families, we estimate the number of NCOs transmitted from parent to offspring and derive complete, sex-specific recombination maps including both NCOs and COs. Mothers have fewer but longer NCOs than fathers, and oocytes accumulate NCOs in a non-regulated fashion with maternal age. Recombination, primarily NCO, is responsible for 1.8% (95% confidence interval: 1.3–2.3) and 11.3% (95% confidence interval: 9.0–13.6) of paternal and maternal de novo mutations, respectively, and may drive the increase in de novo mutations with maternal age. NCOs are substantially more prominent than COs in centromeres, possibly to avoid large-scale genomic changes that may cause aneuploidy. Our results demonstrate that NCOs highlight to a much greater extent than COs the differences in the meiotic process between the sexes, in which maternal NCOs may reflect the safeguarding of oocytes from infancy until ovulation.","container-title":"Nature","DOI":"10.1038/s41586-024-08450-5","ISSN":"1476-4687","issue":"8055","language":"en","license":"2025 The Author(s)","note":"publisher: Nature Publishing Group","page":"700-707","source":"www.nature.com","title":"Complete human recombination maps","volume":"639","author":[{"family":"Palsson","given":"Gunnar"},{"family":"Hardarson","given":"Marteinn T."},{"family":"Jonsson","given":"Hakon"},{"family":"Steinthorsdottir","given":"Valgerdur"},{"family":"Stefansson","given":"Olafur A."},{"family":"Eggertsson","given":"Hannes P."},{"family":"Gudjonsson","given":"Sigurjon A."},{"family":"Olason","given":"Pall I."},{"family":"Gylfason","given":"Arnaldur"},{"family":"Masson","given":"Gisli"},{"family":"Thorsteinsdottir","given":"Unnur"},{"family":"Sulem","given":"Patrick"},{"family":"Helgason","given":"Agnar"},{"family":"Gudbjartsson","given":"Daniel F."},{"family":"Halldorsson","given":"Bjarni V."},{"family":"Stefansson","given":"Kari"}],"issued":{"date-parts":[["2025",3]]}}}],"schema":"https://github.com/citation-style-language/schema/raw/master/csl-citation.json"} </w:instrText>
      </w:r>
      <w:r w:rsidR="00965CFB" w:rsidRPr="00C10536">
        <w:fldChar w:fldCharType="separate"/>
      </w:r>
      <w:r w:rsidR="00493CD6">
        <w:rPr>
          <w:rFonts w:ascii="Calibri" w:cs="Calibri"/>
          <w:kern w:val="0"/>
        </w:rPr>
        <w:t>[10,11]</w:t>
      </w:r>
      <w:r w:rsidR="00965CFB" w:rsidRPr="00C10536">
        <w:fldChar w:fldCharType="end"/>
      </w:r>
      <w:r w:rsidR="006B0CF3" w:rsidRPr="00C10536">
        <w:t>.</w:t>
      </w:r>
      <w:r w:rsidR="00653EA9" w:rsidRPr="00C10536">
        <w:t xml:space="preserve"> </w:t>
      </w:r>
    </w:p>
    <w:p w14:paraId="2C2B9A4F" w14:textId="16A5D932" w:rsidR="00A461DA" w:rsidRDefault="002C3F50" w:rsidP="00120A6F">
      <w:pPr>
        <w:rPr>
          <w:ins w:id="70" w:author="Nobu Masaki" w:date="2025-09-12T14:43:00Z" w16du:dateUtc="2025-09-12T21:43:00Z"/>
        </w:rPr>
      </w:pPr>
      <w:r w:rsidRPr="00C10536">
        <w:t xml:space="preserve">Palsson et al. also found </w:t>
      </w:r>
      <w:r w:rsidR="00736FCC" w:rsidRPr="00C10536">
        <w:t xml:space="preserve">that </w:t>
      </w:r>
      <w:r w:rsidRPr="00C10536">
        <w:t xml:space="preserve">the frequency of observed gene conversions </w:t>
      </w:r>
      <w:r w:rsidR="00983179" w:rsidRPr="00C10536">
        <w:t>was</w:t>
      </w:r>
      <w:r w:rsidRPr="00C10536">
        <w:t xml:space="preserve"> </w:t>
      </w:r>
      <w:r w:rsidR="00736FCC" w:rsidRPr="00C10536">
        <w:t>much higher</w:t>
      </w:r>
      <w:r w:rsidRPr="00C10536">
        <w:t xml:space="preserve"> in crossover recombination hotspots (22.4</w:t>
      </w:r>
      <w:r w:rsidR="00B270A9" w:rsidRPr="00C10536">
        <w:t>-</w:t>
      </w:r>
      <w:r w:rsidRPr="00C10536">
        <w:t>fold and 13.7</w:t>
      </w:r>
      <w:r w:rsidR="00B270A9" w:rsidRPr="00C10536">
        <w:t>-</w:t>
      </w:r>
      <w:r w:rsidRPr="00C10536">
        <w:t>fold for paternal and maternal transmissions respectively)</w:t>
      </w:r>
      <w:r w:rsidR="006B0CF3" w:rsidRPr="00C10536">
        <w:t xml:space="preserve"> </w:t>
      </w:r>
      <w:r w:rsidR="006B0CF3" w:rsidRPr="00C10536">
        <w:fldChar w:fldCharType="begin"/>
      </w:r>
      <w:r w:rsidR="00493CD6">
        <w:instrText xml:space="preserve"> ADDIN ZOTERO_ITEM CSL_CITATION {"citationID":"g3Gv2JmJ","properties":{"formattedCitation":"[11]","plainCitation":"[11]","noteIndex":0},"citationItems":[{"id":153,"uris":["http://zotero.org/users/14121098/items/RH6JCRV9"],"itemData":{"id":153,"type":"article-journal","abstract":"Human recombination maps are a valuable resource for association and linkage studies and crucial for many inferences of population history and natural selection. Existing maps1–5 are based solely on cross-over (CO) recombination, omitting non-cross-overs (NCOs)—the more common form of recombination6—owing to the difficulty in detecting them. Using whole-genome sequence data in families, we estimate the number of NCOs transmitted from parent to offspring and derive complete, sex-specific recombination maps including both NCOs and COs. Mothers have fewer but longer NCOs than fathers, and oocytes accumulate NCOs in a non-regulated fashion with maternal age. Recombination, primarily NCO, is responsible for 1.8% (95% confidence interval: 1.3–2.3) and 11.3% (95% confidence interval: 9.0–13.6) of paternal and maternal de novo mutations, respectively, and may drive the increase in de novo mutations with maternal age. NCOs are substantially more prominent than COs in centromeres, possibly to avoid large-scale genomic changes that may cause aneuploidy. Our results demonstrate that NCOs highlight to a much greater extent than COs the differences in the meiotic process between the sexes, in which maternal NCOs may reflect the safeguarding of oocytes from infancy until ovulation.","container-title":"Nature","DOI":"10.1038/s41586-024-08450-5","ISSN":"1476-4687","issue":"8055","language":"en","license":"2025 The Author(s)","note":"publisher: Nature Publishing Group","page":"700-707","source":"www.nature.com","title":"Complete human recombination maps","volume":"639","author":[{"family":"Palsson","given":"Gunnar"},{"family":"Hardarson","given":"Marteinn T."},{"family":"Jonsson","given":"Hakon"},{"family":"Steinthorsdottir","given":"Valgerdur"},{"family":"Stefansson","given":"Olafur A."},{"family":"Eggertsson","given":"Hannes P."},{"family":"Gudjonsson","given":"Sigurjon A."},{"family":"Olason","given":"Pall I."},{"family":"Gylfason","given":"Arnaldur"},{"family":"Masson","given":"Gisli"},{"family":"Thorsteinsdottir","given":"Unnur"},{"family":"Sulem","given":"Patrick"},{"family":"Helgason","given":"Agnar"},{"family":"Gudbjartsson","given":"Daniel F."},{"family":"Halldorsson","given":"Bjarni V."},{"family":"Stefansson","given":"Kari"}],"issued":{"date-parts":[["2025",3]]}}}],"schema":"https://github.com/citation-style-language/schema/raw/master/csl-citation.json"} </w:instrText>
      </w:r>
      <w:r w:rsidR="006B0CF3" w:rsidRPr="00C10536">
        <w:fldChar w:fldCharType="separate"/>
      </w:r>
      <w:r w:rsidR="00493CD6">
        <w:rPr>
          <w:rFonts w:ascii="Calibri" w:cs="Calibri"/>
          <w:kern w:val="0"/>
        </w:rPr>
        <w:t>[11]</w:t>
      </w:r>
      <w:r w:rsidR="006B0CF3" w:rsidRPr="00C10536">
        <w:fldChar w:fldCharType="end"/>
      </w:r>
      <w:r w:rsidR="006B0CF3" w:rsidRPr="00C10536">
        <w:t>.</w:t>
      </w:r>
      <w:r w:rsidRPr="00C10536">
        <w:t xml:space="preserve"> </w:t>
      </w:r>
      <w:bookmarkStart w:id="71" w:name="_Hlk208582027"/>
      <w:ins w:id="72" w:author="Nobu Masaki" w:date="2025-09-12T14:43:00Z" w16du:dateUtc="2025-09-12T21:43:00Z">
        <w:r w:rsidR="00A461DA">
          <w:t xml:space="preserve">Furthermore, </w:t>
        </w:r>
      </w:ins>
      <w:ins w:id="73" w:author="Nobu Masaki" w:date="2025-09-12T14:52:00Z" w16du:dateUtc="2025-09-12T21:52:00Z">
        <w:r w:rsidR="00A461DA">
          <w:t>gene conversion tracts associated with crossover events</w:t>
        </w:r>
      </w:ins>
      <w:ins w:id="74" w:author="Nobu Masaki" w:date="2025-09-12T14:58:00Z" w16du:dateUtc="2025-09-12T21:58:00Z">
        <w:r w:rsidR="00393CF3">
          <w:t xml:space="preserve"> and complex gene conversion</w:t>
        </w:r>
      </w:ins>
      <w:ins w:id="75" w:author="Nobu Masaki" w:date="2025-09-12T15:01:00Z" w16du:dateUtc="2025-09-12T22:01:00Z">
        <w:r w:rsidR="00393CF3">
          <w:t xml:space="preserve"> events</w:t>
        </w:r>
      </w:ins>
      <w:ins w:id="76" w:author="Nobu Masaki" w:date="2025-09-12T14:58:00Z" w16du:dateUtc="2025-09-12T21:58:00Z">
        <w:r w:rsidR="00393CF3">
          <w:t xml:space="preserve"> </w:t>
        </w:r>
      </w:ins>
      <w:ins w:id="77" w:author="Nobu Masaki" w:date="2025-09-22T13:58:00Z" w16du:dateUtc="2025-09-22T20:58:00Z">
        <w:r w:rsidR="0067635C">
          <w:t>have been found to be lo</w:t>
        </w:r>
      </w:ins>
      <w:ins w:id="78" w:author="Nobu Masaki" w:date="2025-09-22T13:59:00Z" w16du:dateUtc="2025-09-22T20:59:00Z">
        <w:r w:rsidR="0067635C">
          <w:t>ng</w:t>
        </w:r>
        <w:r w:rsidR="00E35529">
          <w:t xml:space="preserve"> </w:t>
        </w:r>
      </w:ins>
      <w:ins w:id="79" w:author="Nobu Masaki" w:date="2025-09-12T14:53:00Z" w16du:dateUtc="2025-09-12T21:53:00Z">
        <w:r w:rsidR="00A461DA">
          <w:t>(around 500 bp)</w:t>
        </w:r>
      </w:ins>
      <w:ins w:id="80" w:author="Nobu Masaki" w:date="2025-09-12T14:58:00Z" w16du:dateUtc="2025-09-12T21:58:00Z">
        <w:r w:rsidR="00393CF3">
          <w:t xml:space="preserve"> </w:t>
        </w:r>
      </w:ins>
      <w:ins w:id="81" w:author="Nobu Masaki" w:date="2025-09-12T15:07:00Z" w16du:dateUtc="2025-09-12T22:07:00Z">
        <w:r w:rsidR="00A90212">
          <w:t xml:space="preserve">relative to the </w:t>
        </w:r>
      </w:ins>
      <w:ins w:id="82" w:author="Nobu Masaki" w:date="2025-09-22T14:02:00Z" w16du:dateUtc="2025-09-22T21:02:00Z">
        <w:r w:rsidR="00A7210D">
          <w:t>mean tract length</w:t>
        </w:r>
      </w:ins>
      <w:ins w:id="83" w:author="Nobu Masaki" w:date="2025-09-12T15:03:00Z" w16du:dateUtc="2025-09-12T22:03:00Z">
        <w:r w:rsidR="00393CF3">
          <w:t xml:space="preserve"> </w:t>
        </w:r>
      </w:ins>
      <w:bookmarkEnd w:id="71"/>
      <w:r w:rsidR="00A90212">
        <w:fldChar w:fldCharType="begin"/>
      </w:r>
      <w:r w:rsidR="00A90212">
        <w:instrText xml:space="preserve"> ADDIN ZOTERO_ITEM CSL_CITATION {"citationID":"m1tB8QV6","properties":{"formattedCitation":"[8,12]","plainCitation":"[8,12]","noteIndex":0},"citationItems":[{"id":274,"uris":["http://zotero.org/users/14121098/items/MHNEBXQ3"],"itemData":{"id":274,"type":"article","abstract":"Homologous recombination rearranges genetic information during meiosis to generate new combinations of variants. Recombination also causes new mutations, affects the GC content of the genome and reduces selective interference. Here, we use HiFi long-read sequencing to directly detect crossover and gene conversion events from switches between the two haplotypes along single HiFi-reads from testis tissue of humans, chimpanzees and gorillas as well as human sperm samples. Furthermore, based on DNA methylation calls, we classify the cellular origin of reads to either somatic or germline cells in the testis tissue. We identify 1692 crossovers and 1032 gene conversions in nine samples and investigate their chromosomal distribution. Crossovers are more telomeric and correlate better with recombination maps than gene conversions. We show a strong concordance between a human double-strand break map and the human samples, but not for the other species, supporting different PRDM9-programmed double-strand break loci. We estimate the average gene conversion tract lengths to be similar and very short in all three species (means 40-100 bp, fitted well by a geometric distribution) and that 95-98% of non-crossover events do not involve tracts intersecting with polymorphism and are therefore not detectable. Finally, we detect a GC bias in the gene conversion of both single and multiple SNVs and show that the GC-biased gene conversion affects SNVs flanking crossover events. This implies that gene conversion events associated with crossover events are much longer (estimated above 500 bp) than those associated with non-crossover events. Highly accurate long-read sequencing combined with the classification of reads to specific cell types provides a new, powerful way to make individual, detailed maps of gene conversion and crossovers for any species.","DOI":"10.1101/2024.07.05.601967","language":"en","license":"© 2024, Posted by Cold Spring Harbor Laboratory. This pre-print is available under a Creative Commons License (Attribution-NoDerivs 4.0 International), CC BY-ND 4.0, as described at http://creativecommons.org/licenses/by-nd/4.0/","note":"page: 2024.07.05.601967\nsection: New Results","publisher":"bioRxiv","source":"bioRxiv","title":"Insights into gene conversion and crossing-over processes from long-read sequencing of human, chimpanzee and gorilla testes and sperm","URL":"https://www.biorxiv.org/content/10.1101/2024.07.05.601967v1","author":[{"family":"Porsborg","given":"Peter Soerud"},{"family":"Charmouh","given":"Anders Poulsen"},{"family":"Singh","given":"Vinod Kumar"},{"family":"Winge","given":"Sofia Boeg"},{"family":"Hvilsom","given":"Christina"},{"family":"Pelizzola","given":"Marta"},{"family":"Laurentino","given":"Sandra"},{"family":"Neuhaus","given":"Nina"},{"family":"Hobolth","given":"Asger"},{"family":"Bataillon","given":"Thomas"},{"family":"Almstrup","given":"Kristian"},{"family":"Besenbacher","given":"Søren"},{"family":"Schierup","given":"Mikkel Heide"}],"accessed":{"date-parts":[["2025",9,12]]},"issued":{"date-parts":[["2024",7,6]]}}},{"id":276,"uris":["http://zotero.org/users/14121098/items/4U7I6BM8"],"itemData":{"id":276,"type":"article-journal","abstract":"During meiotic recombination, homologue-templated repair of programmed DNA double-strand breaks (DSBs) produces relatively few crossovers and many difficult-to-detect non-crossovers. By intercrossing two diverged mouse subspecies over five generations and deep-sequencing 119 offspring, we detect thousands of crossover and non-crossover events genome-wide with unprecedented power and spatial resolution. We find that both crossovers and non-crossovers are strongly depleted at DSB hotspots where the DSB-positioning protein PRDM9 fails to bind to the unbroken homologous chromosome, revealing that PRDM9 also functions to promote homologue-templated repair. Our results show that complex non-crossovers are much rarer in mice than humans, consistent with complex events arising from accumulated non-programmed DNA damage. Unexpectedly, we also find that GC-biased gene conversion is restricted to non-crossover tracts containing only one mismatch. These results demonstrate that local genetic diversity profoundly alters meiotic repair pathway decisions via at least two distinct mechanisms, impacting genome evolution and Prdm9-related hybrid infertility.","container-title":"Nature Communications","DOI":"10.1038/s41467-019-11675-y","ISSN":"2041-1723","issue":"1","journalAbbreviation":"Nat Commun","language":"en","license":"2019 The Author(s)","note":"publisher: Nature Publishing Group","page":"3900","source":"www.nature.com","title":"A high-resolution map of non-crossover events reveals impacts of genetic diversity on mammalian meiotic recombination","volume":"10","author":[{"family":"Li","given":"Ran"},{"family":"Bitoun","given":"Emmanuelle"},{"family":"Altemose","given":"Nicolas"},{"family":"Davies","given":"Robert W."},{"family":"Davies","given":"Benjamin"},{"family":"Myers","given":"Simon R."}],"issued":{"date-parts":[["2019",8,29]]}}}],"schema":"https://github.com/citation-style-language/schema/raw/master/csl-citation.json"} </w:instrText>
      </w:r>
      <w:r w:rsidR="00A90212">
        <w:fldChar w:fldCharType="separate"/>
      </w:r>
      <w:r w:rsidR="00A90212">
        <w:rPr>
          <w:noProof/>
        </w:rPr>
        <w:t>[8,12]</w:t>
      </w:r>
      <w:r w:rsidR="00A90212">
        <w:fldChar w:fldCharType="end"/>
      </w:r>
      <w:ins w:id="84" w:author="Nobu Masaki" w:date="2025-09-12T15:15:00Z" w16du:dateUtc="2025-09-12T22:15:00Z">
        <w:r w:rsidR="00C950FA">
          <w:t xml:space="preserve">. </w:t>
        </w:r>
      </w:ins>
    </w:p>
    <w:p w14:paraId="49BD5E92" w14:textId="5D8E8494" w:rsidR="002C3F50" w:rsidRPr="00C10536" w:rsidDel="00E4459F" w:rsidRDefault="002C3F50" w:rsidP="00120A6F">
      <w:pPr>
        <w:rPr>
          <w:del w:id="85" w:author="Nobu Masaki" w:date="2025-09-16T17:32:00Z" w16du:dateUtc="2025-09-17T00:32:00Z"/>
        </w:rPr>
      </w:pPr>
      <w:del w:id="86" w:author="Nobu Masaki" w:date="2025-09-16T17:32:00Z" w16du:dateUtc="2025-09-17T00:32:00Z">
        <w:r w:rsidRPr="00C10536" w:rsidDel="00E4459F">
          <w:delText>While the relative frequencies of gene conversions in hotspots and non-hotspot regions have been characterized, differences in the length distribution of gene conversion tracts between these regions have not been studied in great detail.</w:delText>
        </w:r>
      </w:del>
    </w:p>
    <w:p w14:paraId="55B98C4F" w14:textId="7BCF29B0" w:rsidR="00026C35" w:rsidRPr="00C10536" w:rsidRDefault="00A7191C" w:rsidP="00120A6F">
      <w:r w:rsidRPr="00C10536">
        <w:t xml:space="preserve">A </w:t>
      </w:r>
      <w:r w:rsidR="00ED389B" w:rsidRPr="00C10536">
        <w:t>large number</w:t>
      </w:r>
      <w:r w:rsidRPr="00C10536">
        <w:t xml:space="preserve"> of gene conversion tracts</w:t>
      </w:r>
      <w:r w:rsidR="00026C35" w:rsidRPr="00C10536">
        <w:rPr>
          <w:rFonts w:hint="eastAsia"/>
        </w:rPr>
        <w:t xml:space="preserve"> can be detected from biobank-scale sequence data using inferred</w:t>
      </w:r>
      <w:r w:rsidR="00026C35" w:rsidRPr="00C10536">
        <w:t xml:space="preserve"> identity-by-descent (IBD) clusters. </w:t>
      </w:r>
      <w:del w:id="87" w:author="Nobu Masaki" w:date="2025-09-04T11:11:00Z" w16du:dateUtc="2025-09-04T18:11:00Z">
        <w:r w:rsidR="00026C35" w:rsidRPr="00C10536" w:rsidDel="00F13411">
          <w:rPr>
            <w:rFonts w:hint="eastAsia"/>
          </w:rPr>
          <w:delText xml:space="preserve">A gene conversion event </w:delText>
        </w:r>
        <w:r w:rsidR="00026C35" w:rsidRPr="00C10536" w:rsidDel="00F13411">
          <w:delText xml:space="preserve">occurring after the most recent common ancestor of an </w:delText>
        </w:r>
        <w:r w:rsidR="00026C35" w:rsidRPr="00C10536" w:rsidDel="00F13411">
          <w:rPr>
            <w:rFonts w:hint="eastAsia"/>
          </w:rPr>
          <w:delText xml:space="preserve">IBD </w:delText>
        </w:r>
        <w:r w:rsidR="00026C35" w:rsidRPr="00C10536" w:rsidDel="00F13411">
          <w:delText>cluster</w:delText>
        </w:r>
        <w:r w:rsidR="00026C35" w:rsidRPr="00C10536" w:rsidDel="00F13411">
          <w:rPr>
            <w:rFonts w:hint="eastAsia"/>
          </w:rPr>
          <w:delText xml:space="preserve"> </w:delText>
        </w:r>
        <w:r w:rsidR="00026C35" w:rsidRPr="00C10536" w:rsidDel="00F13411">
          <w:delText>will</w:delText>
        </w:r>
        <w:r w:rsidR="00026C35" w:rsidRPr="00C10536" w:rsidDel="00F13411">
          <w:rPr>
            <w:rFonts w:hint="eastAsia"/>
          </w:rPr>
          <w:delText xml:space="preserve"> transfer new alleles onto </w:delText>
        </w:r>
        <w:r w:rsidR="00026C35" w:rsidRPr="00C10536" w:rsidDel="00F13411">
          <w:delText>the</w:delText>
        </w:r>
        <w:r w:rsidR="00026C35" w:rsidRPr="00C10536" w:rsidDel="00F13411">
          <w:rPr>
            <w:rFonts w:hint="eastAsia"/>
          </w:rPr>
          <w:delText xml:space="preserve"> haplotype</w:delText>
        </w:r>
        <w:r w:rsidR="001E1B46" w:rsidRPr="00C10536" w:rsidDel="00F13411">
          <w:delText>,</w:delText>
        </w:r>
        <w:r w:rsidR="00026C35" w:rsidRPr="00C10536" w:rsidDel="00F13411">
          <w:delText xml:space="preserve"> if the individual undergoing meiosis has at least one heterozygous </w:delText>
        </w:r>
      </w:del>
      <w:del w:id="88" w:author="Nobu Masaki" w:date="2025-09-04T10:45:00Z" w16du:dateUtc="2025-09-04T17:45:00Z">
        <w:r w:rsidR="00026C35" w:rsidRPr="00C10536" w:rsidDel="00923B89">
          <w:delText xml:space="preserve">marker </w:delText>
        </w:r>
      </w:del>
      <w:del w:id="89" w:author="Nobu Masaki" w:date="2025-09-04T11:11:00Z" w16du:dateUtc="2025-09-04T18:11:00Z">
        <w:r w:rsidR="00026C35" w:rsidRPr="00C10536" w:rsidDel="00F13411">
          <w:delText>within the gene conversion tract</w:delText>
        </w:r>
        <w:r w:rsidR="00026C35" w:rsidRPr="00C10536" w:rsidDel="00F13411">
          <w:rPr>
            <w:rFonts w:hint="eastAsia"/>
          </w:rPr>
          <w:delText>.</w:delText>
        </w:r>
        <w:r w:rsidR="00026C35" w:rsidRPr="00C10536" w:rsidDel="00F13411">
          <w:delText xml:space="preserve"> Allele conversions cause </w:delText>
        </w:r>
        <w:r w:rsidR="00026C35" w:rsidRPr="00C10536" w:rsidDel="00F13411">
          <w:rPr>
            <w:rFonts w:hint="eastAsia"/>
          </w:rPr>
          <w:delText xml:space="preserve">discordant alleles within </w:delText>
        </w:r>
        <w:r w:rsidR="00026C35" w:rsidRPr="00C10536" w:rsidDel="00F13411">
          <w:delText>the IBD cluster in the current population</w:delText>
        </w:r>
        <w:r w:rsidR="00026C35" w:rsidRPr="00C10536" w:rsidDel="00F13411">
          <w:rPr>
            <w:rFonts w:hint="eastAsia"/>
          </w:rPr>
          <w:delText xml:space="preserve">, which can be used to detect past gene conversion events. Because discordant alleles can prevent the detection of </w:delText>
        </w:r>
        <w:r w:rsidR="00026C35" w:rsidRPr="00C10536" w:rsidDel="00F13411">
          <w:delText>the IBD cluster</w:delText>
        </w:r>
        <w:r w:rsidR="00026C35" w:rsidRPr="00C10536" w:rsidDel="00F13411">
          <w:rPr>
            <w:rFonts w:hint="eastAsia"/>
          </w:rPr>
          <w:delText xml:space="preserve">, </w:delText>
        </w:r>
      </w:del>
      <w:r w:rsidR="00026C35" w:rsidRPr="00C10536">
        <w:rPr>
          <w:rFonts w:hint="eastAsia"/>
        </w:rPr>
        <w:t xml:space="preserve">Browning and Browning devised a method to use non-overlapping </w:t>
      </w:r>
      <w:r w:rsidR="00026C35" w:rsidRPr="00C10536">
        <w:lastRenderedPageBreak/>
        <w:t>regions</w:t>
      </w:r>
      <w:r w:rsidR="00026C35" w:rsidRPr="00C10536">
        <w:rPr>
          <w:rFonts w:hint="eastAsia"/>
        </w:rPr>
        <w:t xml:space="preserve"> of each chromosome for detecting</w:t>
      </w:r>
      <w:r w:rsidR="00026C35" w:rsidRPr="00C10536">
        <w:t xml:space="preserve"> </w:t>
      </w:r>
      <w:r w:rsidR="00026C35" w:rsidRPr="00C10536">
        <w:rPr>
          <w:rFonts w:hint="eastAsia"/>
        </w:rPr>
        <w:t xml:space="preserve">IBD </w:t>
      </w:r>
      <w:r w:rsidR="00026C35" w:rsidRPr="00C10536">
        <w:t>clusters</w:t>
      </w:r>
      <w:r w:rsidR="00026C35" w:rsidRPr="00C10536">
        <w:rPr>
          <w:rFonts w:hint="eastAsia"/>
        </w:rPr>
        <w:t xml:space="preserve"> and </w:t>
      </w:r>
      <w:r w:rsidR="00026C35" w:rsidRPr="00C10536">
        <w:t>gene conversions</w:t>
      </w:r>
      <w:r w:rsidR="00026C35" w:rsidRPr="00C10536">
        <w:rPr>
          <w:rFonts w:hint="eastAsia"/>
        </w:rPr>
        <w:t xml:space="preserve"> </w:t>
      </w:r>
      <w:r w:rsidR="00026C35" w:rsidRPr="00C10536">
        <w:t>that have occurred</w:t>
      </w:r>
      <w:r w:rsidR="00026C35" w:rsidRPr="00C10536">
        <w:rPr>
          <w:rFonts w:hint="eastAsia"/>
        </w:rPr>
        <w:t xml:space="preserve"> on </w:t>
      </w:r>
      <w:r w:rsidR="00026C35" w:rsidRPr="00C10536">
        <w:t>each</w:t>
      </w:r>
      <w:r w:rsidR="00026C35" w:rsidRPr="00C10536">
        <w:rPr>
          <w:rFonts w:hint="eastAsia"/>
        </w:rPr>
        <w:t xml:space="preserve"> IBD </w:t>
      </w:r>
      <w:r w:rsidR="00026C35" w:rsidRPr="00C10536">
        <w:t>cluster</w:t>
      </w:r>
      <w:r w:rsidR="006B0CF3" w:rsidRPr="00C10536">
        <w:t xml:space="preserve"> </w:t>
      </w:r>
      <w:r w:rsidR="00026C35" w:rsidRPr="00C10536">
        <w:fldChar w:fldCharType="begin"/>
      </w:r>
      <w:r w:rsidR="00A90212">
        <w:instrText xml:space="preserve"> ADDIN ZOTERO_ITEM CSL_CITATION {"citationID":"6psVI0O8","properties":{"formattedCitation":"[13]","plainCitation":"[13]","noteIndex":0},"citationItems":[{"id":27,"uris":["http://zotero.org/users/14121098/items/CA6KQGXP"],"itemData":{"id":27,"type":"article-journal","container-title":"The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026C35" w:rsidRPr="00C10536">
        <w:fldChar w:fldCharType="separate"/>
      </w:r>
      <w:r w:rsidR="00A90212">
        <w:rPr>
          <w:rFonts w:ascii="Calibri" w:cs="Calibri"/>
          <w:kern w:val="0"/>
        </w:rPr>
        <w:t>[13]</w:t>
      </w:r>
      <w:r w:rsidR="00026C35" w:rsidRPr="00C10536">
        <w:fldChar w:fldCharType="end"/>
      </w:r>
      <w:r w:rsidR="006B0CF3" w:rsidRPr="00C10536">
        <w:t>.</w:t>
      </w:r>
      <w:r w:rsidR="00026C35" w:rsidRPr="00C10536">
        <w:t xml:space="preserve"> </w:t>
      </w:r>
      <w:r w:rsidR="00026C35" w:rsidRPr="00C10536">
        <w:rPr>
          <w:rFonts w:hint="eastAsia"/>
        </w:rPr>
        <w:t xml:space="preserve">Applying their method to whole autosome sequence data from 125,361 individuals from the UK Biobank, they found </w:t>
      </w:r>
      <w:r w:rsidR="00026C35" w:rsidRPr="00C10536">
        <w:t>9,313,066</w:t>
      </w:r>
      <w:r w:rsidR="00026C35" w:rsidRPr="00C10536">
        <w:rPr>
          <w:rFonts w:hint="eastAsia"/>
        </w:rPr>
        <w:t xml:space="preserve"> allele conversions inferred to belong to </w:t>
      </w:r>
      <w:r w:rsidR="00026C35" w:rsidRPr="00C10536">
        <w:t>5,961,128</w:t>
      </w:r>
      <w:r w:rsidR="00026C35" w:rsidRPr="00C10536">
        <w:rPr>
          <w:rFonts w:hint="eastAsia"/>
        </w:rPr>
        <w:t xml:space="preserve"> gene conversion tracts.</w:t>
      </w:r>
      <w:r w:rsidR="00026C35" w:rsidRPr="00C10536">
        <w:t xml:space="preserve"> To detect an allele conversion, this method requires at least two haplotypes within an IBD cluster to have the same alternate allele. This means that genotype errors will not be falsely identified as allele conversions, unless the same genotype error occurs twice in the same IBD cluster. </w:t>
      </w:r>
    </w:p>
    <w:p w14:paraId="0B0E9E0B" w14:textId="63B6BD44" w:rsidR="008B2512" w:rsidRPr="00C10536" w:rsidRDefault="00E665C6" w:rsidP="008B2512">
      <w:r w:rsidRPr="00C10536">
        <w:t xml:space="preserve">In our study, we propose a </w:t>
      </w:r>
      <w:r w:rsidR="00812CF8" w:rsidRPr="00C10536">
        <w:t xml:space="preserve">statistical method to model the length distribution of gene conversion tracts </w:t>
      </w:r>
      <w:r w:rsidRPr="00C10536">
        <w:t>detected from the UK Biobank whole</w:t>
      </w:r>
      <w:r w:rsidR="00D61BD6" w:rsidRPr="00C10536">
        <w:t xml:space="preserve"> </w:t>
      </w:r>
      <w:r w:rsidRPr="00C10536">
        <w:t xml:space="preserve">autosome data. </w:t>
      </w:r>
      <w:r w:rsidR="00DE426B" w:rsidRPr="00C10536">
        <w:t xml:space="preserve">In </w:t>
      </w:r>
      <w:r w:rsidR="00D96463" w:rsidRPr="00C10536">
        <w:t>our method</w:t>
      </w:r>
      <w:r w:rsidR="00DE426B" w:rsidRPr="00C10536">
        <w:t xml:space="preserve">, we account for the difference in the true length of a gene conversion tract and its observed length, </w:t>
      </w:r>
      <w:r w:rsidR="000F4E47" w:rsidRPr="00C10536">
        <w:t>which we define as the</w:t>
      </w:r>
      <w:r w:rsidR="00DE426B" w:rsidRPr="00C10536">
        <w:t xml:space="preserve"> </w:t>
      </w:r>
      <w:ins w:id="90" w:author="Nobu Masaki" w:date="2025-09-04T12:52:00Z" w16du:dateUtc="2025-09-04T19:52:00Z">
        <w:r w:rsidR="00A56D23">
          <w:t>length between the outermost allele</w:t>
        </w:r>
      </w:ins>
      <w:ins w:id="91" w:author="Nobu Masaki" w:date="2025-09-16T16:40:00Z" w16du:dateUtc="2025-09-16T23:40:00Z">
        <w:r w:rsidR="00852763">
          <w:t xml:space="preserve"> </w:t>
        </w:r>
      </w:ins>
      <w:ins w:id="92" w:author="Nobu Masaki" w:date="2025-09-04T12:52:00Z" w16du:dateUtc="2025-09-04T19:52:00Z">
        <w:r w:rsidR="00A56D23">
          <w:t>converted positions in this gene conversion tract</w:t>
        </w:r>
      </w:ins>
      <w:del w:id="93" w:author="Nobu Masaki" w:date="2025-09-04T12:52:00Z" w16du:dateUtc="2025-09-04T19:52:00Z">
        <w:r w:rsidR="00DE426B" w:rsidRPr="00C10536" w:rsidDel="00A56D23">
          <w:delText xml:space="preserve">distance between the furthest allele converted </w:delText>
        </w:r>
      </w:del>
      <w:del w:id="94" w:author="Nobu Masaki" w:date="2025-09-04T10:45:00Z" w16du:dateUtc="2025-09-04T17:45:00Z">
        <w:r w:rsidR="00DE426B" w:rsidRPr="00C10536" w:rsidDel="00923B89">
          <w:delText xml:space="preserve">markers </w:delText>
        </w:r>
      </w:del>
      <w:del w:id="95" w:author="Nobu Masaki" w:date="2025-09-04T12:52:00Z" w16du:dateUtc="2025-09-04T19:52:00Z">
        <w:r w:rsidR="00DE426B" w:rsidRPr="00C10536" w:rsidDel="00A56D23">
          <w:delText>inside this tract</w:delText>
        </w:r>
      </w:del>
      <w:r w:rsidR="00DE426B" w:rsidRPr="00C10536">
        <w:t xml:space="preserve">. </w:t>
      </w:r>
      <w:r w:rsidR="000F4E47" w:rsidRPr="00C10536">
        <w:t>The</w:t>
      </w:r>
      <w:r w:rsidR="00790FCC" w:rsidRPr="00C10536">
        <w:t xml:space="preserve"> gene conversion</w:t>
      </w:r>
      <w:r w:rsidRPr="00C10536">
        <w:t xml:space="preserve"> </w:t>
      </w:r>
      <w:r w:rsidR="000F4E47" w:rsidRPr="00C10536">
        <w:t xml:space="preserve">tracts that we detect are from </w:t>
      </w:r>
      <w:r w:rsidR="00790FCC" w:rsidRPr="00C10536">
        <w:t>past transmissions</w:t>
      </w:r>
      <w:r w:rsidR="009512A3" w:rsidRPr="00C10536">
        <w:t xml:space="preserve"> in the population</w:t>
      </w:r>
      <w:r w:rsidR="00026C35" w:rsidRPr="00C10536">
        <w:t>, for which the parental genotypes are not known</w:t>
      </w:r>
      <w:r w:rsidRPr="00C10536">
        <w:t>.</w:t>
      </w:r>
      <w:r w:rsidR="0088137D" w:rsidRPr="00C10536">
        <w:t xml:space="preserve"> </w:t>
      </w:r>
      <w:r w:rsidRPr="00C10536">
        <w:t xml:space="preserve">Allele conversions can only occur at heterozygous </w:t>
      </w:r>
      <w:r w:rsidR="00D61BD6" w:rsidRPr="00C10536">
        <w:t>sites</w:t>
      </w:r>
      <w:r w:rsidR="00A7191C" w:rsidRPr="00C10536">
        <w:t xml:space="preserve"> within a gene conversion tract</w:t>
      </w:r>
      <w:r w:rsidR="005A1553" w:rsidRPr="00C10536">
        <w:t xml:space="preserve"> in the transmitting parent</w:t>
      </w:r>
      <w:r w:rsidRPr="00C10536">
        <w:t xml:space="preserve">, </w:t>
      </w:r>
      <w:r w:rsidR="00691E29" w:rsidRPr="00C10536">
        <w:t xml:space="preserve">but we do not </w:t>
      </w:r>
      <w:r w:rsidR="00626FDE" w:rsidRPr="00C10536">
        <w:t>have access to the transmitting parent’s genotype</w:t>
      </w:r>
      <w:r w:rsidR="00A919D7" w:rsidRPr="00C10536">
        <w:t xml:space="preserve"> data</w:t>
      </w:r>
      <w:r w:rsidR="005A1553" w:rsidRPr="00C10536">
        <w:t xml:space="preserve">. </w:t>
      </w:r>
      <w:r w:rsidR="00E33611" w:rsidRPr="00C10536">
        <w:t xml:space="preserve">This is not a problem in pedigree studies, where the positions of heterozygous sites in </w:t>
      </w:r>
      <w:r w:rsidR="00C34F71" w:rsidRPr="00C10536">
        <w:t>both parents</w:t>
      </w:r>
      <w:r w:rsidR="00E33611" w:rsidRPr="00C10536">
        <w:t xml:space="preserve"> </w:t>
      </w:r>
      <w:r w:rsidR="005A1553" w:rsidRPr="00C10536">
        <w:t>are</w:t>
      </w:r>
      <w:r w:rsidR="00E33611" w:rsidRPr="00C10536">
        <w:t xml:space="preserve"> known. </w:t>
      </w:r>
      <w:r w:rsidR="00D524DA" w:rsidRPr="00C10536">
        <w:t xml:space="preserve">To appropriately account for the difference in the true and observed length of </w:t>
      </w:r>
      <w:r w:rsidR="00540CAB" w:rsidRPr="00C10536">
        <w:t xml:space="preserve">each </w:t>
      </w:r>
      <w:r w:rsidR="00D524DA" w:rsidRPr="00C10536">
        <w:t>gene conversion tract</w:t>
      </w:r>
      <w:r w:rsidR="00720FCC" w:rsidRPr="00C10536">
        <w:t xml:space="preserve"> in our study</w:t>
      </w:r>
      <w:r w:rsidR="00A47A7C" w:rsidRPr="00C10536">
        <w:t xml:space="preserve"> without access to the transmitting parent’s genotype data</w:t>
      </w:r>
      <w:r w:rsidR="00D524DA" w:rsidRPr="00C10536">
        <w:t xml:space="preserve">, </w:t>
      </w:r>
      <w:r w:rsidR="00C95E81" w:rsidRPr="00C10536">
        <w:t xml:space="preserve">we assume that </w:t>
      </w:r>
      <w:r w:rsidR="008B2512" w:rsidRPr="00C10536">
        <w:t xml:space="preserve">allele conversions occur with the same probability at each position within </w:t>
      </w:r>
      <w:r w:rsidR="00353403" w:rsidRPr="00C10536">
        <w:t>the same</w:t>
      </w:r>
      <w:r w:rsidR="008B2512" w:rsidRPr="00C10536">
        <w:t xml:space="preserve"> </w:t>
      </w:r>
      <w:r w:rsidR="006D6B88" w:rsidRPr="00C10536">
        <w:t xml:space="preserve">gene conversion </w:t>
      </w:r>
      <w:r w:rsidR="008B2512" w:rsidRPr="00C10536">
        <w:t>tract</w:t>
      </w:r>
      <w:r w:rsidR="007C32F8" w:rsidRPr="00C10536">
        <w:t>. We</w:t>
      </w:r>
      <w:r w:rsidR="00FC21F1" w:rsidRPr="00C10536">
        <w:t xml:space="preserve"> </w:t>
      </w:r>
      <w:r w:rsidR="008B2512" w:rsidRPr="00C10536">
        <w:t xml:space="preserve">estimate the allele conversion probability for each </w:t>
      </w:r>
      <w:r w:rsidR="00342258" w:rsidRPr="00C10536">
        <w:t xml:space="preserve">detected </w:t>
      </w:r>
      <w:r w:rsidR="008B2512" w:rsidRPr="00C10536">
        <w:t xml:space="preserve">gene conversion tract </w:t>
      </w:r>
      <w:r w:rsidR="00A50400" w:rsidRPr="00C10536">
        <w:t>using the</w:t>
      </w:r>
      <w:r w:rsidR="008B2512" w:rsidRPr="00C10536">
        <w:t xml:space="preserve"> heterozygosity rate of </w:t>
      </w:r>
      <w:del w:id="96" w:author="Nobu Masaki" w:date="2025-09-04T10:45:00Z" w16du:dateUtc="2025-09-04T17:45:00Z">
        <w:r w:rsidR="008B2512" w:rsidRPr="00C10536" w:rsidDel="00923B89">
          <w:delText xml:space="preserve">markers </w:delText>
        </w:r>
      </w:del>
      <w:ins w:id="97" w:author="Nobu Masaki" w:date="2025-09-04T10:45:00Z" w16du:dateUtc="2025-09-04T17:45:00Z">
        <w:r w:rsidR="00923B89">
          <w:t>positions</w:t>
        </w:r>
        <w:r w:rsidR="00923B89" w:rsidRPr="00C10536">
          <w:t xml:space="preserve"> </w:t>
        </w:r>
      </w:ins>
      <w:r w:rsidR="008B2512" w:rsidRPr="00C10536">
        <w:t>near the tract</w:t>
      </w:r>
      <w:r w:rsidR="00635EFC" w:rsidRPr="00C10536">
        <w:t>.</w:t>
      </w:r>
      <w:r w:rsidR="008E5602" w:rsidRPr="00C10536">
        <w:t xml:space="preserve"> </w:t>
      </w:r>
      <w:r w:rsidR="001D643B" w:rsidRPr="00C10536">
        <w:t>Additionally</w:t>
      </w:r>
      <w:r w:rsidR="008E5602" w:rsidRPr="00C10536">
        <w:t xml:space="preserve">, to account for the effects of linkage disequilibrium on the distribution of allele conversions, we found it necessary to exclude </w:t>
      </w:r>
      <w:r w:rsidR="00325927" w:rsidRPr="00C10536">
        <w:t>observed</w:t>
      </w:r>
      <w:r w:rsidR="008E5602" w:rsidRPr="00C10536">
        <w:t xml:space="preserve"> gene conversion </w:t>
      </w:r>
      <w:r w:rsidR="00325927" w:rsidRPr="00C10536">
        <w:t>tract lengths of</w:t>
      </w:r>
      <w:r w:rsidR="008E5602" w:rsidRPr="00C10536">
        <w:t xml:space="preserve"> one bp from our dataset</w:t>
      </w:r>
      <w:r w:rsidR="008B1BBD" w:rsidRPr="00C10536">
        <w:t>, and we account for this exclusion in our analys</w:t>
      </w:r>
      <w:r w:rsidR="006C7A22" w:rsidRPr="00C10536">
        <w:t>es</w:t>
      </w:r>
      <w:r w:rsidR="008E5602" w:rsidRPr="00C10536">
        <w:t xml:space="preserve"> (</w:t>
      </w:r>
      <w:r w:rsidR="00045F25">
        <w:t xml:space="preserve">see </w:t>
      </w:r>
      <w:r w:rsidR="00704AF9">
        <w:t xml:space="preserve">S1 </w:t>
      </w:r>
      <w:r w:rsidR="00BC75CD">
        <w:t>Appendix</w:t>
      </w:r>
      <w:r w:rsidR="008E5602" w:rsidRPr="00C10536">
        <w:t>).</w:t>
      </w:r>
    </w:p>
    <w:p w14:paraId="129E877A" w14:textId="0BFBADFF" w:rsidR="00120A6F" w:rsidRPr="00C10536" w:rsidRDefault="00120A6F" w:rsidP="00714A5C">
      <w:r w:rsidRPr="00C10536">
        <w:t xml:space="preserve">We allow the length distribution </w:t>
      </w:r>
      <w:r w:rsidR="000B0111" w:rsidRPr="00C10536">
        <w:t xml:space="preserve">of gene conversion tracts </w:t>
      </w:r>
      <w:r w:rsidRPr="00C10536">
        <w:t xml:space="preserve">to </w:t>
      </w:r>
      <w:r w:rsidR="0048213E" w:rsidRPr="00C10536">
        <w:t>follow</w:t>
      </w:r>
      <w:r w:rsidR="00DE3A95" w:rsidRPr="00C10536">
        <w:t xml:space="preserve"> a geometric random variable</w:t>
      </w:r>
      <w:r w:rsidR="00C65C31" w:rsidRPr="00C10536">
        <w:t xml:space="preserve">, a </w:t>
      </w:r>
      <w:r w:rsidRPr="00C10536">
        <w:t>sum of two geometric random variables</w:t>
      </w:r>
      <w:r w:rsidR="00C65C31" w:rsidRPr="00C10536">
        <w:t>, or a mixture of two geometric components</w:t>
      </w:r>
      <w:r w:rsidRPr="00C10536">
        <w:t xml:space="preserve">. </w:t>
      </w:r>
      <w:r w:rsidR="00C62669" w:rsidRPr="00C10536">
        <w:t xml:space="preserve">A geometric distribution is appropriate if the gene conversion tract grows one bp at a time, and after each extension, there is a </w:t>
      </w:r>
      <w:r w:rsidR="00C62669" w:rsidRPr="00C10536">
        <w:lastRenderedPageBreak/>
        <w:t xml:space="preserve">fixed probability that it continues extending to the next bp, independent of previous steps. </w:t>
      </w:r>
      <w:r w:rsidR="00AA5ECB" w:rsidRPr="00C10536">
        <w:t>T</w:t>
      </w:r>
      <w:r w:rsidR="00FC103E" w:rsidRPr="00C10536">
        <w:t>his distribution has been found to accurately model the</w:t>
      </w:r>
      <w:r w:rsidR="000F3893" w:rsidRPr="00C10536">
        <w:t xml:space="preserve"> length distribution of gene conversion tracts in </w:t>
      </w:r>
      <w:r w:rsidR="000F3893" w:rsidRPr="00C10536">
        <w:rPr>
          <w:i/>
          <w:iCs/>
        </w:rPr>
        <w:t>Drosophila</w:t>
      </w:r>
      <w:r w:rsidR="000F0B87" w:rsidRPr="00C10536">
        <w:rPr>
          <w:i/>
          <w:iCs/>
        </w:rPr>
        <w:t xml:space="preserve"> melanogaster</w:t>
      </w:r>
      <w:r w:rsidR="0035601E" w:rsidRPr="00C10536">
        <w:t xml:space="preserve"> </w:t>
      </w:r>
      <w:r w:rsidR="000F3893" w:rsidRPr="00C10536">
        <w:rPr>
          <w:i/>
          <w:iCs/>
        </w:rPr>
        <w:fldChar w:fldCharType="begin"/>
      </w:r>
      <w:r w:rsidR="00A90212">
        <w:rPr>
          <w:i/>
          <w:iCs/>
        </w:rPr>
        <w:instrText xml:space="preserve"> ADDIN ZOTERO_ITEM CSL_CITATION {"citationID":"m1f0Ksm3","properties":{"formattedCitation":"[14]","plainCitation":"[14]","noteIndex":0},"citationItems":[{"id":148,"uris":["http://zotero.org/users/14121098/items/BY6CJ2ZJ"],"itemData":{"id":148,"type":"article-journal","abstract":"Employing extensive co-conversion data for selected and unselected sites of known molecular location in the rosy locus of Drosophila. we determine the parameters of meiotic gene conversion tract length distribution. The tract length distribution for gene conversion events can be approximated by the equation P(L &amp;gt; or = n) = phi n where P is the probability that tract length (L) is greater than or equal to a specified number of nucleotides (n). From the co-conversion data, a maximum likelihood estimate with standard error for phi is 0.99717 +/- 0.00026, corresponding to a mean conversion tract length of 352 base pairs. (Thus, gene conversion tract lengths are sufficiently small to allow for extensive shuffling of DNA sequence polymorphisms within a gene). For selected site conversions there is a bias towards recovery of longer tracts. The distribution of conversion tract lengths associated with selected sites can be approximated by the equation P(L &amp;gt; or = n/ selected) = phi n(1 - n + n/phi), where P is now the probability that a selected site tract length (L) is greater than or equal to a specified number of nucleotides (n). For the optimal value of phi determined from the co-conversion analysis, the mean conversion tract length for selected sites is 706 base pairs. We discuss, in the light of this and other studies, the relationship between meiotic gene conversion and P element excision induced gap repair and determine that they are distinct processes defined by different parameters and, possibly, mechanisms.","container-title":"Genetics","DOI":"10.1093/genetics/137.4.1019","ISSN":"1943-2631","issue":"4","journalAbbreviation":"Genetics","page":"1019-1026","source":"Silverchair","title":"Meiotic gene conversion tract length distribution within the rosy locus of Drosophila melanogaster.","volume":"137","author":[{"family":"Hilliker","given":"A J"},{"family":"Harauz","given":"G"},{"family":"Reaume","given":"A G"},{"family":"Gray","given":"M"},{"family":"Clark","given":"S H"},{"family":"Chovnick","given":"A"}],"issued":{"date-parts":[["1994",8,1]]}}}],"schema":"https://github.com/citation-style-language/schema/raw/master/csl-citation.json"} </w:instrText>
      </w:r>
      <w:r w:rsidR="000F3893" w:rsidRPr="00C10536">
        <w:rPr>
          <w:i/>
          <w:iCs/>
        </w:rPr>
        <w:fldChar w:fldCharType="separate"/>
      </w:r>
      <w:r w:rsidR="00A90212">
        <w:rPr>
          <w:rFonts w:ascii="Calibri" w:cs="Calibri"/>
          <w:kern w:val="0"/>
        </w:rPr>
        <w:t>[14]</w:t>
      </w:r>
      <w:r w:rsidR="000F3893" w:rsidRPr="00C10536">
        <w:rPr>
          <w:i/>
          <w:iCs/>
        </w:rPr>
        <w:fldChar w:fldCharType="end"/>
      </w:r>
      <w:r w:rsidR="0035601E" w:rsidRPr="00C10536">
        <w:t>.</w:t>
      </w:r>
      <w:r w:rsidR="000F3893" w:rsidRPr="00C10536">
        <w:rPr>
          <w:i/>
          <w:iCs/>
        </w:rPr>
        <w:t xml:space="preserve"> </w:t>
      </w:r>
      <w:r w:rsidR="00F457B0" w:rsidRPr="00C10536">
        <w:t xml:space="preserve">A sum of two geometric random variables </w:t>
      </w:r>
      <w:r w:rsidR="00436793" w:rsidRPr="00C10536">
        <w:t xml:space="preserve">is </w:t>
      </w:r>
      <w:r w:rsidR="00F457B0" w:rsidRPr="00C10536">
        <w:rPr>
          <w:rFonts w:hint="eastAsia"/>
        </w:rPr>
        <w:t>a</w:t>
      </w:r>
      <w:r w:rsidR="00F457B0" w:rsidRPr="00C10536">
        <w:t xml:space="preserve">ppropriate if the gene conversion tract </w:t>
      </w:r>
      <w:r w:rsidR="007958EC" w:rsidRPr="00C10536">
        <w:t xml:space="preserve">extends outward in both directions from a central position, </w:t>
      </w:r>
      <w:r w:rsidR="00F51E9B" w:rsidRPr="00C10536">
        <w:t>with each side following the same extension process as in the geometric case</w:t>
      </w:r>
      <w:r w:rsidR="00F457B0" w:rsidRPr="00C10536">
        <w:t>.</w:t>
      </w:r>
      <w:r w:rsidR="002D3020" w:rsidRPr="00C10536">
        <w:t xml:space="preserve"> Here, we assume that the probability of extending by one bp is the same in both directions.</w:t>
      </w:r>
      <w:r w:rsidR="00F457B0" w:rsidRPr="00C10536">
        <w:t xml:space="preserve"> </w:t>
      </w:r>
      <w:r w:rsidR="001D643B" w:rsidRPr="00C10536">
        <w:t>A</w:t>
      </w:r>
      <w:r w:rsidR="00C65C31" w:rsidRPr="00C10536">
        <w:t xml:space="preserve"> mixture of two geometric components</w:t>
      </w:r>
      <w:del w:id="98" w:author="Nobu Masaki" w:date="2025-09-04T12:55:00Z" w16du:dateUtc="2025-09-04T19:55:00Z">
        <w:r w:rsidR="00C65C31" w:rsidRPr="00C10536" w:rsidDel="00731CA9">
          <w:delText xml:space="preserve"> </w:delText>
        </w:r>
      </w:del>
      <w:ins w:id="99" w:author="Nobu Masaki" w:date="2025-09-04T12:55:00Z" w16du:dateUtc="2025-09-04T19:55:00Z">
        <w:r w:rsidR="00731CA9">
          <w:t xml:space="preserve"> is a more flexible distribution that allows us to account for </w:t>
        </w:r>
      </w:ins>
      <w:ins w:id="100" w:author="Nobu Masaki" w:date="2025-09-04T12:58:00Z" w16du:dateUtc="2025-09-04T19:58:00Z">
        <w:r w:rsidR="00731CA9">
          <w:t>a wider tail in the tract length distribution compared to the previous two distributions</w:t>
        </w:r>
      </w:ins>
      <w:del w:id="101" w:author="Nobu Masaki" w:date="2025-09-04T12:55:00Z" w16du:dateUtc="2025-09-04T19:55:00Z">
        <w:r w:rsidR="00696799" w:rsidRPr="00C10536" w:rsidDel="00731CA9">
          <w:delText>is</w:delText>
        </w:r>
        <w:r w:rsidR="00516380" w:rsidRPr="00C10536" w:rsidDel="00731CA9">
          <w:delText xml:space="preserve"> </w:delText>
        </w:r>
        <w:r w:rsidR="002B4F37" w:rsidRPr="00C10536" w:rsidDel="00731CA9">
          <w:delText>appropriate</w:delText>
        </w:r>
        <w:r w:rsidR="00516380" w:rsidRPr="00C10536" w:rsidDel="00731CA9">
          <w:delText xml:space="preserve"> if </w:delText>
        </w:r>
        <w:r w:rsidR="006C7A22" w:rsidRPr="00C10536" w:rsidDel="00731CA9">
          <w:delText xml:space="preserve">some proportion of </w:delText>
        </w:r>
        <w:r w:rsidR="00866D7B" w:rsidRPr="00C10536" w:rsidDel="00731CA9">
          <w:delText>gene conversion tracts ha</w:delText>
        </w:r>
        <w:r w:rsidR="008E652A" w:rsidRPr="00C10536" w:rsidDel="00731CA9">
          <w:delText>ve</w:delText>
        </w:r>
        <w:r w:rsidR="00866D7B" w:rsidRPr="00C10536" w:rsidDel="00731CA9">
          <w:delText xml:space="preserve"> a smaller mean length </w:delText>
        </w:r>
        <w:r w:rsidR="009E3A5D" w:rsidRPr="00C10536" w:rsidDel="00731CA9">
          <w:delText>relative to the remaining tracts</w:delText>
        </w:r>
      </w:del>
      <w:r w:rsidR="009A467F" w:rsidRPr="00C10536">
        <w:t>.</w:t>
      </w:r>
      <w:r w:rsidR="009E3A5D" w:rsidRPr="00C10536">
        <w:t xml:space="preserve"> </w:t>
      </w:r>
      <w:ins w:id="102" w:author="Nobu Masaki" w:date="2025-09-04T13:14:00Z" w16du:dateUtc="2025-09-04T20:14:00Z">
        <w:r w:rsidR="007A6EFE">
          <w:t xml:space="preserve">This mixture distribution has </w:t>
        </w:r>
      </w:ins>
      <w:ins w:id="103" w:author="Nobu Masaki" w:date="2025-09-04T13:18:00Z" w16du:dateUtc="2025-09-04T20:18:00Z">
        <w:r w:rsidR="007A6EFE">
          <w:t xml:space="preserve">been </w:t>
        </w:r>
      </w:ins>
      <w:ins w:id="104" w:author="Nobu Masaki" w:date="2025-09-16T16:55:00Z" w16du:dateUtc="2025-09-16T23:55:00Z">
        <w:r w:rsidR="00100E0E">
          <w:t>used to model the</w:t>
        </w:r>
      </w:ins>
      <w:ins w:id="105" w:author="Nobu Masaki" w:date="2025-09-04T13:18:00Z" w16du:dateUtc="2025-09-04T20:18:00Z">
        <w:r w:rsidR="007A6EFE">
          <w:t xml:space="preserve"> length distribution of gene conversion tracts in previous studies. </w:t>
        </w:r>
      </w:ins>
      <w:ins w:id="106" w:author="Nobu Masaki" w:date="2025-09-22T14:24:00Z" w16du:dateUtc="2025-09-22T21:24:00Z">
        <w:r w:rsidR="00EE74BB">
          <w:t>Using</w:t>
        </w:r>
      </w:ins>
      <w:del w:id="107" w:author="Nobu Masaki" w:date="2025-09-04T13:18:00Z" w16du:dateUtc="2025-09-04T20:18:00Z">
        <w:r w:rsidR="009E3A5D" w:rsidRPr="00C10536" w:rsidDel="007A6EFE">
          <w:delText xml:space="preserve">This </w:delText>
        </w:r>
        <w:r w:rsidR="002E0D26" w:rsidRPr="00C10536" w:rsidDel="007A6EFE">
          <w:delText>phenomenon has previously been observed in mammals</w:delText>
        </w:r>
        <w:r w:rsidR="009E3A5D" w:rsidRPr="00C10536" w:rsidDel="007A6EFE">
          <w:delText>.</w:delText>
        </w:r>
        <w:r w:rsidR="009A467F" w:rsidRPr="00C10536" w:rsidDel="007A6EFE">
          <w:delText xml:space="preserve"> For </w:delText>
        </w:r>
      </w:del>
      <w:del w:id="108" w:author="Nobu Masaki" w:date="2025-09-22T14:24:00Z" w16du:dateUtc="2025-09-22T21:24:00Z">
        <w:r w:rsidR="009A467F" w:rsidRPr="00C10536" w:rsidDel="00EE74BB">
          <w:delText xml:space="preserve">example, </w:delText>
        </w:r>
      </w:del>
      <w:ins w:id="109" w:author="Nobu Masaki" w:date="2025-09-22T14:08:00Z" w16du:dateUtc="2025-09-22T21:08:00Z">
        <w:r w:rsidR="00A7210D">
          <w:t xml:space="preserve"> a mixture of two geometric components</w:t>
        </w:r>
      </w:ins>
      <w:ins w:id="110" w:author="Nobu Masaki" w:date="2025-09-22T14:10:00Z" w16du:dateUtc="2025-09-22T21:10:00Z">
        <w:r w:rsidR="00A7210D">
          <w:t xml:space="preserve"> to model gene conversion tract lengths detected in a captive baboon colony</w:t>
        </w:r>
      </w:ins>
      <w:ins w:id="111" w:author="Nobu Masaki" w:date="2025-09-22T14:08:00Z" w16du:dateUtc="2025-09-22T21:08:00Z">
        <w:r w:rsidR="00A7210D">
          <w:t xml:space="preserve">, </w:t>
        </w:r>
      </w:ins>
      <w:r w:rsidR="009A467F" w:rsidRPr="00C10536">
        <w:t xml:space="preserve">Wall et al. </w:t>
      </w:r>
      <w:r w:rsidR="009A0DA1" w:rsidRPr="00C10536">
        <w:t>estimated</w:t>
      </w:r>
      <w:ins w:id="112" w:author="Nobu Masaki" w:date="2025-09-04T13:19:00Z" w16du:dateUtc="2025-09-04T20:19:00Z">
        <w:r w:rsidR="007A6EFE">
          <w:t xml:space="preserve"> </w:t>
        </w:r>
      </w:ins>
      <w:ins w:id="113" w:author="Nobu Masaki" w:date="2025-09-22T14:10:00Z" w16du:dateUtc="2025-09-22T21:10:00Z">
        <w:r w:rsidR="00A7210D">
          <w:t>the means of the two components to be</w:t>
        </w:r>
      </w:ins>
      <w:ins w:id="114" w:author="Nobu Masaki" w:date="2025-09-04T13:20:00Z" w16du:dateUtc="2025-09-04T20:20:00Z">
        <w:r w:rsidR="00AE79B3">
          <w:t xml:space="preserve"> 24 bp (95% CI: [18, 31]) and </w:t>
        </w:r>
      </w:ins>
      <w:ins w:id="115" w:author="Nobu Masaki" w:date="2025-09-04T13:21:00Z" w16du:dateUtc="2025-09-04T20:21:00Z">
        <w:r w:rsidR="00AE79B3">
          <w:t xml:space="preserve">4.3 kb (95% CI: [2.6, 4.9]) </w:t>
        </w:r>
      </w:ins>
      <w:del w:id="116" w:author="Nobu Masaki" w:date="2025-09-04T13:20:00Z" w16du:dateUtc="2025-09-04T20:20:00Z">
        <w:r w:rsidR="009A467F" w:rsidRPr="00C10536" w:rsidDel="00AE79B3">
          <w:delText xml:space="preserve">, </w:delText>
        </w:r>
        <w:r w:rsidR="00DC7168" w:rsidRPr="00C10536" w:rsidDel="00AE79B3">
          <w:delText>applying this distribution to</w:delText>
        </w:r>
        <w:r w:rsidR="009A467F" w:rsidRPr="00C10536" w:rsidDel="00AE79B3">
          <w:delText xml:space="preserve"> gene conversion tracts from a captive baboon colony, </w:delText>
        </w:r>
      </w:del>
      <w:del w:id="117" w:author="Nobu Masaki" w:date="2025-09-04T13:21:00Z" w16du:dateUtc="2025-09-04T20:21:00Z">
        <w:r w:rsidR="009A467F" w:rsidRPr="00C10536" w:rsidDel="00AE79B3">
          <w:delText xml:space="preserve">that </w:delText>
        </w:r>
        <w:r w:rsidR="00A31A40" w:rsidRPr="00C10536" w:rsidDel="00AE79B3">
          <w:delText>more than 99%</w:delText>
        </w:r>
        <w:r w:rsidR="009A467F" w:rsidRPr="00C10536" w:rsidDel="00AE79B3">
          <w:delText xml:space="preserve"> of all gene conversion tracts </w:delText>
        </w:r>
        <w:r w:rsidR="000F3EC4" w:rsidRPr="00C10536" w:rsidDel="00AE79B3">
          <w:delText>were</w:delText>
        </w:r>
        <w:r w:rsidR="009A467F" w:rsidRPr="00C10536" w:rsidDel="00AE79B3">
          <w:delText xml:space="preserve"> very short (mean 24 bp), but the remaining tracts </w:delText>
        </w:r>
        <w:r w:rsidR="000F3EC4" w:rsidRPr="00C10536" w:rsidDel="00AE79B3">
          <w:delText>were</w:delText>
        </w:r>
        <w:r w:rsidR="00B73000" w:rsidRPr="00C10536" w:rsidDel="00AE79B3">
          <w:delText xml:space="preserve"> much longer</w:delText>
        </w:r>
        <w:r w:rsidR="009A467F" w:rsidRPr="00C10536" w:rsidDel="00AE79B3">
          <w:delText xml:space="preserve"> (mean 4.3 kb)</w:delText>
        </w:r>
        <w:r w:rsidR="00A75D5F" w:rsidRPr="00C10536" w:rsidDel="00AE79B3">
          <w:delText xml:space="preserve"> </w:delText>
        </w:r>
      </w:del>
      <w:r w:rsidR="00B73000" w:rsidRPr="00C10536">
        <w:fldChar w:fldCharType="begin"/>
      </w:r>
      <w:r w:rsidR="00493CD6">
        <w:instrText xml:space="preserve"> ADDIN ZOTERO_ITEM CSL_CITATION {"citationID":"EUQGjfOC","properties":{"formattedCitation":"[9]","plainCitation":"[9]","noteIndex":0},"citationItems":[{"id":30,"uris":["http://zotero.org/users/14121098/items/P4S3NZ9X"],"itemData":{"id":30,"type":"article-journal","abstract":"Homologous recombination has been extensively studied in humans and a handful of model organisms. Much less is known about recombination in other species, including nonhuman primates. Here, we present a study of crossovers (COs) and noncrossover (NCO) recombination in olive baboons (Papio anubis) from two pedigrees containing a total of 20 paternal and 17 maternal meioses, and compare these results to linkage disequilibrium (LD) based recombination estimates from 36 unrelated olive baboons. We demonstrate how COs, combined with LD-based recombination estimates, can be used to identify genome assembly errors. We also quantify sex-specific differences in recombination rates, including elevated male CO and reduced female CO rates near telomeres. Finally, we add to the increasing body of evidence suggesting that while most NCO recombination tracts in mammals are short (e.g., &amp;lt;500 bp), there is a non-negligible fraction of longer (e.g., &amp;gt;1 kb) NCO tracts. For NCO tracts shorter than 10 kb, we fit a mixture of two (truncated) geometric distributions model to the NCO tract length distribution and estimate that &amp;gt;99% of all NCO tracts are very short (mean 24 bp), but the remaining tracts can be quite long (mean 4.3 kb). A single geometric distribution model for NCO tract lengths is incompatible with the data, suggesting that LD-based methods for estimating NCO recombination rates that make this assumption may need to be modified.","container-title":"Genome Biology and Evolution","DOI":"10.1093/gbe/evac040","ISSN":"1759-6653","issue":"4","journalAbbreviation":"Genome Biology and Evolution","page":"evac040","source":"Silverchair","title":"High-Resolution Estimates of Crossover and Noncrossover Recombination from a Captive Baboon Colony","volume":"14","author":[{"family":"Wall","given":"Jeffrey D."},{"family":"Robinson","given":"Jacqueline A."},{"family":"Cox","given":"Laura A."}],"issued":{"date-parts":[["2022",4,1]]}}}],"schema":"https://github.com/citation-style-language/schema/raw/master/csl-citation.json"} </w:instrText>
      </w:r>
      <w:r w:rsidR="00B73000" w:rsidRPr="00C10536">
        <w:fldChar w:fldCharType="separate"/>
      </w:r>
      <w:r w:rsidR="00493CD6">
        <w:rPr>
          <w:rFonts w:ascii="Calibri" w:cs="Calibri"/>
          <w:kern w:val="0"/>
        </w:rPr>
        <w:t>[9]</w:t>
      </w:r>
      <w:r w:rsidR="00B73000" w:rsidRPr="00C10536">
        <w:fldChar w:fldCharType="end"/>
      </w:r>
      <w:r w:rsidR="00A75D5F" w:rsidRPr="00C10536">
        <w:t>.</w:t>
      </w:r>
      <w:r w:rsidR="009A467F" w:rsidRPr="00C10536">
        <w:t xml:space="preserve"> </w:t>
      </w:r>
      <w:r w:rsidR="00DC7168" w:rsidRPr="00C10536">
        <w:t xml:space="preserve">Furthermore, </w:t>
      </w:r>
      <w:r w:rsidR="00C65C31" w:rsidRPr="00C10536">
        <w:t xml:space="preserve">Palsson et al. </w:t>
      </w:r>
      <w:r w:rsidR="00DC7168" w:rsidRPr="00C10536">
        <w:t xml:space="preserve">similarly </w:t>
      </w:r>
      <w:ins w:id="118" w:author="Nobu Masaki" w:date="2025-09-04T13:32:00Z" w16du:dateUtc="2025-09-04T20:32:00Z">
        <w:r w:rsidR="00714A5C">
          <w:t xml:space="preserve">fit a mixture of </w:t>
        </w:r>
      </w:ins>
      <w:ins w:id="119" w:author="Nobu Masaki" w:date="2025-09-04T13:33:00Z" w16du:dateUtc="2025-09-04T20:33:00Z">
        <w:r w:rsidR="00714A5C">
          <w:t xml:space="preserve">two </w:t>
        </w:r>
      </w:ins>
      <w:ins w:id="120" w:author="Nobu Masaki" w:date="2025-09-04T13:32:00Z" w16du:dateUtc="2025-09-04T20:32:00Z">
        <w:r w:rsidR="00714A5C">
          <w:t xml:space="preserve">negative binomial distributions </w:t>
        </w:r>
      </w:ins>
      <w:ins w:id="121" w:author="Nobu Masaki" w:date="2025-09-22T14:25:00Z" w16du:dateUtc="2025-09-22T21:25:00Z">
        <w:r w:rsidR="00EB1760">
          <w:t>to</w:t>
        </w:r>
      </w:ins>
      <w:ins w:id="122" w:author="Nobu Masaki" w:date="2025-09-04T13:33:00Z" w16du:dateUtc="2025-09-04T20:33:00Z">
        <w:r w:rsidR="00714A5C" w:rsidRPr="00C10536">
          <w:t xml:space="preserve"> shorter gene conversion tracts (</w:t>
        </w:r>
      </w:ins>
      <w:ins w:id="123" w:author="Nobu Masaki" w:date="2025-09-16T16:56:00Z" w16du:dateUtc="2025-09-16T23:56:00Z">
        <w:r w:rsidR="00100E0E">
          <w:t>less than</w:t>
        </w:r>
      </w:ins>
      <w:ins w:id="124" w:author="Nobu Masaki" w:date="2025-09-16T16:54:00Z" w16du:dateUtc="2025-09-16T23:54:00Z">
        <w:r w:rsidR="00100E0E">
          <w:t xml:space="preserve"> </w:t>
        </w:r>
      </w:ins>
      <w:ins w:id="125" w:author="Nobu Masaki" w:date="2025-09-04T13:33:00Z" w16du:dateUtc="2025-09-04T20:33:00Z">
        <w:r w:rsidR="00714A5C" w:rsidRPr="00C10536">
          <w:t xml:space="preserve">1 kb) </w:t>
        </w:r>
      </w:ins>
      <w:ins w:id="126" w:author="Nobu Masaki" w:date="2025-09-22T14:24:00Z" w16du:dateUtc="2025-09-22T21:24:00Z">
        <w:r w:rsidR="0029619B">
          <w:t>detected in both human sexes</w:t>
        </w:r>
      </w:ins>
      <w:ins w:id="127" w:author="Nobu Masaki" w:date="2025-09-04T13:35:00Z" w16du:dateUtc="2025-09-04T20:35:00Z">
        <w:r w:rsidR="00714A5C">
          <w:t xml:space="preserve"> </w:t>
        </w:r>
      </w:ins>
      <w:del w:id="128" w:author="Nobu Masaki" w:date="2025-09-03T11:44:00Z" w16du:dateUtc="2025-09-03T18:44:00Z">
        <w:r w:rsidR="009A0DA1" w:rsidRPr="00C10536" w:rsidDel="00205024">
          <w:delText xml:space="preserve">estimated </w:delText>
        </w:r>
      </w:del>
      <w:del w:id="129" w:author="Nobu Masaki" w:date="2025-09-04T13:33:00Z" w16du:dateUtc="2025-09-04T20:33:00Z">
        <w:r w:rsidR="009A0DA1" w:rsidRPr="00C10536" w:rsidDel="00714A5C">
          <w:delText>that within</w:delText>
        </w:r>
        <w:r w:rsidR="00DC7168" w:rsidRPr="00C10536" w:rsidDel="00714A5C">
          <w:delText xml:space="preserve"> </w:delText>
        </w:r>
        <w:r w:rsidR="009A0DA1" w:rsidRPr="00C10536" w:rsidDel="00714A5C">
          <w:delText>shorter gene conversion tracts (&lt;1</w:delText>
        </w:r>
        <w:r w:rsidR="005D6D4D" w:rsidRPr="00C10536" w:rsidDel="00714A5C">
          <w:delText xml:space="preserve"> </w:delText>
        </w:r>
        <w:r w:rsidR="009A0DA1" w:rsidRPr="00C10536" w:rsidDel="00714A5C">
          <w:delText>kb)</w:delText>
        </w:r>
        <w:r w:rsidR="000F3EC4" w:rsidRPr="00C10536" w:rsidDel="00714A5C">
          <w:delText xml:space="preserve"> in both sexes</w:delText>
        </w:r>
      </w:del>
      <w:del w:id="130" w:author="Nobu Masaki" w:date="2025-09-04T13:35:00Z" w16du:dateUtc="2025-09-04T20:35:00Z">
        <w:r w:rsidR="009A0DA1" w:rsidRPr="00C10536" w:rsidDel="00714A5C">
          <w:delText xml:space="preserve">, </w:delText>
        </w:r>
      </w:del>
      <w:del w:id="131" w:author="Nobu Masaki" w:date="2025-09-03T11:44:00Z" w16du:dateUtc="2025-09-03T18:44:00Z">
        <w:r w:rsidR="00EC0253" w:rsidRPr="00C10536" w:rsidDel="00205024">
          <w:delText xml:space="preserve">the majority of </w:delText>
        </w:r>
        <w:r w:rsidR="009A0DA1" w:rsidRPr="00C10536" w:rsidDel="00205024">
          <w:delText>gene conversion tracts had a smaller mean</w:delText>
        </w:r>
        <w:r w:rsidR="00EC0253" w:rsidRPr="00C10536" w:rsidDel="00205024">
          <w:delText xml:space="preserve"> </w:delText>
        </w:r>
        <w:r w:rsidR="009A0DA1" w:rsidRPr="00C10536" w:rsidDel="00205024">
          <w:delText xml:space="preserve">compared to the remaining </w:delText>
        </w:r>
        <w:r w:rsidR="000F3EC4" w:rsidRPr="00C10536" w:rsidDel="00205024">
          <w:delText>tracts</w:delText>
        </w:r>
        <w:r w:rsidR="00A75D5F" w:rsidRPr="00C10536" w:rsidDel="00205024">
          <w:delText xml:space="preserve"> </w:delText>
        </w:r>
      </w:del>
      <w:r w:rsidR="00B43670" w:rsidRPr="00C10536">
        <w:fldChar w:fldCharType="begin"/>
      </w:r>
      <w:r w:rsidR="00493CD6">
        <w:instrText xml:space="preserve"> ADDIN ZOTERO_ITEM CSL_CITATION {"citationID":"v6WqbSyJ","properties":{"formattedCitation":"[11]","plainCitation":"[11]","noteIndex":0},"citationItems":[{"id":153,"uris":["http://zotero.org/users/14121098/items/RH6JCRV9"],"itemData":{"id":153,"type":"article-journal","abstract":"Human recombination maps are a valuable resource for association and linkage studies and crucial for many inferences of population history and natural selection. Existing maps1–5 are based solely on cross-over (CO) recombination, omitting non-cross-overs (NCOs)—the more common form of recombination6—owing to the difficulty in detecting them. Using whole-genome sequence data in families, we estimate the number of NCOs transmitted from parent to offspring and derive complete, sex-specific recombination maps including both NCOs and COs. Mothers have fewer but longer NCOs than fathers, and oocytes accumulate NCOs in a non-regulated fashion with maternal age. Recombination, primarily NCO, is responsible for 1.8% (95% confidence interval: 1.3–2.3) and 11.3% (95% confidence interval: 9.0–13.6) of paternal and maternal de novo mutations, respectively, and may drive the increase in de novo mutations with maternal age. NCOs are substantially more prominent than COs in centromeres, possibly to avoid large-scale genomic changes that may cause aneuploidy. Our results demonstrate that NCOs highlight to a much greater extent than COs the differences in the meiotic process between the sexes, in which maternal NCOs may reflect the safeguarding of oocytes from infancy until ovulation.","container-title":"Nature","DOI":"10.1038/s41586-024-08450-5","ISSN":"1476-4687","issue":"8055","language":"en","license":"2025 The Author(s)","note":"publisher: Nature Publishing Group","page":"700-707","source":"www.nature.com","title":"Complete human recombination maps","volume":"639","author":[{"family":"Palsson","given":"Gunnar"},{"family":"Hardarson","given":"Marteinn T."},{"family":"Jonsson","given":"Hakon"},{"family":"Steinthorsdottir","given":"Valgerdur"},{"family":"Stefansson","given":"Olafur A."},{"family":"Eggertsson","given":"Hannes P."},{"family":"Gudjonsson","given":"Sigurjon A."},{"family":"Olason","given":"Pall I."},{"family":"Gylfason","given":"Arnaldur"},{"family":"Masson","given":"Gisli"},{"family":"Thorsteinsdottir","given":"Unnur"},{"family":"Sulem","given":"Patrick"},{"family":"Helgason","given":"Agnar"},{"family":"Gudbjartsson","given":"Daniel F."},{"family":"Halldorsson","given":"Bjarni V."},{"family":"Stefansson","given":"Kari"}],"issued":{"date-parts":[["2025",3]]}}}],"schema":"https://github.com/citation-style-language/schema/raw/master/csl-citation.json"} </w:instrText>
      </w:r>
      <w:r w:rsidR="00B43670" w:rsidRPr="00C10536">
        <w:fldChar w:fldCharType="separate"/>
      </w:r>
      <w:r w:rsidR="00493CD6">
        <w:rPr>
          <w:rFonts w:ascii="Calibri" w:cs="Calibri"/>
          <w:kern w:val="0"/>
        </w:rPr>
        <w:t>[11]</w:t>
      </w:r>
      <w:r w:rsidR="00B43670" w:rsidRPr="00C10536">
        <w:fldChar w:fldCharType="end"/>
      </w:r>
      <w:r w:rsidR="00A75D5F" w:rsidRPr="00C10536">
        <w:t>.</w:t>
      </w:r>
      <w:ins w:id="132" w:author="Nobu Masaki" w:date="2025-09-16T16:55:00Z" w16du:dateUtc="2025-09-16T23:55:00Z">
        <w:r w:rsidR="00100E0E">
          <w:t xml:space="preserve"> </w:t>
        </w:r>
      </w:ins>
      <w:del w:id="133" w:author="Nobu Masaki" w:date="2025-09-16T16:55:00Z" w16du:dateUtc="2025-09-16T23:55:00Z">
        <w:r w:rsidR="000B23CE" w:rsidRPr="00C10536" w:rsidDel="00100E0E">
          <w:delText xml:space="preserve"> </w:delText>
        </w:r>
      </w:del>
      <w:r w:rsidR="00CE0D68" w:rsidRPr="00C10536">
        <w:t>For each</w:t>
      </w:r>
      <w:r w:rsidR="000B0111" w:rsidRPr="00C10536">
        <w:t xml:space="preserve"> tract length distribution, we derive </w:t>
      </w:r>
      <w:r w:rsidR="006C7A22" w:rsidRPr="00C10536">
        <w:t xml:space="preserve">a </w:t>
      </w:r>
      <w:r w:rsidR="000B0111" w:rsidRPr="00C10536">
        <w:t>closed form expression for the distribution of observed tract lengths</w:t>
      </w:r>
      <w:r w:rsidR="00237CFE" w:rsidRPr="00C10536">
        <w:t xml:space="preserve"> to efficiently calculate the</w:t>
      </w:r>
      <w:r w:rsidR="00E554F5" w:rsidRPr="00C10536">
        <w:t xml:space="preserve"> joint</w:t>
      </w:r>
      <w:r w:rsidR="00237CFE" w:rsidRPr="00C10536">
        <w:t xml:space="preserve"> likelihood</w:t>
      </w:r>
      <w:r w:rsidR="009E3E36" w:rsidRPr="00C10536">
        <w:t xml:space="preserve"> for</w:t>
      </w:r>
      <w:r w:rsidR="008E5602" w:rsidRPr="00C10536">
        <w:t xml:space="preserve"> </w:t>
      </w:r>
      <w:r w:rsidR="005A2D92" w:rsidRPr="00C10536">
        <w:t>nearly</w:t>
      </w:r>
      <w:r w:rsidR="00AD49E7" w:rsidRPr="00C10536">
        <w:t xml:space="preserve"> one million</w:t>
      </w:r>
      <w:r w:rsidR="009E3E36" w:rsidRPr="00C10536">
        <w:t xml:space="preserve"> detected gene conversion tracts</w:t>
      </w:r>
      <w:r w:rsidR="00237CFE" w:rsidRPr="00C10536">
        <w:t xml:space="preserve"> during maximum likelihood estimation.</w:t>
      </w:r>
      <w:r w:rsidR="00800D97" w:rsidRPr="00C10536">
        <w:t xml:space="preserve"> </w:t>
      </w:r>
      <w:r w:rsidR="00D5159E" w:rsidRPr="00C10536">
        <w:t xml:space="preserve">After fitting our model </w:t>
      </w:r>
      <w:del w:id="134" w:author="Nobu Masaki" w:date="2025-09-22T14:28:00Z" w16du:dateUtc="2025-09-22T21:28:00Z">
        <w:r w:rsidR="00D5159E" w:rsidRPr="00C10536" w:rsidDel="004C5AB5">
          <w:delText xml:space="preserve">for </w:delText>
        </w:r>
      </w:del>
      <w:ins w:id="135" w:author="Nobu Masaki" w:date="2025-09-22T14:28:00Z" w16du:dateUtc="2025-09-22T21:28:00Z">
        <w:r w:rsidR="004C5AB5">
          <w:t>assuming</w:t>
        </w:r>
        <w:r w:rsidR="004C5AB5" w:rsidRPr="00C10536">
          <w:t xml:space="preserve"> </w:t>
        </w:r>
      </w:ins>
      <w:r w:rsidR="00D5159E" w:rsidRPr="00C10536">
        <w:t>each tract length distribution, we use the</w:t>
      </w:r>
      <w:r w:rsidR="000B23CE" w:rsidRPr="00C10536">
        <w:t xml:space="preserve"> </w:t>
      </w:r>
      <w:del w:id="136" w:author="Nobu Masaki" w:date="2025-09-16T17:23:00Z" w16du:dateUtc="2025-09-17T00:23:00Z">
        <w:r w:rsidR="000B23CE" w:rsidRPr="00C10536" w:rsidDel="00DA7AA0">
          <w:delText xml:space="preserve">Akaike </w:delText>
        </w:r>
      </w:del>
      <w:ins w:id="137" w:author="Nobu Masaki" w:date="2025-09-16T17:23:00Z" w16du:dateUtc="2025-09-17T00:23:00Z">
        <w:r w:rsidR="00DA7AA0">
          <w:t>Bayesian</w:t>
        </w:r>
        <w:r w:rsidR="00DA7AA0" w:rsidRPr="00C10536">
          <w:t xml:space="preserve"> </w:t>
        </w:r>
      </w:ins>
      <w:r w:rsidR="000B23CE" w:rsidRPr="00C10536">
        <w:t>Information Criterion (</w:t>
      </w:r>
      <w:ins w:id="138" w:author="Nobu Masaki" w:date="2025-09-16T17:21:00Z" w16du:dateUtc="2025-09-17T00:21:00Z">
        <w:r w:rsidR="00DA7AA0">
          <w:t>B</w:t>
        </w:r>
      </w:ins>
      <w:del w:id="139" w:author="Nobu Masaki" w:date="2025-09-16T17:21:00Z" w16du:dateUtc="2025-09-17T00:21:00Z">
        <w:r w:rsidR="000B23CE" w:rsidRPr="00C10536" w:rsidDel="00DA7AA0">
          <w:delText>A</w:delText>
        </w:r>
      </w:del>
      <w:r w:rsidR="000B23CE" w:rsidRPr="00C10536">
        <w:t>IC) to choose the best</w:t>
      </w:r>
      <w:r w:rsidR="00395C1E" w:rsidRPr="00C10536">
        <w:t xml:space="preserve"> </w:t>
      </w:r>
      <w:r w:rsidR="000B23CE" w:rsidRPr="00C10536">
        <w:t>fitting tract length distribution</w:t>
      </w:r>
      <w:del w:id="140" w:author="Nobu Masaki" w:date="2025-09-16T17:28:00Z" w16du:dateUtc="2025-09-17T00:28:00Z">
        <w:r w:rsidR="00A75D5F" w:rsidRPr="00C10536" w:rsidDel="00E4459F">
          <w:delText xml:space="preserve"> </w:delText>
        </w:r>
      </w:del>
      <w:ins w:id="141" w:author="Nobu Masaki" w:date="2025-09-16T17:28:00Z" w16du:dateUtc="2025-09-17T00:28:00Z">
        <w:r w:rsidR="00E4459F">
          <w:t xml:space="preserve"> </w:t>
        </w:r>
      </w:ins>
      <w:r w:rsidR="00E4459F">
        <w:fldChar w:fldCharType="begin"/>
      </w:r>
      <w:r w:rsidR="00E4459F">
        <w:instrText xml:space="preserve"> ADDIN ZOTERO_ITEM CSL_CITATION {"citationID":"xNQdGaLp","properties":{"formattedCitation":"[15]","plainCitation":"[15]","noteIndex":0},"citationItems":[{"id":278,"uris":["http://zotero.org/users/14121098/items/SEBPVZAH"],"itemData":{"id":278,"type":"article-journal","abstract":"The problem of selecting one of a number of models of different dimensions is treated by finding its Bayes solution, and evaluating the leading terms of its asymptotic expansion. These terms are a valid large-sample criterion beyond the Bayesian context, since they do not depend on the a priori distribution.","container-title":"The Annals of Statistics","ISSN":"0090-5364","issue":"2","note":"publisher: Institute of Mathematical Statistics","page":"461-464","source":"JSTOR","title":"Estimating the Dimension of a Model","volume":"6","author":[{"family":"Schwarz","given":"Gideon"}],"issued":{"date-parts":[["1978"]]}}}],"schema":"https://github.com/citation-style-language/schema/raw/master/csl-citation.json"} </w:instrText>
      </w:r>
      <w:r w:rsidR="00E4459F">
        <w:fldChar w:fldCharType="separate"/>
      </w:r>
      <w:r w:rsidR="00E4459F">
        <w:rPr>
          <w:noProof/>
        </w:rPr>
        <w:t>[15]</w:t>
      </w:r>
      <w:r w:rsidR="00E4459F">
        <w:fldChar w:fldCharType="end"/>
      </w:r>
      <w:del w:id="142" w:author="Nobu Masaki" w:date="2025-09-16T17:28:00Z" w16du:dateUtc="2025-09-17T00:28:00Z">
        <w:r w:rsidR="000B23CE" w:rsidRPr="00C10536" w:rsidDel="00E4459F">
          <w:fldChar w:fldCharType="begin"/>
        </w:r>
        <w:r w:rsidR="00A90212" w:rsidDel="00E4459F">
          <w:delInstrText xml:space="preserve"> ADDIN ZOTERO_ITEM CSL_CITATION {"citationID":"3OizI5PW","properties":{"formattedCitation":"[15]","plainCitation":"[15]","noteIndex":0},"citationItems":[{"id":4,"uris":["http://zotero.org/users/14121098/items/X4C9XQ5F"],"itemData":{"id":4,"type":"article-journal","abstract":"The history of the development of statistical hypothesis testing in time series analysis is reviewed briefly and it is pointed out that the hypothesis testing procedure is not adequately defined as the procedure for statistical model identification. The classical maximum likelihood estimation procedure is reviewed and a new estimate minimum information theoretical criterion (AIC) estimate (MAICE) which is designed for the purpose of statistical identification is introduced. When there are several competing models the MAICE is defined by the model and the maximum likelihood estimates of the parameters which give the minimum of AIC defined by AIC = (-2)log-(maximum likelihood) + 2(number of independently adjusted parameters within the model). MAICE provides a versatile procedure for statistical model identification which is free from the ambiguities inherent in the application of conventional hypothesis testing procedure. The practical utility of MAICE in time series analysis is demonstrated with some numerical examples.","container-title":"IEEE Transactions on Automatic Control","DOI":"10.1109/TAC.1974.1100705","ISSN":"1558-2523","issue":"6","note":"event-title: IEEE Transactions on Automatic Control","page":"716-723","source":"IEEE Xplore","title":"A new look at the statistical model identification","volume":"19","author":[{"family":"Akaike","given":"H."}],"issued":{"date-parts":[["1974",12]]}}}],"schema":"https://github.com/citation-style-language/schema/raw/master/csl-citation.json"} </w:delInstrText>
        </w:r>
        <w:r w:rsidR="000B23CE" w:rsidRPr="00C10536" w:rsidDel="00E4459F">
          <w:fldChar w:fldCharType="separate"/>
        </w:r>
        <w:r w:rsidR="00A90212" w:rsidDel="00E4459F">
          <w:rPr>
            <w:rFonts w:ascii="Calibri" w:cs="Calibri"/>
            <w:kern w:val="0"/>
          </w:rPr>
          <w:delText>[15]</w:delText>
        </w:r>
        <w:r w:rsidR="000B23CE" w:rsidRPr="00C10536" w:rsidDel="00E4459F">
          <w:fldChar w:fldCharType="end"/>
        </w:r>
      </w:del>
      <w:r w:rsidR="00A75D5F" w:rsidRPr="00C10536">
        <w:t>.</w:t>
      </w:r>
      <w:r w:rsidR="0029437A" w:rsidRPr="00C10536">
        <w:t xml:space="preserve"> </w:t>
      </w:r>
    </w:p>
    <w:p w14:paraId="6BAE8FE6" w14:textId="2CE3B4C1" w:rsidR="00014E94" w:rsidRDefault="000A5977" w:rsidP="006556C7">
      <w:pPr>
        <w:rPr>
          <w:ins w:id="143" w:author="Nobu Masaki" w:date="2025-09-22T14:52:00Z" w16du:dateUtc="2025-09-22T21:52:00Z"/>
        </w:rPr>
      </w:pPr>
      <w:bookmarkStart w:id="144" w:name="OLE_LINK1"/>
      <w:ins w:id="145" w:author="Nobu Masaki" w:date="2025-09-09T11:19:00Z" w16du:dateUtc="2025-09-09T18:19:00Z">
        <w:r>
          <w:t xml:space="preserve">We validate our </w:t>
        </w:r>
      </w:ins>
      <w:ins w:id="146" w:author="Nobu Masaki" w:date="2025-09-22T14:28:00Z" w16du:dateUtc="2025-09-22T21:28:00Z">
        <w:r w:rsidR="00F64DB4">
          <w:t>method</w:t>
        </w:r>
      </w:ins>
      <w:ins w:id="147" w:author="Nobu Masaki" w:date="2025-09-09T11:19:00Z" w16du:dateUtc="2025-09-09T18:19:00Z">
        <w:r>
          <w:t xml:space="preserve"> using two simulation studies.</w:t>
        </w:r>
      </w:ins>
      <w:ins w:id="148" w:author="Nobu Masaki" w:date="2025-09-09T11:20:00Z" w16du:dateUtc="2025-09-09T18:20:00Z">
        <w:r>
          <w:t xml:space="preserve"> In the first simulation study, </w:t>
        </w:r>
      </w:ins>
      <w:ins w:id="149" w:author="Nobu Masaki" w:date="2025-09-09T11:32:00Z" w16du:dateUtc="2025-09-09T18:32:00Z">
        <w:r w:rsidR="001062F5">
          <w:t xml:space="preserve">we fit our model on </w:t>
        </w:r>
      </w:ins>
      <w:ins w:id="150" w:author="Nobu Masaki" w:date="2025-09-09T11:37:00Z" w16du:dateUtc="2025-09-09T18:37:00Z">
        <w:r w:rsidR="001062F5">
          <w:t>gene conversion tracts detected</w:t>
        </w:r>
      </w:ins>
      <w:ins w:id="151" w:author="Nobu Masaki" w:date="2025-09-22T14:56:00Z" w16du:dateUtc="2025-09-22T21:56:00Z">
        <w:r w:rsidR="00014E94">
          <w:t xml:space="preserve">, using the </w:t>
        </w:r>
      </w:ins>
      <w:ins w:id="152" w:author="Nobu Masaki" w:date="2025-09-22T15:19:00Z" w16du:dateUtc="2025-09-22T22:19:00Z">
        <w:r w:rsidR="00ED4619">
          <w:t xml:space="preserve">IBD cluster </w:t>
        </w:r>
      </w:ins>
      <w:ins w:id="153" w:author="Nobu Masaki" w:date="2025-09-22T14:56:00Z" w16du:dateUtc="2025-09-22T21:56:00Z">
        <w:r w:rsidR="00014E94">
          <w:t>method described in Browning and Browning (2024),</w:t>
        </w:r>
      </w:ins>
      <w:ins w:id="154" w:author="Nobu Masaki" w:date="2025-09-09T11:37:00Z" w16du:dateUtc="2025-09-09T18:37:00Z">
        <w:r w:rsidR="001062F5">
          <w:t xml:space="preserve"> from a coalescent simulation</w:t>
        </w:r>
      </w:ins>
      <w:del w:id="155" w:author="Nobu Masaki" w:date="2025-09-22T14:56:00Z" w16du:dateUtc="2025-09-22T21:56:00Z">
        <w:r w:rsidR="001062F5" w:rsidDel="00014E94">
          <w:fldChar w:fldCharType="begin"/>
        </w:r>
        <w:r w:rsidR="00A90212" w:rsidDel="00014E94">
          <w:delInstrText xml:space="preserve"> ADDIN ZOTERO_ITEM CSL_CITATION {"citationID":"AysnwQzy","properties":{"formattedCitation":"[13]","plainCitation":"[13]","noteIndex":0},"citationItems":[{"id":27,"uris":["http://zotero.org/users/14121098/items/CA6KQGXP"],"itemData":{"id":27,"type":"article-journal","container-title":"The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delInstrText>
        </w:r>
        <w:r w:rsidR="001062F5" w:rsidDel="00014E94">
          <w:fldChar w:fldCharType="separate"/>
        </w:r>
        <w:r w:rsidR="00A90212" w:rsidDel="00014E94">
          <w:rPr>
            <w:noProof/>
          </w:rPr>
          <w:delText>[13]</w:delText>
        </w:r>
        <w:r w:rsidR="001062F5" w:rsidDel="00014E94">
          <w:fldChar w:fldCharType="end"/>
        </w:r>
      </w:del>
      <w:ins w:id="156" w:author="Nobu Masaki" w:date="2025-09-09T11:37:00Z" w16du:dateUtc="2025-09-09T18:37:00Z">
        <w:r w:rsidR="001062F5">
          <w:t xml:space="preserve"> </w:t>
        </w:r>
      </w:ins>
      <w:ins w:id="157" w:author="Nobu Masaki" w:date="2025-09-09T11:38:00Z" w16du:dateUtc="2025-09-09T18:38:00Z">
        <w:r w:rsidR="001062F5">
          <w:t>incorporat</w:t>
        </w:r>
      </w:ins>
      <w:ins w:id="158" w:author="Nobu Masaki" w:date="2025-09-22T14:56:00Z" w16du:dateUtc="2025-09-22T21:56:00Z">
        <w:r w:rsidR="00014E94">
          <w:t>ing</w:t>
        </w:r>
      </w:ins>
      <w:ins w:id="159" w:author="Nobu Masaki" w:date="2025-09-09T11:38:00Z" w16du:dateUtc="2025-09-09T18:38:00Z">
        <w:r w:rsidR="001062F5">
          <w:t xml:space="preserve"> gene conversion</w:t>
        </w:r>
      </w:ins>
      <w:ins w:id="160" w:author="Nobu Masaki" w:date="2025-09-09T11:39:00Z" w16du:dateUtc="2025-09-09T18:39:00Z">
        <w:r w:rsidR="001062F5">
          <w:t>s with a mean tract length of 300 b</w:t>
        </w:r>
      </w:ins>
      <w:ins w:id="161" w:author="Nobu Masaki" w:date="2025-09-22T14:56:00Z" w16du:dateUtc="2025-09-22T21:56:00Z">
        <w:r w:rsidR="00014E94">
          <w:t xml:space="preserve">p </w:t>
        </w:r>
      </w:ins>
      <w:r w:rsidR="008A6C00">
        <w:fldChar w:fldCharType="begin"/>
      </w:r>
      <w:r w:rsidR="008A6C00">
        <w:instrText xml:space="preserve"> ADDIN ZOTERO_ITEM CSL_CITATION {"citationID":"olPQVv7l","properties":{"formattedCitation":"[13]","plainCitation":"[13]","noteIndex":0},"citationItems":[{"id":27,"uris":["http://zotero.org/users/14121098/items/CA6KQGXP"],"itemData":{"id":27,"type":"article-journal","container-title":"The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8A6C00">
        <w:fldChar w:fldCharType="separate"/>
      </w:r>
      <w:r w:rsidR="008A6C00">
        <w:rPr>
          <w:noProof/>
        </w:rPr>
        <w:t>[13]</w:t>
      </w:r>
      <w:r w:rsidR="008A6C00">
        <w:fldChar w:fldCharType="end"/>
      </w:r>
      <w:ins w:id="162" w:author="Nobu Masaki" w:date="2025-09-22T14:56:00Z" w16du:dateUtc="2025-09-22T21:56:00Z">
        <w:r w:rsidR="00014E94">
          <w:t>.</w:t>
        </w:r>
      </w:ins>
      <w:ins w:id="163" w:author="Nobu Masaki" w:date="2025-09-22T14:30:00Z" w16du:dateUtc="2025-09-22T21:30:00Z">
        <w:r w:rsidR="008F6F78">
          <w:t xml:space="preserve"> </w:t>
        </w:r>
      </w:ins>
      <w:ins w:id="164" w:author="Nobu Masaki" w:date="2025-09-22T14:57:00Z" w16du:dateUtc="2025-09-22T21:57:00Z">
        <w:r w:rsidR="008A6C00">
          <w:t>This coalescent simulation was</w:t>
        </w:r>
      </w:ins>
      <w:ins w:id="165" w:author="Nobu Masaki" w:date="2025-09-09T11:40:00Z" w16du:dateUtc="2025-09-09T18:40:00Z">
        <w:r w:rsidR="001062F5" w:rsidRPr="00C10536">
          <w:t xml:space="preserve"> conducted using </w:t>
        </w:r>
        <w:r w:rsidR="001062F5" w:rsidRPr="00C10536">
          <w:rPr>
            <w:i/>
            <w:iCs/>
          </w:rPr>
          <w:t>msprime</w:t>
        </w:r>
      </w:ins>
      <w:ins w:id="166" w:author="Nobu Masaki" w:date="2025-09-22T16:44:00Z" w16du:dateUtc="2025-09-22T23:44:00Z">
        <w:r w:rsidR="00A44FC8">
          <w:t xml:space="preserve"> and includes crossover events, mutations, and genotype errors </w:t>
        </w:r>
      </w:ins>
      <w:ins w:id="167" w:author="Nobu Masaki" w:date="2025-09-09T11:40:00Z" w16du:dateUtc="2025-09-09T18:40:00Z">
        <w:r w:rsidR="001062F5" w:rsidRPr="00C10536">
          <w:fldChar w:fldCharType="begin"/>
        </w:r>
      </w:ins>
      <w:r w:rsidR="00A90212">
        <w:instrText xml:space="preserve"> ADDIN ZOTERO_ITEM CSL_CITATION {"citationID":"3QYqe6ba","properties":{"formattedCitation":"[16]","plainCitation":"[16]","noteIndex":0},"citationItems":[{"id":11,"uris":["http://zotero.org/users/14121098/items/NHQI4KVE"],"itemData":{"id":11,"type":"article-journal","abstract":"Stochastic simulation is a key tool in population genetics, since the models involved are often analytically intractable and simulation is usually the only way of obtaining ground-truth data to evaluate inferences. Because of this, a large number of specialized simulation programs have been developed, each filling a particular niche, but with largely overlapping functionality and a substantial duplication of effort. Here, we introduce msprime version 1.0, which efficiently implements ancestry and mutation simulations based on the succinct tree sequence data structure and the tskit library. We summarize msprime’s many features, and show that its performance is excellent, often many times faster and more memory efficient than specialized alternatives. These high-performance features have been thoroughly tested and validated, and built using a collaborative, open source development model, which reduces duplication of effort and promotes software quality via community engagement.","container-title":"Genetics","DOI":"10.1093/genetics/iyab229","ISSN":"1943-2631","issue":"3","journalAbbreviation":"Genetics","page":"iyab229","source":"Silverchair","title":"Efficient ancestry and mutation simulation with msprime 1.0","volume":"220","author":[{"family":"Baumdicker","given":"Franz"},{"family":"Bisschop","given":"Gertjan"},{"family":"Goldstein","given":"Daniel"},{"family":"Gower","given":"Graham"},{"family":"Ragsdale","given":"Aaron P"},{"family":"Tsambos","given":"Georgia"},{"family":"Zhu","given":"Sha"},{"family":"Eldon","given":"Bjarki"},{"family":"Ellerman","given":"E Castedo"},{"family":"Galloway","given":"Jared G"},{"family":"Gladstein","given":"Ariella L"},{"family":"Gorjanc","given":"Gregor"},{"family":"Guo","given":"Bing"},{"family":"Jeffery","given":"Ben"},{"family":"Kretzschumar","given":"Warren W"},{"family":"Lohse","given":"Konrad"},{"family":"Matschiner","given":"Michael"},{"family":"Nelson","given":"Dominic"},{"family":"Pope","given":"Nathaniel S"},{"family":"Quinto-Cortés","given":"Consuelo D"},{"family":"Rodrigues","given":"Murillo F"},{"family":"Saunack","given":"Kumar"},{"family":"Sellinger","given":"Thibaut"},{"family":"Thornton","given":"Kevin"},{"family":"Kemenade","given":"Hugo","non-dropping-particle":"van"},{"family":"Wohns","given":"Anthony W"},{"family":"Wong","given":"Yan"},{"family":"Gravel","given":"Simon"},{"family":"Kern","given":"Andrew D"},{"family":"Koskela","given":"Jere"},{"family":"Ralph","given":"Peter L"},{"family":"Kelleher","given":"Jerome"}],"issued":{"date-parts":[["2022",3,1]]}}}],"schema":"https://github.com/citation-style-language/schema/raw/master/csl-citation.json"} </w:instrText>
      </w:r>
      <w:ins w:id="168" w:author="Nobu Masaki" w:date="2025-09-09T11:40:00Z" w16du:dateUtc="2025-09-09T18:40:00Z">
        <w:r w:rsidR="001062F5" w:rsidRPr="00C10536">
          <w:fldChar w:fldCharType="separate"/>
        </w:r>
      </w:ins>
      <w:r w:rsidR="00A90212">
        <w:rPr>
          <w:rFonts w:ascii="Calibri" w:cs="Calibri"/>
          <w:kern w:val="0"/>
        </w:rPr>
        <w:t>[16]</w:t>
      </w:r>
      <w:ins w:id="169" w:author="Nobu Masaki" w:date="2025-09-09T11:40:00Z" w16du:dateUtc="2025-09-09T18:40:00Z">
        <w:r w:rsidR="001062F5" w:rsidRPr="00C10536">
          <w:fldChar w:fldCharType="end"/>
        </w:r>
        <w:r w:rsidR="001062F5" w:rsidRPr="00C10536">
          <w:t xml:space="preserve">. </w:t>
        </w:r>
        <w:r w:rsidR="001062F5">
          <w:t xml:space="preserve">The details of this coalescent simulation and the </w:t>
        </w:r>
      </w:ins>
      <w:ins w:id="170" w:author="Nobu Masaki" w:date="2025-09-22T14:57:00Z" w16du:dateUtc="2025-09-22T21:57:00Z">
        <w:r w:rsidR="00A16A3C">
          <w:t xml:space="preserve">subsequent </w:t>
        </w:r>
      </w:ins>
      <w:ins w:id="171" w:author="Nobu Masaki" w:date="2025-09-09T11:40:00Z" w16du:dateUtc="2025-09-09T18:40:00Z">
        <w:r w:rsidR="001062F5">
          <w:t>detection of gene conversion tracts is described in Browning and Bro</w:t>
        </w:r>
      </w:ins>
      <w:ins w:id="172" w:author="Nobu Masaki" w:date="2025-09-09T11:41:00Z" w16du:dateUtc="2025-09-09T18:41:00Z">
        <w:r w:rsidR="001062F5">
          <w:t xml:space="preserve">wning (2024) </w:t>
        </w:r>
      </w:ins>
      <w:r w:rsidR="001062F5">
        <w:fldChar w:fldCharType="begin"/>
      </w:r>
      <w:r w:rsidR="00A90212">
        <w:instrText xml:space="preserve"> ADDIN ZOTERO_ITEM CSL_CITATION {"citationID":"a2HBGty8","properties":{"formattedCitation":"[13]","plainCitation":"[13]","noteIndex":0},"citationItems":[{"id":27,"uris":["http://zotero.org/users/14121098/items/CA6KQGXP"],"itemData":{"id":27,"type":"article-journal","container-title":"The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1062F5">
        <w:fldChar w:fldCharType="separate"/>
      </w:r>
      <w:r w:rsidR="00A90212">
        <w:rPr>
          <w:noProof/>
        </w:rPr>
        <w:t>[13]</w:t>
      </w:r>
      <w:r w:rsidR="001062F5">
        <w:fldChar w:fldCharType="end"/>
      </w:r>
      <w:ins w:id="173" w:author="Nobu Masaki" w:date="2025-09-09T11:41:00Z" w16du:dateUtc="2025-09-09T18:41:00Z">
        <w:r w:rsidR="001062F5">
          <w:t xml:space="preserve">. The purpose of applying our method to these detected gene conversion tracts is to assess </w:t>
        </w:r>
      </w:ins>
      <w:ins w:id="174" w:author="Nobu Masaki" w:date="2025-09-09T11:42:00Z" w16du:dateUtc="2025-09-09T18:42:00Z">
        <w:r w:rsidR="00DD4235">
          <w:t xml:space="preserve">our method’s ability to </w:t>
        </w:r>
      </w:ins>
      <w:ins w:id="175" w:author="Nobu Masaki" w:date="2025-09-22T14:47:00Z" w16du:dateUtc="2025-09-22T21:47:00Z">
        <w:r w:rsidR="001D0530">
          <w:t xml:space="preserve">adjust for methodological </w:t>
        </w:r>
        <w:r w:rsidR="001D0530">
          <w:lastRenderedPageBreak/>
          <w:t xml:space="preserve">constraints in the </w:t>
        </w:r>
      </w:ins>
      <w:ins w:id="176" w:author="Nobu Masaki" w:date="2025-09-09T11:42:00Z" w16du:dateUtc="2025-09-09T18:42:00Z">
        <w:r w:rsidR="00DD4235">
          <w:t>gene conversion detection method by Browning and Br</w:t>
        </w:r>
      </w:ins>
      <w:ins w:id="177" w:author="Nobu Masaki" w:date="2025-09-09T11:43:00Z" w16du:dateUtc="2025-09-09T18:43:00Z">
        <w:r w:rsidR="00DD4235">
          <w:t xml:space="preserve">owning </w:t>
        </w:r>
      </w:ins>
      <w:r w:rsidR="00DD4235">
        <w:fldChar w:fldCharType="begin"/>
      </w:r>
      <w:r w:rsidR="00A90212">
        <w:instrText xml:space="preserve"> ADDIN ZOTERO_ITEM CSL_CITATION {"citationID":"rUtgJIT1","properties":{"formattedCitation":"[13]","plainCitation":"[13]","noteIndex":0},"citationItems":[{"id":27,"uris":["http://zotero.org/users/14121098/items/CA6KQGXP"],"itemData":{"id":27,"type":"article-journal","container-title":"The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DD4235">
        <w:fldChar w:fldCharType="separate"/>
      </w:r>
      <w:r w:rsidR="00A90212">
        <w:rPr>
          <w:noProof/>
        </w:rPr>
        <w:t>[13]</w:t>
      </w:r>
      <w:r w:rsidR="00DD4235">
        <w:fldChar w:fldCharType="end"/>
      </w:r>
      <w:ins w:id="178" w:author="Nobu Masaki" w:date="2025-09-22T14:39:00Z" w16du:dateUtc="2025-09-22T21:39:00Z">
        <w:r w:rsidR="001D0530">
          <w:t>.</w:t>
        </w:r>
      </w:ins>
      <w:ins w:id="179" w:author="Nobu Masaki" w:date="2025-09-22T15:13:00Z" w16du:dateUtc="2025-09-22T22:13:00Z">
        <w:r w:rsidR="00C15323">
          <w:t xml:space="preserve"> These constraints are described in more detail in the section, Detecting gene conversion tracts.</w:t>
        </w:r>
      </w:ins>
      <w:ins w:id="180" w:author="Nobu Masaki" w:date="2025-09-22T14:39:00Z" w16du:dateUtc="2025-09-22T21:39:00Z">
        <w:r w:rsidR="001D0530">
          <w:t xml:space="preserve"> </w:t>
        </w:r>
      </w:ins>
      <w:del w:id="181" w:author="Nobu Masaki" w:date="2025-09-22T15:12:00Z" w16du:dateUtc="2025-09-22T22:12:00Z">
        <w:r w:rsidR="00014E94" w:rsidDel="0020456D">
          <w:fldChar w:fldCharType="begin"/>
        </w:r>
        <w:r w:rsidR="00014E94" w:rsidDel="0020456D">
          <w:delInstrText xml:space="preserve"> ADDIN ZOTERO_ITEM CSL_CITATION {"citationID":"Cqd6ydW1","properties":{"formattedCitation":"[13]","plainCitation":"[13]","noteIndex":0},"citationItems":[{"id":27,"uris":["http://zotero.org/users/14121098/items/CA6KQGXP"],"itemData":{"id":27,"type":"article-journal","container-title":"The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delInstrText>
        </w:r>
        <w:r w:rsidR="00014E94" w:rsidDel="0020456D">
          <w:fldChar w:fldCharType="separate"/>
        </w:r>
        <w:r w:rsidR="00014E94" w:rsidDel="0020456D">
          <w:rPr>
            <w:noProof/>
          </w:rPr>
          <w:delText>[13]</w:delText>
        </w:r>
        <w:r w:rsidR="00014E94" w:rsidDel="0020456D">
          <w:fldChar w:fldCharType="end"/>
        </w:r>
      </w:del>
    </w:p>
    <w:p w14:paraId="577D40D6" w14:textId="0C61EBB4" w:rsidR="000A5977" w:rsidRDefault="00DD4235" w:rsidP="00383E7A">
      <w:pPr>
        <w:rPr>
          <w:ins w:id="182" w:author="Nobu Masaki" w:date="2025-09-09T11:20:00Z" w16du:dateUtc="2025-09-09T18:20:00Z"/>
        </w:rPr>
      </w:pPr>
      <w:ins w:id="183" w:author="Nobu Masaki" w:date="2025-09-09T11:46:00Z" w16du:dateUtc="2025-09-09T18:46:00Z">
        <w:r>
          <w:t>In our</w:t>
        </w:r>
      </w:ins>
      <w:ins w:id="184" w:author="Nobu Masaki" w:date="2025-09-09T11:44:00Z" w16du:dateUtc="2025-09-09T18:44:00Z">
        <w:r>
          <w:t xml:space="preserve"> second </w:t>
        </w:r>
      </w:ins>
      <w:ins w:id="185" w:author="Nobu Masaki" w:date="2025-09-09T11:45:00Z" w16du:dateUtc="2025-09-09T18:45:00Z">
        <w:r>
          <w:t>simulation study</w:t>
        </w:r>
      </w:ins>
      <w:ins w:id="186" w:author="Nobu Masaki" w:date="2025-09-09T11:46:00Z" w16du:dateUtc="2025-09-09T18:46:00Z">
        <w:r>
          <w:t xml:space="preserve">, </w:t>
        </w:r>
      </w:ins>
      <w:ins w:id="187" w:author="Nobu Masaki" w:date="2025-09-09T11:20:00Z" w16du:dateUtc="2025-09-09T18:20:00Z">
        <w:r w:rsidR="000A5977">
          <w:t xml:space="preserve">we draw gene conversion tract lengths from </w:t>
        </w:r>
      </w:ins>
      <w:ins w:id="188" w:author="Nobu Masaki" w:date="2025-09-22T15:25:00Z" w16du:dateUtc="2025-09-22T22:25:00Z">
        <w:r w:rsidR="00383E7A">
          <w:t xml:space="preserve">ten candidate distributions (five distributional families with two mean settings). </w:t>
        </w:r>
      </w:ins>
      <w:ins w:id="189" w:author="Nobu Masaki" w:date="2025-09-22T15:56:00Z" w16du:dateUtc="2025-09-22T22:56:00Z">
        <w:r w:rsidR="006B7BF9">
          <w:t>One of these candidate distributions is a mixture distribution with parameter values that are identical</w:t>
        </w:r>
      </w:ins>
      <w:ins w:id="190" w:author="Nobu Masaki" w:date="2025-09-22T15:57:00Z" w16du:dateUtc="2025-09-22T22:57:00Z">
        <w:r w:rsidR="006B7BF9">
          <w:t xml:space="preserve"> to what we inferred using detected gene conversion tracts from the UK Biobank whole autosome data. </w:t>
        </w:r>
        <w:r w:rsidR="001F7390">
          <w:t>We</w:t>
        </w:r>
      </w:ins>
      <w:ins w:id="191" w:author="Nobu Masaki" w:date="2025-09-22T15:25:00Z" w16du:dateUtc="2025-09-22T22:25:00Z">
        <w:r w:rsidR="00383E7A">
          <w:t xml:space="preserve"> overlay these gene conversion tracts on individual genomes obtained from</w:t>
        </w:r>
      </w:ins>
      <w:ins w:id="192" w:author="Nobu Masaki" w:date="2025-09-22T15:26:00Z" w16du:dateUtc="2025-09-22T22:26:00Z">
        <w:r w:rsidR="00383E7A">
          <w:t xml:space="preserve"> the previous coalescent simulation to generate observed tract lengths. </w:t>
        </w:r>
      </w:ins>
      <w:ins w:id="193" w:author="Nobu Masaki" w:date="2025-09-22T15:57:00Z" w16du:dateUtc="2025-09-22T22:57:00Z">
        <w:r w:rsidR="00A916DE">
          <w:t>We then</w:t>
        </w:r>
      </w:ins>
      <w:ins w:id="194" w:author="Nobu Masaki" w:date="2025-09-22T15:26:00Z" w16du:dateUtc="2025-09-22T22:26:00Z">
        <w:r w:rsidR="00383E7A">
          <w:t xml:space="preserve"> use our method to </w:t>
        </w:r>
      </w:ins>
      <w:ins w:id="195" w:author="Nobu Masaki" w:date="2025-09-22T15:29:00Z" w16du:dateUtc="2025-09-22T22:29:00Z">
        <w:r w:rsidR="00B60EB3">
          <w:t>infer</w:t>
        </w:r>
      </w:ins>
      <w:ins w:id="196" w:author="Nobu Masaki" w:date="2025-09-22T15:27:00Z" w16du:dateUtc="2025-09-22T22:27:00Z">
        <w:r w:rsidR="00383E7A">
          <w:t xml:space="preserve"> the mean length of gene conversion tracts using the generated observed tract lengths.</w:t>
        </w:r>
      </w:ins>
      <w:ins w:id="197" w:author="Nobu Masaki" w:date="2025-09-22T15:28:00Z" w16du:dateUtc="2025-09-22T22:28:00Z">
        <w:r w:rsidR="00383E7A">
          <w:t xml:space="preserve"> </w:t>
        </w:r>
      </w:ins>
      <w:ins w:id="198" w:author="Nobu Masaki" w:date="2025-09-09T11:27:00Z" w16du:dateUtc="2025-09-09T18:27:00Z">
        <w:r w:rsidR="000A5977">
          <w:t xml:space="preserve">The purpose of this simulation study </w:t>
        </w:r>
      </w:ins>
      <w:ins w:id="199" w:author="Nobu Masaki" w:date="2025-09-16T16:52:00Z" w16du:dateUtc="2025-09-16T23:52:00Z">
        <w:r w:rsidR="00100E0E">
          <w:t xml:space="preserve">is </w:t>
        </w:r>
      </w:ins>
      <w:ins w:id="200" w:author="Nobu Masaki" w:date="2025-09-09T11:27:00Z" w16du:dateUtc="2025-09-09T18:27:00Z">
        <w:r w:rsidR="000A5977">
          <w:t xml:space="preserve">to assess the robustness of our method </w:t>
        </w:r>
      </w:ins>
      <w:ins w:id="201" w:author="Nobu Masaki" w:date="2025-09-22T15:28:00Z" w16du:dateUtc="2025-09-22T22:28:00Z">
        <w:r w:rsidR="00383E7A">
          <w:t xml:space="preserve">across a range of hypothetical gene conversion tract length distributions. </w:t>
        </w:r>
      </w:ins>
    </w:p>
    <w:p w14:paraId="079D5404" w14:textId="1B3808B5" w:rsidR="00F42DF7" w:rsidRPr="00C10536" w:rsidDel="006810BA" w:rsidRDefault="003841BE" w:rsidP="006556C7">
      <w:pPr>
        <w:rPr>
          <w:del w:id="202" w:author="Nobu Masaki" w:date="2025-09-09T11:50:00Z" w16du:dateUtc="2025-09-09T18:50:00Z"/>
        </w:rPr>
      </w:pPr>
      <w:del w:id="203" w:author="Nobu Masaki" w:date="2025-09-09T11:50:00Z" w16du:dateUtc="2025-09-09T18:50:00Z">
        <w:r w:rsidRPr="00C10536" w:rsidDel="006810BA">
          <w:delText>We validate our model by fitting it to detected gene conversion tracts from a coalescent simulation</w:delText>
        </w:r>
        <w:r w:rsidR="000F62E6" w:rsidRPr="00C10536" w:rsidDel="006810BA">
          <w:delText>, originally described in Browning and Browning (2024),</w:delText>
        </w:r>
        <w:r w:rsidRPr="00C10536" w:rsidDel="006810BA">
          <w:delText xml:space="preserve"> that incorporates evolutionary and technical factors such as mutations, genotype errors, and potential artifacts introduced by the multi-individual IBD detection method used to identify gene conversion tracts</w:delText>
        </w:r>
        <w:r w:rsidR="00D109A6" w:rsidRPr="00C10536" w:rsidDel="006810BA">
          <w:delText xml:space="preserve"> </w:delText>
        </w:r>
        <w:r w:rsidR="00DA199E" w:rsidRPr="00C10536" w:rsidDel="006810BA">
          <w:fldChar w:fldCharType="begin"/>
        </w:r>
        <w:r w:rsidR="001062F5" w:rsidDel="006810BA">
          <w:delInstrText xml:space="preserve"> ADDIN ZOTERO_ITEM CSL_CITATION {"citationID":"A5jBGzMg","properties":{"formattedCitation":"[9]","plainCitation":"[9]","noteIndex":0},"citationItems":[{"id":27,"uris":["http://zotero.org/users/14121098/items/CA6KQGXP"],"itemData":{"id":27,"type":"article-journal","container-title":"The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delInstrText>
        </w:r>
        <w:r w:rsidR="00DA199E" w:rsidRPr="00C10536" w:rsidDel="006810BA">
          <w:fldChar w:fldCharType="separate"/>
        </w:r>
        <w:r w:rsidR="00D61323" w:rsidRPr="00C10536" w:rsidDel="006810BA">
          <w:rPr>
            <w:rFonts w:ascii="Calibri" w:cs="Calibri"/>
            <w:kern w:val="0"/>
          </w:rPr>
          <w:delText>[9]</w:delText>
        </w:r>
        <w:r w:rsidR="00DA199E" w:rsidRPr="00C10536" w:rsidDel="006810BA">
          <w:fldChar w:fldCharType="end"/>
        </w:r>
        <w:r w:rsidR="00D109A6" w:rsidRPr="00C10536" w:rsidDel="006810BA">
          <w:delText>.</w:delText>
        </w:r>
        <w:r w:rsidRPr="00C10536" w:rsidDel="006810BA">
          <w:delText xml:space="preserve"> </w:delText>
        </w:r>
        <w:bookmarkStart w:id="204" w:name="_Hlk208310497"/>
        <w:r w:rsidR="00B43670" w:rsidRPr="00C10536" w:rsidDel="006810BA">
          <w:delText xml:space="preserve">This coalescent simulation was conducted using </w:delText>
        </w:r>
        <w:r w:rsidR="00B43670" w:rsidRPr="00C10536" w:rsidDel="006810BA">
          <w:rPr>
            <w:i/>
            <w:iCs/>
          </w:rPr>
          <w:delText>msprime</w:delText>
        </w:r>
        <w:r w:rsidR="00B43670" w:rsidRPr="00C10536" w:rsidDel="006810BA">
          <w:delText>, which only allows gene conversion tract lengths to be drawn from a geometric distribution</w:delText>
        </w:r>
        <w:r w:rsidR="00D109A6" w:rsidRPr="00C10536" w:rsidDel="006810BA">
          <w:delText xml:space="preserve"> </w:delText>
        </w:r>
        <w:r w:rsidR="00B43670" w:rsidRPr="00C10536" w:rsidDel="006810BA">
          <w:fldChar w:fldCharType="begin"/>
        </w:r>
        <w:r w:rsidR="001062F5" w:rsidDel="006810BA">
          <w:delInstrText xml:space="preserve"> ADDIN ZOTERO_ITEM CSL_CITATION {"citationID":"k60onosx","properties":{"formattedCitation":"[12]","plainCitation":"[12]","noteIndex":0},"citationItems":[{"id":11,"uris":["http://zotero.org/users/14121098/items/NHQI4KVE"],"itemData":{"id":11,"type":"article-journal","abstract":"Stochastic simulation is a key tool in population genetics, since the models involved are often analytically intractable and simulation is usually the only way of obtaining ground-truth data to evaluate inferences. Because of this, a large number of specialized simulation programs have been developed, each filling a particular niche, but with largely overlapping functionality and a substantial duplication of effort. Here, we introduce msprime version 1.0, which efficiently implements ancestry and mutation simulations based on the succinct tree sequence data structure and the tskit library. We summarize msprime’s many features, and show that its performance is excellent, often many times faster and more memory efficient than specialized alternatives. These high-performance features have been thoroughly tested and validated, and built using a collaborative, open source development model, which reduces duplication of effort and promotes software quality via community engagement.","container-title":"Genetics","DOI":"10.1093/genetics/iyab229","ISSN":"1943-2631","issue":"3","journalAbbreviation":"Genetics","page":"iyab229","source":"Silverchair","title":"Efficient ancestry and mutation simulation with msprime 1.0","volume":"220","author":[{"family":"Baumdicker","given":"Franz"},{"family":"Bisschop","given":"Gertjan"},{"family":"Goldstein","given":"Daniel"},{"family":"Gower","given":"Graham"},{"family":"Ragsdale","given":"Aaron P"},{"family":"Tsambos","given":"Georgia"},{"family":"Zhu","given":"Sha"},{"family":"Eldon","given":"Bjarki"},{"family":"Ellerman","given":"E Castedo"},{"family":"Galloway","given":"Jared G"},{"family":"Gladstein","given":"Ariella L"},{"family":"Gorjanc","given":"Gregor"},{"family":"Guo","given":"Bing"},{"family":"Jeffery","given":"Ben"},{"family":"Kretzschumar","given":"Warren W"},{"family":"Lohse","given":"Konrad"},{"family":"Matschiner","given":"Michael"},{"family":"Nelson","given":"Dominic"},{"family":"Pope","given":"Nathaniel S"},{"family":"Quinto-Cortés","given":"Consuelo D"},{"family":"Rodrigues","given":"Murillo F"},{"family":"Saunack","given":"Kumar"},{"family":"Sellinger","given":"Thibaut"},{"family":"Thornton","given":"Kevin"},{"family":"Kemenade","given":"Hugo","non-dropping-particle":"van"},{"family":"Wohns","given":"Anthony W"},{"family":"Wong","given":"Yan"},{"family":"Gravel","given":"Simon"},{"family":"Kern","given":"Andrew D"},{"family":"Koskela","given":"Jere"},{"family":"Ralph","given":"Peter L"},{"family":"Kelleher","given":"Jerome"}],"issued":{"date-parts":[["2022",3,1]]}}}],"schema":"https://github.com/citation-style-language/schema/raw/master/csl-citation.json"} </w:delInstrText>
        </w:r>
        <w:r w:rsidR="00B43670" w:rsidRPr="00C10536" w:rsidDel="006810BA">
          <w:fldChar w:fldCharType="separate"/>
        </w:r>
        <w:r w:rsidR="00D61323" w:rsidRPr="00C10536" w:rsidDel="006810BA">
          <w:rPr>
            <w:rFonts w:ascii="Calibri" w:cs="Calibri"/>
            <w:kern w:val="0"/>
          </w:rPr>
          <w:delText>[12]</w:delText>
        </w:r>
        <w:r w:rsidR="00B43670" w:rsidRPr="00C10536" w:rsidDel="006810BA">
          <w:fldChar w:fldCharType="end"/>
        </w:r>
        <w:r w:rsidR="00D109A6" w:rsidRPr="00C10536" w:rsidDel="006810BA">
          <w:delText>.</w:delText>
        </w:r>
        <w:r w:rsidR="00B43670" w:rsidRPr="00C10536" w:rsidDel="006810BA">
          <w:delText xml:space="preserve"> </w:delText>
        </w:r>
        <w:bookmarkEnd w:id="204"/>
        <w:r w:rsidR="00B43670" w:rsidRPr="00C10536" w:rsidDel="006810BA">
          <w:delText xml:space="preserve">Thus, to </w:delText>
        </w:r>
        <w:r w:rsidR="000B23CE" w:rsidRPr="00C10536" w:rsidDel="006810BA">
          <w:delText>test the robustness of our method</w:delText>
        </w:r>
        <w:r w:rsidR="0029437A" w:rsidRPr="00C10536" w:rsidDel="006810BA">
          <w:delText xml:space="preserve"> to different tract length distributions, we </w:delText>
        </w:r>
        <w:r w:rsidR="004B5FDE" w:rsidRPr="00C10536" w:rsidDel="006810BA">
          <w:delText>run</w:delText>
        </w:r>
        <w:r w:rsidR="0029437A" w:rsidRPr="00C10536" w:rsidDel="006810BA">
          <w:delText xml:space="preserve"> an additional simulation study</w:delText>
        </w:r>
        <w:r w:rsidR="009C5AD1" w:rsidRPr="00C10536" w:rsidDel="006810BA">
          <w:delText xml:space="preserve"> </w:delText>
        </w:r>
        <w:r w:rsidR="00D534EB" w:rsidRPr="00C10536" w:rsidDel="006810BA">
          <w:delText xml:space="preserve">drawing </w:delText>
        </w:r>
        <w:r w:rsidR="00A56015" w:rsidRPr="00C10536" w:rsidDel="006810BA">
          <w:delText xml:space="preserve">gene conversion </w:delText>
        </w:r>
        <w:r w:rsidR="00D534EB" w:rsidRPr="00C10536" w:rsidDel="006810BA">
          <w:delText>tract lengths</w:delText>
        </w:r>
        <w:r w:rsidR="006556C7" w:rsidRPr="00C10536" w:rsidDel="006810BA">
          <w:delText xml:space="preserve"> from various distributions</w:delText>
        </w:r>
        <w:r w:rsidR="00A56015" w:rsidRPr="00C10536" w:rsidDel="006810BA">
          <w:delText>, including a mixture of two geometric components</w:delText>
        </w:r>
        <w:r w:rsidR="003B04A9" w:rsidRPr="00C10536" w:rsidDel="006810BA">
          <w:delText xml:space="preserve"> (see </w:delText>
        </w:r>
        <w:r w:rsidR="00A75F02" w:rsidDel="006810BA">
          <w:delText>S</w:delText>
        </w:r>
        <w:r w:rsidR="0053292E" w:rsidDel="006810BA">
          <w:delText>2</w:delText>
        </w:r>
        <w:r w:rsidR="00A75F02" w:rsidDel="006810BA">
          <w:delText xml:space="preserve"> </w:delText>
        </w:r>
        <w:r w:rsidR="003B04A9" w:rsidRPr="00C10536" w:rsidDel="006810BA">
          <w:delText>Appendix)</w:delText>
        </w:r>
        <w:r w:rsidR="0029437A" w:rsidRPr="00C10536" w:rsidDel="006810BA">
          <w:delText xml:space="preserve">. </w:delText>
        </w:r>
      </w:del>
    </w:p>
    <w:p w14:paraId="3672BBB6" w14:textId="6874A5BD" w:rsidR="00807E9A" w:rsidRPr="00C10536" w:rsidRDefault="006556C7" w:rsidP="006556C7">
      <w:pPr>
        <w:rPr>
          <w:kern w:val="0"/>
          <w14:ligatures w14:val="none"/>
        </w:rPr>
      </w:pPr>
      <w:r w:rsidRPr="00C10536">
        <w:t xml:space="preserve">Finally, </w:t>
      </w:r>
      <w:r w:rsidR="00B87CEC" w:rsidRPr="00C10536">
        <w:t>we apply our model</w:t>
      </w:r>
      <w:r w:rsidR="00120A6F" w:rsidRPr="00C10536">
        <w:t xml:space="preserve"> to estimate the mean length of gene conversion tracts detected from the UK Biobank whole autosome data. </w:t>
      </w:r>
      <w:r w:rsidR="002C3F50" w:rsidRPr="00C10536">
        <w:rPr>
          <w:kern w:val="0"/>
          <w14:ligatures w14:val="none"/>
        </w:rPr>
        <w:t xml:space="preserve">In addition to estimating the mean length for all detected tracts, </w:t>
      </w:r>
      <w:r w:rsidR="00807E9A" w:rsidRPr="00C10536">
        <w:rPr>
          <w:kern w:val="0"/>
          <w14:ligatures w14:val="none"/>
        </w:rPr>
        <w:t xml:space="preserve">we stratify detected tracts based on whether they overlap with a </w:t>
      </w:r>
      <w:r w:rsidR="00E24569" w:rsidRPr="00C10536">
        <w:rPr>
          <w:kern w:val="0"/>
          <w14:ligatures w14:val="none"/>
        </w:rPr>
        <w:t xml:space="preserve">crossover </w:t>
      </w:r>
      <w:r w:rsidR="00807E9A" w:rsidRPr="00C10536">
        <w:rPr>
          <w:kern w:val="0"/>
          <w14:ligatures w14:val="none"/>
        </w:rPr>
        <w:t xml:space="preserve">recombination hotspot </w:t>
      </w:r>
      <w:r w:rsidR="00F056D1" w:rsidRPr="00C10536">
        <w:rPr>
          <w:kern w:val="0"/>
          <w14:ligatures w14:val="none"/>
        </w:rPr>
        <w:t xml:space="preserve">and </w:t>
      </w:r>
      <w:r w:rsidR="00807E9A" w:rsidRPr="00C10536">
        <w:rPr>
          <w:kern w:val="0"/>
          <w14:ligatures w14:val="none"/>
        </w:rPr>
        <w:t>estimat</w:t>
      </w:r>
      <w:r w:rsidR="00F056D1" w:rsidRPr="00C10536">
        <w:rPr>
          <w:kern w:val="0"/>
          <w14:ligatures w14:val="none"/>
        </w:rPr>
        <w:t>e</w:t>
      </w:r>
      <w:r w:rsidR="00807E9A" w:rsidRPr="00C10536">
        <w:rPr>
          <w:kern w:val="0"/>
          <w14:ligatures w14:val="none"/>
        </w:rPr>
        <w:t xml:space="preserve"> the mean length separately for both sets of detected tracts.</w:t>
      </w:r>
    </w:p>
    <w:bookmarkEnd w:id="144"/>
    <w:p w14:paraId="6E2DE4A9" w14:textId="792BC5EF" w:rsidR="00120A6F" w:rsidRPr="00C10536" w:rsidRDefault="00944704" w:rsidP="00120A6F">
      <w:pPr>
        <w:pStyle w:val="Heading1"/>
      </w:pPr>
      <w:r>
        <w:t>Materials and Methods</w:t>
      </w:r>
    </w:p>
    <w:p w14:paraId="71AA1B02" w14:textId="77777777" w:rsidR="00120A6F" w:rsidRPr="00C10536" w:rsidRDefault="00120A6F" w:rsidP="00120A6F">
      <w:pPr>
        <w:pStyle w:val="Heading2"/>
      </w:pPr>
      <w:r w:rsidRPr="00C10536">
        <w:t>UK Biobank whole autosome data</w:t>
      </w:r>
    </w:p>
    <w:p w14:paraId="25DB000F" w14:textId="685C5F1F" w:rsidR="00120A6F" w:rsidRPr="00C10536" w:rsidRDefault="00120A6F" w:rsidP="00120A6F">
      <w:r w:rsidRPr="00C10536">
        <w:rPr>
          <w:rFonts w:hint="eastAsia"/>
        </w:rPr>
        <w:t xml:space="preserve">We ran our analysis on whole autosome sequence data from </w:t>
      </w:r>
      <w:r w:rsidRPr="00C10536">
        <w:t>125,361 individuals</w:t>
      </w:r>
      <w:r w:rsidRPr="00C10536">
        <w:rPr>
          <w:rFonts w:hint="eastAsia"/>
        </w:rPr>
        <w:t xml:space="preserve"> from the UK Biobank, who identified themselves as </w:t>
      </w:r>
      <w:r w:rsidRPr="00C10536">
        <w:t>‘</w:t>
      </w:r>
      <w:r w:rsidRPr="00C10536">
        <w:rPr>
          <w:rFonts w:hint="eastAsia"/>
        </w:rPr>
        <w:t>white British</w:t>
      </w:r>
      <w:r w:rsidRPr="00C10536">
        <w:t>’</w:t>
      </w:r>
      <w:r w:rsidRPr="00C10536">
        <w:rPr>
          <w:rFonts w:hint="eastAsia"/>
        </w:rPr>
        <w:t xml:space="preserve"> in the initial release of</w:t>
      </w:r>
      <w:r w:rsidRPr="00C10536">
        <w:t xml:space="preserve"> 150,119 </w:t>
      </w:r>
      <w:r w:rsidRPr="00C10536">
        <w:rPr>
          <w:rFonts w:hint="eastAsia"/>
        </w:rPr>
        <w:t xml:space="preserve">sequenced genomes. </w:t>
      </w:r>
      <w:r w:rsidR="00EB1423" w:rsidRPr="00C10536">
        <w:t>The</w:t>
      </w:r>
      <w:r w:rsidR="00DD0B0B" w:rsidRPr="00C10536">
        <w:t xml:space="preserve"> </w:t>
      </w:r>
      <w:r w:rsidR="00EB1423" w:rsidRPr="00C10536">
        <w:t>UK Biobank study was reviewed and approved by the North West Research Ethics Committee</w:t>
      </w:r>
      <w:r w:rsidR="000613FA" w:rsidRPr="00C10536">
        <w:t xml:space="preserve"> and</w:t>
      </w:r>
      <w:r w:rsidR="00EB1423" w:rsidRPr="00C10536">
        <w:t xml:space="preserve"> </w:t>
      </w:r>
      <w:r w:rsidR="000613FA" w:rsidRPr="00C10536">
        <w:t>a</w:t>
      </w:r>
      <w:r w:rsidR="00EB1423" w:rsidRPr="00C10536">
        <w:t>ll subjects gave informed consent</w:t>
      </w:r>
      <w:r w:rsidR="00D30955" w:rsidRPr="00C10536">
        <w:t xml:space="preserve"> </w:t>
      </w:r>
      <w:r w:rsidR="000613FA" w:rsidRPr="00C10536">
        <w:fldChar w:fldCharType="begin"/>
      </w:r>
      <w:r w:rsidR="00A90212">
        <w:instrText xml:space="preserve"> ADDIN ZOTERO_ITEM CSL_CITATION {"citationID":"Z0bXLNvl","properties":{"formattedCitation":"[17]","plainCitation":"[17]","noteIndex":0},"citationItems":[{"id":136,"uris":["http://zotero.org/users/14121098/items/K8UXEWGM"],"itemData":{"id":136,"type":"article-journal","abstract":"Detailed knowledge of how diversity in the sequence of the human genome affects phenotypic diversity depends on a comprehensive and reliable characterization of both sequences and phenotypic variation. Over the past decade, insights into this relationship have been obtained from whole-exome sequencing or whole-genome sequencing of large cohorts with rich phenotypic data1,2. Here we describe the analysis of whole-genome sequencing of 150,119 individuals from the UK Biobank3. This constitutes a set of high-quality variants, including 585,040,410 single-nucleotide polymorphisms, representing 7.0% of all possible human single-nucleotide polymorphisms, and 58,707,036 indels. This large set of variants allows us to characterize selection based on sequence variation within a population through a depletion rank score of windows along the genome. Depletion rank analysis shows that coding exons represent a small fraction of regions in the genome subject to strong sequence conservation. We define three cohorts within the UK Biobank: a large British Irish cohort, a smaller African cohort and a South Asian cohort. A haplotype reference panel is provided that allows reliable imputation of most variants carried by three or more sequenced individuals. We identified 895,055 structural variants and 2,536,688 microsatellites, groups of variants typically excluded from large-scale whole-genome sequencing studies. Using this formidable new resource, we provide several examples of trait associations for rare variants with large effects not found previously through studies based on whole-exome sequencing and/or imputation.","container-title":"Nature","DOI":"10.1038/s41586-022-04965-x","ISSN":"1476-4687","issue":"7920","language":"en","license":"2022 The Author(s)","note":"publisher: Nature Publishing Group","page":"732-740","source":"www.nature.com","title":"The sequences of 150,119 genomes in the UK Biobank","volume":"607","author":[{"family":"Halldorsson","given":"Bjarni V."},{"family":"Eggertsson","given":"Hannes P."},{"family":"Moore","given":"Kristjan H. S."},{"family":"Hauswedell","given":"Hannes"},{"family":"Eiriksson","given":"Ogmundur"},{"family":"Ulfarsson","given":"Magnus O."},{"family":"Palsson","given":"Gunnar"},{"family":"Hardarson","given":"Marteinn T."},{"family":"Oddsson","given":"Asmundur"},{"family":"Jensson","given":"Brynjar O."},{"family":"Kristmundsdottir","given":"Snaedis"},{"family":"Sigurpalsdottir","given":"Brynja D."},{"family":"Stefansson","given":"Olafur A."},{"family":"Beyter","given":"Doruk"},{"family":"Holley","given":"Guillaume"},{"family":"Tragante","given":"Vinicius"},{"family":"Gylfason","given":"Arnaldur"},{"family":"Olason","given":"Pall I."},{"family":"Zink","given":"Florian"},{"family":"Asgeirsdottir","given":"Margret"},{"family":"Sverrisson","given":"Sverrir T."},{"family":"Sigurdsson","given":"Brynjar"},{"family":"Gudjonsson","given":"Sigurjon A."},{"family":"Sigurdsson","given":"Gunnar T."},{"family":"Halldorsson","given":"Gisli H."},{"family":"Sveinbjornsson","given":"Gardar"},{"family":"Norland","given":"Kristjan"},{"family":"Styrkarsdottir","given":"Unnur"},{"family":"Magnusdottir","given":"Droplaug N."},{"family":"Snorradottir","given":"Steinunn"},{"family":"Kristinsson","given":"Kari"},{"family":"Sobech","given":"Emilia"},{"family":"Jonsson","given":"Helgi"},{"family":"Geirsson","given":"Arni J."},{"family":"Olafsson","given":"Isleifur"},{"family":"Jonsson","given":"Palmi"},{"family":"Pedersen","given":"Ole Birger"},{"family":"Erikstrup","given":"Christian"},{"family":"Brunak","given":"Søren"},{"family":"Ostrowski","given":"Sisse Rye"},{"family":"Thorleifsson","given":"Gudmar"},{"family":"Jonsson","given":"Frosti"},{"family":"Melsted","given":"Pall"},{"family":"Jonsdottir","given":"Ingileif"},{"family":"Rafnar","given":"Thorunn"},{"family":"Holm","given":"Hilma"},{"family":"Stefansson","given":"Hreinn"},{"family":"Saemundsdottir","given":"Jona"},{"family":"Gudbjartsson","given":"Daniel F."},{"family":"Magnusson","given":"Olafur T."},{"family":"Masson","given":"Gisli"},{"family":"Thorsteinsdottir","given":"Unnur"},{"family":"Helgason","given":"Agnar"},{"family":"Jonsson","given":"Hakon"},{"family":"Sulem","given":"Patrick"},{"family":"Stefansson","given":"Kari"}],"issued":{"date-parts":[["2022",7]]}}}],"schema":"https://github.com/citation-style-language/schema/raw/master/csl-citation.json"} </w:instrText>
      </w:r>
      <w:r w:rsidR="000613FA" w:rsidRPr="00C10536">
        <w:fldChar w:fldCharType="separate"/>
      </w:r>
      <w:r w:rsidR="00A90212">
        <w:rPr>
          <w:rFonts w:ascii="Calibri" w:cs="Calibri"/>
          <w:kern w:val="0"/>
        </w:rPr>
        <w:t>[17]</w:t>
      </w:r>
      <w:r w:rsidR="000613FA" w:rsidRPr="00C10536">
        <w:fldChar w:fldCharType="end"/>
      </w:r>
      <w:r w:rsidR="00D30955" w:rsidRPr="00C10536">
        <w:t>.</w:t>
      </w:r>
      <w:r w:rsidR="00E13B8C" w:rsidRPr="00C10536">
        <w:t xml:space="preserve"> </w:t>
      </w:r>
      <w:r w:rsidRPr="00C10536">
        <w:t>The data were obtained under UK Biobank application number 19934</w:t>
      </w:r>
      <w:r w:rsidRPr="00C10536">
        <w:rPr>
          <w:rFonts w:hint="eastAsia"/>
        </w:rPr>
        <w:t>, and the</w:t>
      </w:r>
      <w:r w:rsidRPr="00C10536">
        <w:t xml:space="preserve"> 150,119 genomes were phased using Beagle 5.4</w:t>
      </w:r>
      <w:r w:rsidR="00D30955" w:rsidRPr="00C10536">
        <w:t xml:space="preserve"> </w:t>
      </w:r>
      <w:r w:rsidR="00205DEC" w:rsidRPr="00C10536">
        <w:fldChar w:fldCharType="begin"/>
      </w:r>
      <w:r w:rsidR="00A90212">
        <w:instrText xml:space="preserve"> ADDIN ZOTERO_ITEM CSL_CITATION {"citationID":"NWSiihOp","properties":{"formattedCitation":"[18,19]","plainCitation":"[18,19]","noteIndex":0},"citationItems":[{"id":24,"uris":["http://zotero.org/users/14121098/items/J65SLJ3S"],"itemData":{"id":24,"type":"article-journal","abstract":"Haplotype phasing is the estimation of haplotypes from genotype data. We present a fast, accurate, and memory-efficient haplotype phasing method that scales to large-scale SNP array and sequence data. The method uses marker windowing and composite reference haplotypes to reduce memory usage and computation time. It incorporates a progressive phasing algorithm that identifies confidently phased heterozygotes in each iteration and fixes the phase of these heterozygotes in subsequent iterations. For data with many low-frequency variants, such as whole-genome sequence data, the method employs a two-stage phasing algorithm that phases high-frequency markers via progressive phasing in the first stage and phases low-frequency markers via genotype imputation in the second stage. This haplotype phasing method is implemented in the open-source Beagle 5.2 software package. We compare Beagle 5.2 and SHAPEIT 4.2.1 by using expanding subsets of 485,301 UK Biobank samples and 38,387 TOPMed samples. Both methods have very similar accuracy and computation time for UK Biobank SNP array data. However, for TOPMed sequence data, Beagle is more than 20 times faster than SHAPEIT, achieves similar accuracy, and scales to larger sample sizes.","container-title":"The American Journal of Human Genetics","DOI":"10.1016/j.ajhg.2021.08.005","ISSN":"0002-9297","issue":"10","journalAbbreviation":"The American Journal of Human Genetics","page":"1880-1890","source":"ScienceDirect","title":"Fast two-stage phasing of large-scale sequence data","volume":"108","author":[{"family":"Browning","given":"Brian L."},{"family":"Tian","given":"Xiaowen"},{"family":"Zhou","given":"Ying"},{"family":"Browning","given":"Sharon R."}],"issued":{"date-parts":[["2021",10,7]]}}},{"id":25,"uris":["http://zotero.org/users/14121098/items/JWBI66DK"],"itemData":{"id":25,"type":"article-journal","abstract":"The first release of UK Biobank whole-genome sequence data contains 150,119 genomes. We present an open-source pipeline for filtering, phasing, and indexing these genomes on the cloud-based UK Biobank Research Analysis Platform. This pipeline makes it possible to apply haplotype-based methods to UK Biobank whole-genome sequence data. The pipeline uses BCFtools for marker filtering, Beagle for genotype phasing, and Tabix for VCF indexing. We used the pipeline to phase 406 million single-nucleotide variants on chromosomes 1–22 and X at a cost of £2,309. The maximum time required to process a chromosome was 2.6 days. In order to assess phase accuracy, we modified the pipeline to exclude trio parents. We observed a switch error rate of 0.0016 on chromosome 20 in the White British trio offspring. If we exclude markers with nonmajor allele frequency &lt; 0.1% after phasing, this switch error rate decreases by 80% to 0.00032.","container-title":"The American Journal of Human Genetics","DOI":"10.1016/j.ajhg.2022.11.008","ISSN":"0002-9297","issue":"1","journalAbbreviation":"The American Journal of Human Genetics","page":"161-165","source":"ScienceDirect","title":"Statistical phasing of 150,119 sequenced genomes in the UK Biobank","volume":"110","author":[{"family":"Browning","given":"Brian L."},{"family":"Browning","given":"Sharon R."}],"issued":{"date-parts":[["2023",1,5]]}}}],"schema":"https://github.com/citation-style-language/schema/raw/master/csl-citation.json"} </w:instrText>
      </w:r>
      <w:r w:rsidR="00205DEC" w:rsidRPr="00C10536">
        <w:fldChar w:fldCharType="separate"/>
      </w:r>
      <w:r w:rsidR="00A90212">
        <w:rPr>
          <w:rFonts w:ascii="Calibri" w:cs="Calibri"/>
          <w:kern w:val="0"/>
        </w:rPr>
        <w:t>[18,19]</w:t>
      </w:r>
      <w:r w:rsidR="00205DEC" w:rsidRPr="00C10536">
        <w:fldChar w:fldCharType="end"/>
      </w:r>
      <w:r w:rsidR="00D30955" w:rsidRPr="00C10536">
        <w:t>.</w:t>
      </w:r>
      <w:r w:rsidR="00205DEC" w:rsidRPr="00C10536">
        <w:t xml:space="preserve"> </w:t>
      </w:r>
    </w:p>
    <w:p w14:paraId="5D9DFB51" w14:textId="77777777" w:rsidR="00120A6F" w:rsidRPr="00C10536" w:rsidRDefault="00120A6F" w:rsidP="00120A6F">
      <w:pPr>
        <w:pStyle w:val="Heading2"/>
      </w:pPr>
      <w:r w:rsidRPr="00C10536">
        <w:rPr>
          <w:rFonts w:hint="eastAsia"/>
        </w:rPr>
        <w:lastRenderedPageBreak/>
        <w:t>Detecting gene conversion tracts</w:t>
      </w:r>
    </w:p>
    <w:p w14:paraId="781232C9" w14:textId="275EC88D" w:rsidR="003A3621" w:rsidRDefault="00120A6F" w:rsidP="002324F2">
      <w:pPr>
        <w:rPr>
          <w:ins w:id="205" w:author="Nobu Masaki" w:date="2025-09-05T11:55:00Z" w16du:dateUtc="2025-09-05T18:55:00Z"/>
        </w:rPr>
      </w:pPr>
      <w:r w:rsidRPr="00C10536">
        <w:t>We used gene conversion tracts previously detected in the UK Biobank whole autosome data using IBD clusters</w:t>
      </w:r>
      <w:del w:id="206" w:author="Nobu Masaki" w:date="2025-09-22T16:08:00Z" w16du:dateUtc="2025-09-22T23:08:00Z">
        <w:r w:rsidR="00844978" w:rsidRPr="00C10536" w:rsidDel="00253F61">
          <w:delText xml:space="preserve"> </w:delText>
        </w:r>
        <w:r w:rsidR="00205DEC" w:rsidRPr="00C10536" w:rsidDel="00253F61">
          <w:fldChar w:fldCharType="begin"/>
        </w:r>
        <w:r w:rsidR="00A90212" w:rsidDel="00253F61">
          <w:delInstrText xml:space="preserve"> ADDIN ZOTERO_ITEM CSL_CITATION {"citationID":"tsZPy6SL","properties":{"formattedCitation":"[13]","plainCitation":"[13]","noteIndex":0},"citationItems":[{"id":27,"uris":["http://zotero.org/users/14121098/items/CA6KQGXP"],"itemData":{"id":27,"type":"article-journal","container-title":"The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delInstrText>
        </w:r>
        <w:r w:rsidR="00205DEC" w:rsidRPr="00C10536" w:rsidDel="00253F61">
          <w:fldChar w:fldCharType="separate"/>
        </w:r>
        <w:r w:rsidR="00A90212" w:rsidDel="00253F61">
          <w:rPr>
            <w:rFonts w:ascii="Calibri" w:cs="Calibri"/>
            <w:kern w:val="0"/>
          </w:rPr>
          <w:delText>[13]</w:delText>
        </w:r>
        <w:r w:rsidR="00205DEC" w:rsidRPr="00C10536" w:rsidDel="00253F61">
          <w:fldChar w:fldCharType="end"/>
        </w:r>
      </w:del>
      <w:r w:rsidR="00844978" w:rsidRPr="00C10536">
        <w:t>.</w:t>
      </w:r>
      <w:r w:rsidRPr="00C10536">
        <w:rPr>
          <w:rFonts w:hint="eastAsia"/>
        </w:rPr>
        <w:t xml:space="preserve"> </w:t>
      </w:r>
      <w:r w:rsidRPr="00C10536">
        <w:t>IBD</w:t>
      </w:r>
      <w:r w:rsidRPr="00C10536">
        <w:rPr>
          <w:rFonts w:hint="eastAsia"/>
        </w:rPr>
        <w:t xml:space="preserve"> clusters</w:t>
      </w:r>
      <w:r w:rsidRPr="00C10536">
        <w:t xml:space="preserve"> are sets of haplotypes at a locus that have a recent common ancestor</w:t>
      </w:r>
      <w:r w:rsidRPr="00C10536">
        <w:rPr>
          <w:rFonts w:hint="eastAsia"/>
        </w:rPr>
        <w:t xml:space="preserve">. If a recent gene </w:t>
      </w:r>
      <w:r w:rsidRPr="00C10536">
        <w:t>conversion</w:t>
      </w:r>
      <w:r w:rsidRPr="00C10536">
        <w:rPr>
          <w:rFonts w:hint="eastAsia"/>
        </w:rPr>
        <w:t xml:space="preserve"> event transfers new alleles onto a </w:t>
      </w:r>
      <w:ins w:id="207" w:author="Nobu Masaki" w:date="2025-09-05T11:34:00Z" w16du:dateUtc="2025-09-05T18:34:00Z">
        <w:r w:rsidR="002324F2">
          <w:t xml:space="preserve">lineage ancestral to </w:t>
        </w:r>
      </w:ins>
      <w:ins w:id="208" w:author="Nobu Masaki" w:date="2025-09-05T11:39:00Z" w16du:dateUtc="2025-09-05T18:39:00Z">
        <w:r w:rsidR="002324F2">
          <w:t>a subset</w:t>
        </w:r>
      </w:ins>
      <w:ins w:id="209" w:author="Nobu Masaki" w:date="2025-09-05T11:34:00Z" w16du:dateUtc="2025-09-05T18:34:00Z">
        <w:r w:rsidR="002324F2">
          <w:t xml:space="preserve"> of these haplotypes, </w:t>
        </w:r>
      </w:ins>
      <w:ins w:id="210" w:author="Nobu Masaki" w:date="2025-09-05T11:36:00Z" w16du:dateUtc="2025-09-05T18:36:00Z">
        <w:r w:rsidR="002324F2">
          <w:t xml:space="preserve">these </w:t>
        </w:r>
      </w:ins>
      <w:ins w:id="211" w:author="Nobu Masaki" w:date="2025-09-05T11:44:00Z" w16du:dateUtc="2025-09-05T18:44:00Z">
        <w:r w:rsidR="00062373">
          <w:t xml:space="preserve">new </w:t>
        </w:r>
      </w:ins>
      <w:ins w:id="212" w:author="Nobu Masaki" w:date="2025-09-05T11:36:00Z" w16du:dateUtc="2025-09-05T18:36:00Z">
        <w:r w:rsidR="002324F2">
          <w:t>alleles</w:t>
        </w:r>
      </w:ins>
      <w:ins w:id="213" w:author="Nobu Masaki" w:date="2025-09-05T11:35:00Z" w16du:dateUtc="2025-09-05T18:35:00Z">
        <w:r w:rsidR="002324F2">
          <w:t xml:space="preserve"> will </w:t>
        </w:r>
      </w:ins>
      <w:ins w:id="214" w:author="Nobu Masaki" w:date="2025-09-05T11:38:00Z" w16du:dateUtc="2025-09-05T18:38:00Z">
        <w:r w:rsidR="002324F2">
          <w:t xml:space="preserve">appear </w:t>
        </w:r>
      </w:ins>
      <w:ins w:id="215" w:author="Nobu Masaki" w:date="2025-09-05T13:59:00Z" w16du:dateUtc="2025-09-05T20:59:00Z">
        <w:r w:rsidR="007D331C">
          <w:t>(at allele</w:t>
        </w:r>
      </w:ins>
      <w:ins w:id="216" w:author="Nobu Masaki" w:date="2025-09-16T17:04:00Z" w16du:dateUtc="2025-09-17T00:04:00Z">
        <w:r w:rsidR="00F978A9">
          <w:t xml:space="preserve"> </w:t>
        </w:r>
      </w:ins>
      <w:ins w:id="217" w:author="Nobu Masaki" w:date="2025-09-05T13:59:00Z" w16du:dateUtc="2025-09-05T20:59:00Z">
        <w:r w:rsidR="007D331C">
          <w:t xml:space="preserve">converted positions) </w:t>
        </w:r>
      </w:ins>
      <w:ins w:id="218" w:author="Nobu Masaki" w:date="2025-09-05T11:38:00Z" w16du:dateUtc="2025-09-05T18:38:00Z">
        <w:r w:rsidR="002324F2">
          <w:t xml:space="preserve">in </w:t>
        </w:r>
      </w:ins>
      <w:ins w:id="219" w:author="Nobu Masaki" w:date="2025-09-05T11:39:00Z" w16du:dateUtc="2025-09-05T18:39:00Z">
        <w:r w:rsidR="00062373">
          <w:t xml:space="preserve">this </w:t>
        </w:r>
      </w:ins>
      <w:ins w:id="220" w:author="Nobu Masaki" w:date="2025-09-05T11:40:00Z" w16du:dateUtc="2025-09-05T18:40:00Z">
        <w:r w:rsidR="00062373">
          <w:t>subset of haplotypes in the IBD cluster</w:t>
        </w:r>
      </w:ins>
      <w:ins w:id="221" w:author="Nobu Masaki" w:date="2025-09-05T11:38:00Z" w16du:dateUtc="2025-09-05T18:38:00Z">
        <w:r w:rsidR="002324F2">
          <w:t xml:space="preserve">. </w:t>
        </w:r>
      </w:ins>
      <w:ins w:id="222" w:author="Nobu Masaki" w:date="2025-09-05T11:41:00Z" w16du:dateUtc="2025-09-05T18:41:00Z">
        <w:r w:rsidR="00062373">
          <w:t>Browning and Browning</w:t>
        </w:r>
      </w:ins>
      <w:ins w:id="223" w:author="Nobu Masaki" w:date="2025-09-05T13:54:00Z" w16du:dateUtc="2025-09-05T20:54:00Z">
        <w:r w:rsidR="007D331C">
          <w:t xml:space="preserve"> use this signal to detect past gene conversion events</w:t>
        </w:r>
      </w:ins>
      <w:ins w:id="224" w:author="Nobu Masaki" w:date="2025-09-05T11:43:00Z" w16du:dateUtc="2025-09-05T18:43:00Z">
        <w:r w:rsidR="00062373">
          <w:t xml:space="preserve"> </w:t>
        </w:r>
      </w:ins>
      <w:r w:rsidR="00062373">
        <w:fldChar w:fldCharType="begin"/>
      </w:r>
      <w:r w:rsidR="00A90212">
        <w:instrText xml:space="preserve"> ADDIN ZOTERO_ITEM CSL_CITATION {"citationID":"tPoVK2yG","properties":{"formattedCitation":"[13]","plainCitation":"[13]","noteIndex":0},"citationItems":[{"id":27,"uris":["http://zotero.org/users/14121098/items/CA6KQGXP"],"itemData":{"id":27,"type":"article-journal","container-title":"The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062373">
        <w:fldChar w:fldCharType="separate"/>
      </w:r>
      <w:r w:rsidR="00A90212">
        <w:rPr>
          <w:noProof/>
        </w:rPr>
        <w:t>[13]</w:t>
      </w:r>
      <w:r w:rsidR="00062373">
        <w:fldChar w:fldCharType="end"/>
      </w:r>
      <w:ins w:id="225" w:author="Nobu Masaki" w:date="2025-09-05T11:41:00Z" w16du:dateUtc="2025-09-05T18:41:00Z">
        <w:r w:rsidR="00062373">
          <w:t>.</w:t>
        </w:r>
      </w:ins>
      <w:ins w:id="226" w:author="Nobu Masaki" w:date="2025-09-05T11:55:00Z" w16du:dateUtc="2025-09-05T18:55:00Z">
        <w:r w:rsidR="003A3621">
          <w:t xml:space="preserve"> </w:t>
        </w:r>
      </w:ins>
      <w:del w:id="227" w:author="Nobu Masaki" w:date="2025-09-05T11:36:00Z" w16du:dateUtc="2025-09-05T18:36:00Z">
        <w:r w:rsidRPr="00C10536" w:rsidDel="002324F2">
          <w:rPr>
            <w:rFonts w:hint="eastAsia"/>
          </w:rPr>
          <w:delText xml:space="preserve">haplotype in the IBD cluster, </w:delText>
        </w:r>
        <w:r w:rsidRPr="00C10536" w:rsidDel="002324F2">
          <w:delText>there will be</w:delText>
        </w:r>
      </w:del>
      <w:del w:id="228" w:author="Nobu Masaki" w:date="2025-09-05T11:38:00Z" w16du:dateUtc="2025-09-05T18:38:00Z">
        <w:r w:rsidRPr="00C10536" w:rsidDel="002324F2">
          <w:delText xml:space="preserve"> </w:delText>
        </w:r>
        <w:r w:rsidRPr="00C10536" w:rsidDel="002324F2">
          <w:rPr>
            <w:rFonts w:hint="eastAsia"/>
          </w:rPr>
          <w:delText xml:space="preserve">discordant alleles within </w:delText>
        </w:r>
        <w:r w:rsidRPr="00C10536" w:rsidDel="002324F2">
          <w:delText>the IBD cluste</w:delText>
        </w:r>
        <w:r w:rsidRPr="00C10536" w:rsidDel="002324F2">
          <w:rPr>
            <w:rFonts w:hint="eastAsia"/>
          </w:rPr>
          <w:delText>r, which can</w:delText>
        </w:r>
        <w:r w:rsidRPr="00C10536" w:rsidDel="002324F2">
          <w:delText xml:space="preserve"> then</w:delText>
        </w:r>
        <w:r w:rsidRPr="00C10536" w:rsidDel="002324F2">
          <w:rPr>
            <w:rFonts w:hint="eastAsia"/>
          </w:rPr>
          <w:delText xml:space="preserve"> be used to detect </w:delText>
        </w:r>
        <w:r w:rsidRPr="00C10536" w:rsidDel="002324F2">
          <w:delText>this gene conversion event</w:delText>
        </w:r>
        <w:r w:rsidRPr="00C10536" w:rsidDel="002324F2">
          <w:rPr>
            <w:rFonts w:hint="eastAsia"/>
          </w:rPr>
          <w:delText>.</w:delText>
        </w:r>
        <w:r w:rsidRPr="00C10536" w:rsidDel="002324F2">
          <w:delText xml:space="preserve"> </w:delText>
        </w:r>
      </w:del>
      <w:del w:id="229" w:author="Nobu Masaki" w:date="2025-09-05T11:19:00Z" w16du:dateUtc="2025-09-05T18:19:00Z">
        <w:r w:rsidRPr="00C10536" w:rsidDel="00C216A2">
          <w:delText>The detection method splits the genome</w:delText>
        </w:r>
        <w:r w:rsidRPr="00C10536" w:rsidDel="00C216A2">
          <w:rPr>
            <w:rFonts w:hint="eastAsia"/>
          </w:rPr>
          <w:delText xml:space="preserve"> into </w:delText>
        </w:r>
        <w:r w:rsidRPr="00C10536" w:rsidDel="00C216A2">
          <w:delText>short, interleaved regions</w:delText>
        </w:r>
        <w:r w:rsidRPr="00C10536" w:rsidDel="00C216A2">
          <w:rPr>
            <w:rFonts w:hint="eastAsia"/>
          </w:rPr>
          <w:delText xml:space="preserve"> </w:delText>
        </w:r>
        <w:r w:rsidRPr="00C10536" w:rsidDel="00C216A2">
          <w:delText>where</w:delText>
        </w:r>
        <w:r w:rsidRPr="00C10536" w:rsidDel="00C216A2">
          <w:rPr>
            <w:rFonts w:hint="eastAsia"/>
          </w:rPr>
          <w:delText xml:space="preserve"> IBD clusters are inferred </w:delText>
        </w:r>
        <w:r w:rsidRPr="00C10536" w:rsidDel="00C216A2">
          <w:delText>or where</w:delText>
        </w:r>
        <w:r w:rsidRPr="00C10536" w:rsidDel="00C216A2">
          <w:rPr>
            <w:rFonts w:hint="eastAsia"/>
          </w:rPr>
          <w:delText xml:space="preserve"> gene conversion tracts are detected based on the inferred IBD clusters. These </w:delText>
        </w:r>
        <w:r w:rsidRPr="00C10536" w:rsidDel="00C216A2">
          <w:delText>regions</w:delText>
        </w:r>
        <w:r w:rsidRPr="00C10536" w:rsidDel="00C216A2">
          <w:rPr>
            <w:rFonts w:hint="eastAsia"/>
          </w:rPr>
          <w:delText xml:space="preserve"> </w:delText>
        </w:r>
        <w:r w:rsidRPr="00C10536" w:rsidDel="00C216A2">
          <w:delText xml:space="preserve">were each 9 kb long, for a total of 18 kb per IBD inference and gene conversion detection region pair, and this 18 kb pattern was repeated throughout </w:delText>
        </w:r>
        <w:r w:rsidRPr="00C10536" w:rsidDel="00C216A2">
          <w:rPr>
            <w:rFonts w:hint="eastAsia"/>
          </w:rPr>
          <w:delText>each</w:delText>
        </w:r>
        <w:r w:rsidRPr="00C10536" w:rsidDel="00C216A2">
          <w:delText xml:space="preserve"> chromosome.</w:delText>
        </w:r>
        <w:r w:rsidRPr="00C10536" w:rsidDel="00C216A2">
          <w:rPr>
            <w:rFonts w:hint="eastAsia"/>
          </w:rPr>
          <w:delText xml:space="preserve"> </w:delText>
        </w:r>
        <w:r w:rsidRPr="00C10536" w:rsidDel="00C216A2">
          <w:delText>Furthermore, t</w:delText>
        </w:r>
        <w:r w:rsidRPr="00C10536" w:rsidDel="00C216A2">
          <w:rPr>
            <w:rFonts w:hint="eastAsia"/>
          </w:rPr>
          <w:delText>his</w:delText>
        </w:r>
        <w:r w:rsidRPr="00C10536" w:rsidDel="00C216A2">
          <w:delText xml:space="preserve"> 18 kb</w:delText>
        </w:r>
        <w:r w:rsidRPr="00C10536" w:rsidDel="00C216A2">
          <w:rPr>
            <w:rFonts w:hint="eastAsia"/>
          </w:rPr>
          <w:delText xml:space="preserve"> pattern</w:delText>
        </w:r>
        <w:r w:rsidRPr="00C10536" w:rsidDel="00C216A2">
          <w:delText xml:space="preserve"> was offset by 0, 6, and 12 kb, and the analysis repeated for</w:delText>
        </w:r>
        <w:r w:rsidRPr="00C10536" w:rsidDel="00C216A2">
          <w:rPr>
            <w:rFonts w:hint="eastAsia"/>
          </w:rPr>
          <w:delText xml:space="preserve"> each </w:delText>
        </w:r>
        <w:r w:rsidRPr="00C10536" w:rsidDel="00C216A2">
          <w:delText>offset to ensure that allele conversions at all positions could be detected.</w:delText>
        </w:r>
        <w:r w:rsidR="009A60D2" w:rsidRPr="00C10536" w:rsidDel="00C216A2">
          <w:delText xml:space="preserve"> </w:delText>
        </w:r>
      </w:del>
      <w:ins w:id="230" w:author="Nobu Masaki" w:date="2025-09-05T12:02:00Z" w16du:dateUtc="2025-09-05T19:02:00Z">
        <w:r w:rsidR="00C03277">
          <w:t>Using a coalescent simulation, Browning and Browning show that the false discovery rate of allele conversions</w:t>
        </w:r>
      </w:ins>
      <w:ins w:id="231" w:author="Nobu Masaki" w:date="2025-09-05T12:04:00Z" w16du:dateUtc="2025-09-05T19:04:00Z">
        <w:r w:rsidR="00C03277">
          <w:t xml:space="preserve"> using their method</w:t>
        </w:r>
      </w:ins>
      <w:ins w:id="232" w:author="Nobu Masaki" w:date="2025-09-05T12:02:00Z" w16du:dateUtc="2025-09-05T19:02:00Z">
        <w:r w:rsidR="00C03277">
          <w:t xml:space="preserve"> is low </w:t>
        </w:r>
      </w:ins>
      <w:ins w:id="233" w:author="Nobu Masaki" w:date="2025-09-05T14:05:00Z" w16du:dateUtc="2025-09-05T21:05:00Z">
        <w:r w:rsidR="00E77663">
          <w:t xml:space="preserve">(around 1%) </w:t>
        </w:r>
      </w:ins>
      <w:ins w:id="234" w:author="Nobu Masaki" w:date="2025-09-05T12:02:00Z" w16du:dateUtc="2025-09-05T19:02:00Z">
        <w:r w:rsidR="00C03277">
          <w:t xml:space="preserve">across </w:t>
        </w:r>
      </w:ins>
      <w:ins w:id="235" w:author="Nobu Masaki" w:date="2025-09-05T14:05:00Z" w16du:dateUtc="2025-09-05T21:05:00Z">
        <w:r w:rsidR="00E77663">
          <w:t xml:space="preserve">different </w:t>
        </w:r>
      </w:ins>
      <w:ins w:id="236" w:author="Nobu Masaki" w:date="2025-09-05T12:02:00Z" w16du:dateUtc="2025-09-05T19:02:00Z">
        <w:r w:rsidR="00C03277">
          <w:t>parameter settings</w:t>
        </w:r>
      </w:ins>
      <w:del w:id="237" w:author="Nobu Masaki" w:date="2025-09-16T17:34:00Z" w16du:dateUtc="2025-09-17T00:34:00Z">
        <w:r w:rsidR="00C03277" w:rsidDel="00212F8D">
          <w:fldChar w:fldCharType="begin"/>
        </w:r>
        <w:r w:rsidR="00A90212" w:rsidDel="00212F8D">
          <w:delInstrText xml:space="preserve"> ADDIN ZOTERO_ITEM CSL_CITATION {"citationID":"4vk54dGB","properties":{"formattedCitation":"[13]","plainCitation":"[13]","noteIndex":0},"citationItems":[{"id":27,"uris":["http://zotero.org/users/14121098/items/CA6KQGXP"],"itemData":{"id":27,"type":"article-journal","container-title":"The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delInstrText>
        </w:r>
        <w:r w:rsidR="00C03277" w:rsidDel="00212F8D">
          <w:fldChar w:fldCharType="separate"/>
        </w:r>
        <w:r w:rsidR="00A90212" w:rsidDel="00212F8D">
          <w:rPr>
            <w:noProof/>
          </w:rPr>
          <w:delText>[13]</w:delText>
        </w:r>
        <w:r w:rsidR="00C03277" w:rsidDel="00212F8D">
          <w:fldChar w:fldCharType="end"/>
        </w:r>
      </w:del>
      <w:ins w:id="238" w:author="Nobu Masaki" w:date="2025-09-05T12:03:00Z" w16du:dateUtc="2025-09-05T19:03:00Z">
        <w:r w:rsidR="00C03277">
          <w:t>.</w:t>
        </w:r>
      </w:ins>
      <w:ins w:id="239" w:author="Nobu Masaki" w:date="2025-09-05T12:02:00Z" w16du:dateUtc="2025-09-05T19:02:00Z">
        <w:r w:rsidR="00C03277">
          <w:t xml:space="preserve"> </w:t>
        </w:r>
      </w:ins>
      <w:ins w:id="240" w:author="Nobu Masaki" w:date="2025-09-05T11:54:00Z">
        <w:r w:rsidR="003A3621" w:rsidRPr="003A3621">
          <w:t xml:space="preserve">For full details of </w:t>
        </w:r>
      </w:ins>
      <w:ins w:id="241" w:author="Nobu Masaki" w:date="2025-09-05T11:54:00Z" w16du:dateUtc="2025-09-05T18:54:00Z">
        <w:r w:rsidR="003A3621">
          <w:t>the IBD cluster and allele conversion detection metho</w:t>
        </w:r>
      </w:ins>
      <w:ins w:id="242" w:author="Nobu Masaki" w:date="2025-09-05T14:06:00Z" w16du:dateUtc="2025-09-05T21:06:00Z">
        <w:r w:rsidR="00E77663">
          <w:t xml:space="preserve">d, as well as an overview of the simulation study used to calculate the false discovery rate of </w:t>
        </w:r>
      </w:ins>
      <w:ins w:id="243" w:author="Nobu Masaki" w:date="2025-09-05T14:07:00Z" w16du:dateUtc="2025-09-05T21:07:00Z">
        <w:r w:rsidR="00E77663">
          <w:t>allele conversions</w:t>
        </w:r>
      </w:ins>
      <w:ins w:id="244" w:author="Nobu Masaki" w:date="2025-09-05T12:05:00Z" w16du:dateUtc="2025-09-05T19:05:00Z">
        <w:r w:rsidR="00C03277">
          <w:t xml:space="preserve">, </w:t>
        </w:r>
      </w:ins>
      <w:ins w:id="245" w:author="Nobu Masaki" w:date="2025-09-05T11:54:00Z">
        <w:r w:rsidR="003A3621" w:rsidRPr="003A3621">
          <w:t>see Browning &amp; Browning (2024)</w:t>
        </w:r>
      </w:ins>
      <w:ins w:id="246" w:author="Nobu Masaki" w:date="2025-09-22T16:08:00Z" w16du:dateUtc="2025-09-22T23:08:00Z">
        <w:r w:rsidR="00253F61">
          <w:t xml:space="preserve"> </w:t>
        </w:r>
      </w:ins>
      <w:r w:rsidR="00253F61">
        <w:fldChar w:fldCharType="begin"/>
      </w:r>
      <w:r w:rsidR="00253F61">
        <w:instrText xml:space="preserve"> ADDIN ZOTERO_ITEM CSL_CITATION {"citationID":"5DibxoLN","properties":{"formattedCitation":"[13]","plainCitation":"[13]","noteIndex":0},"citationItems":[{"id":27,"uris":["http://zotero.org/users/14121098/items/CA6KQGXP"],"itemData":{"id":27,"type":"article-journal","container-title":"The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253F61">
        <w:fldChar w:fldCharType="separate"/>
      </w:r>
      <w:r w:rsidR="00253F61">
        <w:rPr>
          <w:noProof/>
        </w:rPr>
        <w:t>[13]</w:t>
      </w:r>
      <w:r w:rsidR="00253F61">
        <w:fldChar w:fldCharType="end"/>
      </w:r>
      <w:ins w:id="247" w:author="Nobu Masaki" w:date="2025-09-05T11:54:00Z">
        <w:r w:rsidR="003A3621" w:rsidRPr="003A3621">
          <w:t xml:space="preserve">. </w:t>
        </w:r>
      </w:ins>
    </w:p>
    <w:p w14:paraId="0113C19D" w14:textId="6A4CBA2B" w:rsidR="003A3621" w:rsidRPr="00C10536" w:rsidDel="00C03277" w:rsidRDefault="003A3621" w:rsidP="002324F2">
      <w:pPr>
        <w:rPr>
          <w:del w:id="248" w:author="Nobu Masaki" w:date="2025-09-05T12:03:00Z" w16du:dateUtc="2025-09-05T19:03:00Z"/>
        </w:rPr>
      </w:pPr>
    </w:p>
    <w:p w14:paraId="72E9764F" w14:textId="3C2AD815" w:rsidR="00524C9F" w:rsidRPr="00C10536" w:rsidDel="00C216A2" w:rsidRDefault="009A60D2" w:rsidP="009A60D2">
      <w:pPr>
        <w:rPr>
          <w:del w:id="249" w:author="Nobu Masaki" w:date="2025-09-05T11:20:00Z" w16du:dateUtc="2025-09-05T18:20:00Z"/>
        </w:rPr>
      </w:pPr>
      <w:del w:id="250" w:author="Nobu Masaki" w:date="2025-09-05T11:20:00Z" w16du:dateUtc="2025-09-05T18:20:00Z">
        <w:r w:rsidRPr="00C10536" w:rsidDel="00C216A2">
          <w:delText xml:space="preserve">Allele conversions were detected at </w:delText>
        </w:r>
      </w:del>
      <w:del w:id="251" w:author="Nobu Masaki" w:date="2025-09-04T10:45:00Z" w16du:dateUtc="2025-09-04T17:45:00Z">
        <w:r w:rsidRPr="00C10536" w:rsidDel="00923B89">
          <w:delText xml:space="preserve">markers </w:delText>
        </w:r>
      </w:del>
      <w:del w:id="252" w:author="Nobu Masaki" w:date="2025-09-05T11:20:00Z" w16du:dateUtc="2025-09-05T18:20:00Z">
        <w:r w:rsidRPr="00C10536" w:rsidDel="00C216A2">
          <w:delText xml:space="preserve">where two haplotypes in an IBD cluster shared one allele and two others shared the alternative allele, minimizing </w:delText>
        </w:r>
        <w:r w:rsidR="00C76AB6" w:rsidRPr="00C10536" w:rsidDel="00C216A2">
          <w:delText>the false detection of</w:delText>
        </w:r>
        <w:r w:rsidRPr="00C10536" w:rsidDel="00C216A2">
          <w:delText xml:space="preserve"> genotype errors</w:delText>
        </w:r>
        <w:r w:rsidR="00C76AB6" w:rsidRPr="00C10536" w:rsidDel="00C216A2">
          <w:delText xml:space="preserve"> as allele conversions</w:delText>
        </w:r>
        <w:r w:rsidRPr="00C10536" w:rsidDel="00C216A2">
          <w:delText xml:space="preserve">. </w:delText>
        </w:r>
        <w:r w:rsidR="007025C5" w:rsidRPr="00C10536" w:rsidDel="00C216A2">
          <w:delText xml:space="preserve">Furthermore, only </w:delText>
        </w:r>
      </w:del>
      <w:del w:id="253" w:author="Nobu Masaki" w:date="2025-09-04T10:45:00Z" w16du:dateUtc="2025-09-04T17:45:00Z">
        <w:r w:rsidR="007025C5" w:rsidRPr="00C10536" w:rsidDel="00923B89">
          <w:delText xml:space="preserve">markers </w:delText>
        </w:r>
      </w:del>
      <w:del w:id="254" w:author="Nobu Masaki" w:date="2025-09-05T11:20:00Z" w16du:dateUtc="2025-09-05T18:20:00Z">
        <w:r w:rsidR="007025C5" w:rsidRPr="00C10536" w:rsidDel="00C216A2">
          <w:delText xml:space="preserve">with minor allele frequency (MAF) ≥ 5% were considered to avoid misclassifying mutations as allele conversions. </w:delText>
        </w:r>
      </w:del>
    </w:p>
    <w:p w14:paraId="60CF8D17" w14:textId="075202D1" w:rsidR="004823BF" w:rsidRDefault="004823BF" w:rsidP="00120A6F">
      <w:pPr>
        <w:rPr>
          <w:ins w:id="255" w:author="Nobu Masaki" w:date="2025-09-22T15:13:00Z" w16du:dateUtc="2025-09-22T22:13:00Z"/>
        </w:rPr>
      </w:pPr>
      <w:r w:rsidRPr="00C10536">
        <w:t>After allele conversions were detected, they were clustered to form detected gene conversion tracts</w:t>
      </w:r>
      <w:r w:rsidRPr="00C10536">
        <w:rPr>
          <w:rFonts w:hint="eastAsia"/>
        </w:rPr>
        <w:t xml:space="preserve">. </w:t>
      </w:r>
      <w:r w:rsidRPr="00C10536">
        <w:t>Allele conversions were considered to belong to the same gene conversion tract if they were located within 1.5 kb of each other, and if the membership of the two sub-clusters (representing the two alleles present in the IBD cluster) overlap</w:t>
      </w:r>
      <w:r w:rsidR="00D938E4" w:rsidRPr="00C10536">
        <w:t>ped</w:t>
      </w:r>
      <w:r w:rsidRPr="00C10536">
        <w:t xml:space="preserve"> for the two allele conversions. </w:t>
      </w:r>
    </w:p>
    <w:p w14:paraId="6924F7DD" w14:textId="7AFBF37D" w:rsidR="0022680B" w:rsidRPr="00C10536" w:rsidDel="0022680B" w:rsidRDefault="0022680B" w:rsidP="00120A6F">
      <w:pPr>
        <w:rPr>
          <w:del w:id="256" w:author="Nobu Masaki" w:date="2025-09-22T15:13:00Z" w16du:dateUtc="2025-09-22T22:13:00Z"/>
        </w:rPr>
      </w:pPr>
    </w:p>
    <w:p w14:paraId="7DCF2BEF" w14:textId="559510F8" w:rsidR="00120A6F" w:rsidRDefault="00120A6F" w:rsidP="00120A6F">
      <w:pPr>
        <w:rPr>
          <w:ins w:id="257" w:author="Nobu Masaki" w:date="2025-09-22T15:13:00Z" w16du:dateUtc="2025-09-22T22:13:00Z"/>
        </w:rPr>
      </w:pPr>
      <w:r w:rsidRPr="00C10536">
        <w:t>Across all the autosomes, 9,313,066 allele conversions were detected</w:t>
      </w:r>
      <w:r w:rsidR="00CB1C1E" w:rsidRPr="00C10536">
        <w:t xml:space="preserve"> </w:t>
      </w:r>
      <w:r w:rsidR="00F9044F" w:rsidRPr="00C10536">
        <w:fldChar w:fldCharType="begin"/>
      </w:r>
      <w:r w:rsidR="00A90212">
        <w:instrText xml:space="preserve"> ADDIN ZOTERO_ITEM CSL_CITATION {"citationID":"Jpl8NTle","properties":{"formattedCitation":"[13]","plainCitation":"[13]","noteIndex":0},"citationItems":[{"id":27,"uris":["http://zotero.org/users/14121098/items/CA6KQGXP"],"itemData":{"id":27,"type":"article-journal","container-title":"The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F9044F" w:rsidRPr="00C10536">
        <w:fldChar w:fldCharType="separate"/>
      </w:r>
      <w:r w:rsidR="00A90212">
        <w:rPr>
          <w:rFonts w:ascii="Calibri" w:cs="Calibri"/>
          <w:kern w:val="0"/>
        </w:rPr>
        <w:t>[13]</w:t>
      </w:r>
      <w:r w:rsidR="00F9044F" w:rsidRPr="00C10536">
        <w:fldChar w:fldCharType="end"/>
      </w:r>
      <w:r w:rsidR="00CB1C1E" w:rsidRPr="00C10536">
        <w:t>.</w:t>
      </w:r>
      <w:r w:rsidRPr="00C10536">
        <w:t xml:space="preserve"> These allele conversions were inferred to belong to 5,961,128 detected gene conversion tracts. Furthermore, </w:t>
      </w:r>
      <w:r w:rsidR="003767A1" w:rsidRPr="00C10536">
        <w:t>4,943,183 (</w:t>
      </w:r>
      <w:r w:rsidRPr="00C10536">
        <w:t>82.9%</w:t>
      </w:r>
      <w:r w:rsidR="003767A1" w:rsidRPr="00C10536">
        <w:t>)</w:t>
      </w:r>
      <w:r w:rsidRPr="00C10536">
        <w:t xml:space="preserve"> of the detected gene conversion tracts were comprised of a single</w:t>
      </w:r>
      <w:r w:rsidRPr="00C10536">
        <w:rPr>
          <w:rFonts w:hint="eastAsia"/>
        </w:rPr>
        <w:t xml:space="preserve"> allele conversion</w:t>
      </w:r>
      <w:r w:rsidR="0049039F" w:rsidRPr="00C10536">
        <w:t xml:space="preserve"> </w:t>
      </w:r>
      <w:r w:rsidR="00205DEC" w:rsidRPr="00C10536">
        <w:fldChar w:fldCharType="begin"/>
      </w:r>
      <w:r w:rsidR="00A90212">
        <w:instrText xml:space="preserve"> ADDIN ZOTERO_ITEM CSL_CITATION {"citationID":"VBemBAoF","properties":{"formattedCitation":"[13]","plainCitation":"[13]","noteIndex":0},"citationItems":[{"id":27,"uris":["http://zotero.org/users/14121098/items/CA6KQGXP"],"itemData":{"id":27,"type":"article-journal","container-title":"The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205DEC" w:rsidRPr="00C10536">
        <w:fldChar w:fldCharType="separate"/>
      </w:r>
      <w:r w:rsidR="00A90212">
        <w:rPr>
          <w:rFonts w:ascii="Calibri" w:cs="Calibri"/>
          <w:kern w:val="0"/>
        </w:rPr>
        <w:t>[13]</w:t>
      </w:r>
      <w:r w:rsidR="00205DEC" w:rsidRPr="00C10536">
        <w:fldChar w:fldCharType="end"/>
      </w:r>
      <w:r w:rsidR="0049039F" w:rsidRPr="00C10536">
        <w:t>.</w:t>
      </w:r>
      <w:r w:rsidRPr="00C10536">
        <w:t xml:space="preserve"> </w:t>
      </w:r>
      <w:r w:rsidR="00B37C24" w:rsidRPr="00C10536">
        <w:t xml:space="preserve">1,017,945 (17.1%) </w:t>
      </w:r>
      <w:r w:rsidR="00215F94" w:rsidRPr="00C10536">
        <w:t xml:space="preserve">of the </w:t>
      </w:r>
      <w:r w:rsidR="00B37C24" w:rsidRPr="00C10536">
        <w:t xml:space="preserve">detected tracts were comprised of two or more allele conversions. </w:t>
      </w:r>
      <w:r w:rsidRPr="00C10536">
        <w:rPr>
          <w:rFonts w:hint="eastAsia"/>
        </w:rPr>
        <w:t xml:space="preserve">We refer to the </w:t>
      </w:r>
      <w:r w:rsidRPr="00C10536">
        <w:t>length</w:t>
      </w:r>
      <w:r w:rsidRPr="00C10536">
        <w:rPr>
          <w:rFonts w:hint="eastAsia"/>
        </w:rPr>
        <w:t xml:space="preserve"> </w:t>
      </w:r>
      <w:r w:rsidRPr="00C10536">
        <w:t>spanning</w:t>
      </w:r>
      <w:r w:rsidRPr="00C10536">
        <w:rPr>
          <w:rFonts w:hint="eastAsia"/>
        </w:rPr>
        <w:t xml:space="preserve"> the </w:t>
      </w:r>
      <w:del w:id="258" w:author="Nobu Masaki" w:date="2025-09-16T16:41:00Z" w16du:dateUtc="2025-09-16T23:41:00Z">
        <w:r w:rsidRPr="00C10536" w:rsidDel="00852763">
          <w:rPr>
            <w:rFonts w:hint="eastAsia"/>
          </w:rPr>
          <w:delText xml:space="preserve">furthest </w:delText>
        </w:r>
      </w:del>
      <w:ins w:id="259" w:author="Nobu Masaki" w:date="2025-09-16T16:41:00Z" w16du:dateUtc="2025-09-16T23:41:00Z">
        <w:r w:rsidR="00852763">
          <w:t>outermost</w:t>
        </w:r>
        <w:r w:rsidR="00852763" w:rsidRPr="00C10536">
          <w:rPr>
            <w:rFonts w:hint="eastAsia"/>
          </w:rPr>
          <w:t xml:space="preserve"> </w:t>
        </w:r>
      </w:ins>
      <w:r w:rsidRPr="00C10536">
        <w:rPr>
          <w:rFonts w:hint="eastAsia"/>
        </w:rPr>
        <w:t xml:space="preserve">allele converted </w:t>
      </w:r>
      <w:del w:id="260" w:author="Nobu Masaki" w:date="2025-09-04T10:46:00Z" w16du:dateUtc="2025-09-04T17:46:00Z">
        <w:r w:rsidRPr="00C10536" w:rsidDel="00923B89">
          <w:rPr>
            <w:rFonts w:hint="eastAsia"/>
          </w:rPr>
          <w:delText xml:space="preserve">markers </w:delText>
        </w:r>
      </w:del>
      <w:ins w:id="261" w:author="Nobu Masaki" w:date="2025-09-04T10:46:00Z" w16du:dateUtc="2025-09-04T17:46:00Z">
        <w:r w:rsidR="00923B89">
          <w:t>positions</w:t>
        </w:r>
        <w:r w:rsidR="00923B89" w:rsidRPr="00C10536">
          <w:rPr>
            <w:rFonts w:hint="eastAsia"/>
          </w:rPr>
          <w:t xml:space="preserve"> </w:t>
        </w:r>
      </w:ins>
      <w:r w:rsidRPr="00C10536">
        <w:rPr>
          <w:rFonts w:hint="eastAsia"/>
        </w:rPr>
        <w:t xml:space="preserve">in </w:t>
      </w:r>
      <w:r w:rsidRPr="00C10536">
        <w:t>a</w:t>
      </w:r>
      <w:r w:rsidRPr="00C10536">
        <w:rPr>
          <w:rFonts w:hint="eastAsia"/>
        </w:rPr>
        <w:t xml:space="preserve"> detected gene conversion tract as the </w:t>
      </w:r>
      <w:r w:rsidRPr="00C10536">
        <w:t>observed tract length of the gene conversion tract</w:t>
      </w:r>
      <w:r w:rsidRPr="00C10536">
        <w:rPr>
          <w:rFonts w:hint="eastAsia"/>
        </w:rPr>
        <w:t xml:space="preserve">. If </w:t>
      </w:r>
      <w:r w:rsidRPr="00C10536">
        <w:t>a detected gene conversion tract is comprised of a single allele conversion,</w:t>
      </w:r>
      <w:r w:rsidRPr="00C10536">
        <w:rPr>
          <w:rFonts w:hint="eastAsia"/>
        </w:rPr>
        <w:t xml:space="preserve"> the observed </w:t>
      </w:r>
      <w:r w:rsidRPr="00C10536">
        <w:t>tract length</w:t>
      </w:r>
      <w:r w:rsidRPr="00C10536">
        <w:rPr>
          <w:rFonts w:hint="eastAsia"/>
        </w:rPr>
        <w:t xml:space="preserve"> is one</w:t>
      </w:r>
      <w:r w:rsidRPr="00C10536">
        <w:t xml:space="preserve"> bp</w:t>
      </w:r>
      <w:r w:rsidRPr="00C10536">
        <w:rPr>
          <w:rFonts w:hint="eastAsia"/>
        </w:rPr>
        <w:t xml:space="preserve">. </w:t>
      </w:r>
    </w:p>
    <w:p w14:paraId="54FDFD33" w14:textId="642E83BD" w:rsidR="0022680B" w:rsidRPr="00C10536" w:rsidRDefault="004125B6" w:rsidP="00120A6F">
      <w:ins w:id="262" w:author="Nobu Masaki" w:date="2025-09-22T16:01:00Z" w16du:dateUtc="2025-09-22T23:01:00Z">
        <w:r>
          <w:t>When estimating the mean length of gene conversion tracts from the obser</w:t>
        </w:r>
      </w:ins>
      <w:ins w:id="263" w:author="Nobu Masaki" w:date="2025-09-22T16:02:00Z" w16du:dateUtc="2025-09-22T23:02:00Z">
        <w:r>
          <w:t>ved tract lengths</w:t>
        </w:r>
      </w:ins>
      <w:ins w:id="264" w:author="Nobu Masaki" w:date="2025-09-22T15:13:00Z" w16du:dateUtc="2025-09-22T22:13:00Z">
        <w:r w:rsidR="0022680B">
          <w:t>, we address two</w:t>
        </w:r>
      </w:ins>
      <w:ins w:id="265" w:author="Nobu Masaki" w:date="2025-09-22T16:02:00Z" w16du:dateUtc="2025-09-22T23:02:00Z">
        <w:r>
          <w:t xml:space="preserve"> methodological</w:t>
        </w:r>
      </w:ins>
      <w:ins w:id="266" w:author="Nobu Masaki" w:date="2025-09-22T15:13:00Z" w16du:dateUtc="2025-09-22T22:13:00Z">
        <w:r w:rsidR="0022680B">
          <w:t xml:space="preserve"> constraints in the detection method, which are (i) allele conversions are only detected </w:t>
        </w:r>
        <w:r w:rsidR="0022680B">
          <w:lastRenderedPageBreak/>
          <w:t xml:space="preserve">at variant positions with </w:t>
        </w:r>
        <w:r w:rsidR="0022680B" w:rsidRPr="003A3621">
          <w:t xml:space="preserve">MAF </w:t>
        </w:r>
      </w:ins>
      <w:ins w:id="267" w:author="Nobu Masaki" w:date="2025-09-22T16:19:00Z" w16du:dateUtc="2025-09-22T23:19:00Z">
        <w:r w:rsidR="00022D90">
          <w:t>greater than</w:t>
        </w:r>
      </w:ins>
      <w:ins w:id="268" w:author="Nobu Masaki" w:date="2025-09-22T15:13:00Z" w16du:dateUtc="2025-09-22T22:13:00Z">
        <w:r w:rsidR="0022680B" w:rsidRPr="003A3621">
          <w:t xml:space="preserve"> 5%</w:t>
        </w:r>
        <w:r w:rsidR="0022680B">
          <w:t xml:space="preserve">, and (ii) gene conversion tract lengths are assumed to not exceed 1.5 kb </w:t>
        </w:r>
        <w:r w:rsidR="0022680B">
          <w:fldChar w:fldCharType="begin"/>
        </w:r>
        <w:r w:rsidR="0022680B">
          <w:instrText xml:space="preserve"> ADDIN ZOTERO_ITEM CSL_CITATION {"citationID":"Cqd6ydW1","properties":{"formattedCitation":"[13]","plainCitation":"[13]","noteIndex":0},"citationItems":[{"id":27,"uris":["http://zotero.org/users/14121098/items/CA6KQGXP"],"itemData":{"id":27,"type":"article-journal","container-title":"The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22680B">
          <w:fldChar w:fldCharType="separate"/>
        </w:r>
        <w:r w:rsidR="0022680B">
          <w:rPr>
            <w:noProof/>
          </w:rPr>
          <w:t>[13]</w:t>
        </w:r>
        <w:r w:rsidR="0022680B">
          <w:fldChar w:fldCharType="end"/>
        </w:r>
        <w:r w:rsidR="0022680B">
          <w:t>. The former constraint was enforced to prevent mutations from creating the signal used to detect allele conversions.</w:t>
        </w:r>
      </w:ins>
      <w:ins w:id="269" w:author="Nobu Masaki" w:date="2025-09-22T16:03:00Z" w16du:dateUtc="2025-09-22T23:03:00Z">
        <w:r w:rsidR="0068625E">
          <w:t xml:space="preserve"> </w:t>
        </w:r>
      </w:ins>
      <w:ins w:id="270" w:author="Nobu Masaki" w:date="2025-09-22T16:20:00Z" w16du:dateUtc="2025-09-22T23:20:00Z">
        <w:r w:rsidR="00022D90">
          <w:t xml:space="preserve">We adjust for this by </w:t>
        </w:r>
      </w:ins>
      <w:ins w:id="271" w:author="Nobu Masaki" w:date="2025-09-22T16:21:00Z" w16du:dateUtc="2025-09-22T23:21:00Z">
        <w:r w:rsidR="00022D90">
          <w:t>calibrating allele conversion probabilities</w:t>
        </w:r>
      </w:ins>
      <w:ins w:id="272" w:author="Nobu Masaki" w:date="2025-09-22T16:22:00Z" w16du:dateUtc="2025-09-22T23:22:00Z">
        <w:r w:rsidR="00C87EEE">
          <w:t xml:space="preserve"> in our method</w:t>
        </w:r>
      </w:ins>
      <w:ins w:id="273" w:author="Nobu Masaki" w:date="2025-09-22T16:21:00Z" w16du:dateUtc="2025-09-22T23:21:00Z">
        <w:r w:rsidR="00022D90">
          <w:t xml:space="preserve"> (see the section, </w:t>
        </w:r>
      </w:ins>
      <w:ins w:id="274" w:author="Nobu Masaki" w:date="2025-09-22T16:22:00Z" w16du:dateUtc="2025-09-22T23:22:00Z">
        <w:r w:rsidR="0077260A" w:rsidRPr="0077260A">
          <w:t>Estimating the allele conversion probability for each detected tract</w:t>
        </w:r>
      </w:ins>
      <w:ins w:id="275" w:author="Nobu Masaki" w:date="2025-09-22T16:21:00Z" w16du:dateUtc="2025-09-22T23:21:00Z">
        <w:r w:rsidR="00022D90">
          <w:t xml:space="preserve">). </w:t>
        </w:r>
      </w:ins>
      <w:commentRangeStart w:id="276"/>
      <w:ins w:id="277" w:author="Nobu Masaki" w:date="2025-09-22T16:03:00Z" w16du:dateUtc="2025-09-22T23:03:00Z">
        <w:r w:rsidR="0068625E">
          <w:t xml:space="preserve">The latter </w:t>
        </w:r>
      </w:ins>
      <w:ins w:id="278" w:author="Nobu Masaki" w:date="2025-09-22T16:05:00Z" w16du:dateUtc="2025-09-22T23:05:00Z">
        <w:r w:rsidR="0068625E">
          <w:t xml:space="preserve">assumption is used when grouping </w:t>
        </w:r>
      </w:ins>
      <w:ins w:id="279" w:author="Nobu Masaki" w:date="2025-09-22T16:06:00Z" w16du:dateUtc="2025-09-22T23:06:00Z">
        <w:r w:rsidR="0068625E">
          <w:t xml:space="preserve">detected allele conversions into the same gene conversion tract. </w:t>
        </w:r>
      </w:ins>
      <w:commentRangeEnd w:id="276"/>
      <w:ins w:id="280" w:author="Nobu Masaki" w:date="2025-09-23T13:55:00Z" w16du:dateUtc="2025-09-23T20:55:00Z">
        <w:r w:rsidR="00436B49">
          <w:rPr>
            <w:rStyle w:val="CommentReference"/>
          </w:rPr>
          <w:commentReference w:id="276"/>
        </w:r>
      </w:ins>
    </w:p>
    <w:p w14:paraId="2B7F8A16" w14:textId="32A94A83" w:rsidR="00A6353F" w:rsidRPr="00C10536" w:rsidRDefault="00120A6F" w:rsidP="00120A6F">
      <w:r w:rsidRPr="00C10536">
        <w:rPr>
          <w:rFonts w:hint="eastAsia"/>
        </w:rPr>
        <w:t xml:space="preserve">We label the observed </w:t>
      </w:r>
      <w:r w:rsidRPr="00C10536">
        <w:t>tract lengths</w:t>
      </w:r>
      <w:r w:rsidRPr="00C10536">
        <w:rPr>
          <w:rFonts w:hint="eastAsia"/>
        </w:rPr>
        <w:t xml:space="preserve"> </w:t>
      </w:r>
      <w:r w:rsidRPr="00C10536">
        <w:t xml:space="preserve">of all detected gene conversion tracts </w:t>
      </w:r>
      <w:r w:rsidRPr="00C10536">
        <w:rPr>
          <w:rFonts w:hint="eastAsia"/>
        </w:rPr>
        <w:t xml:space="preserve">as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|j=1,…,m</m:t>
            </m:r>
          </m:e>
        </m:d>
      </m:oMath>
      <w:r w:rsidRPr="00C10536">
        <w:t xml:space="preserve">. </w:t>
      </w:r>
      <w:ins w:id="281" w:author="Nobu Masaki" w:date="2025-09-22T16:13:00Z" w16du:dateUtc="2025-09-22T23:13:00Z">
        <w:r w:rsidR="0031413B">
          <w:t xml:space="preserve">To account for the assumption </w:t>
        </w:r>
      </w:ins>
      <w:ins w:id="282" w:author="Nobu Masaki" w:date="2025-09-22T16:14:00Z" w16du:dateUtc="2025-09-22T23:14:00Z">
        <w:r w:rsidR="0031413B">
          <w:t xml:space="preserve">regarding gene conversion tract lengths </w:t>
        </w:r>
      </w:ins>
      <w:ins w:id="283" w:author="Nobu Masaki" w:date="2025-09-22T16:16:00Z" w16du:dateUtc="2025-09-22T23:16:00Z">
        <w:r w:rsidR="000D337F">
          <w:t>in the detection method,</w:t>
        </w:r>
      </w:ins>
      <w:ins w:id="284" w:author="Nobu Masaki" w:date="2025-09-22T16:13:00Z" w16du:dateUtc="2025-09-22T23:13:00Z">
        <w:r w:rsidR="0031413B">
          <w:t xml:space="preserve"> </w:t>
        </w:r>
      </w:ins>
      <w:del w:id="285" w:author="Nobu Masaki" w:date="2025-09-22T16:10:00Z" w16du:dateUtc="2025-09-22T23:10:00Z">
        <w:r w:rsidRPr="00C10536" w:rsidDel="007D5B08">
          <w:delText xml:space="preserve">The procedure used to detect gene conversion tracts in each offset assumes that gene conversion tract </w:delText>
        </w:r>
        <w:r w:rsidR="00240DDD" w:rsidRPr="00C10536" w:rsidDel="007D5B08">
          <w:delText>lengths do not exceed</w:delText>
        </w:r>
        <w:r w:rsidRPr="00C10536" w:rsidDel="007D5B08">
          <w:delText xml:space="preserve"> 1.5 kb. To take this into account, </w:delText>
        </w:r>
      </w:del>
      <w:ins w:id="286" w:author="Nobu Masaki" w:date="2025-09-22T16:16:00Z" w16du:dateUtc="2025-09-22T23:16:00Z">
        <w:r w:rsidR="000D337F">
          <w:t>w</w:t>
        </w:r>
      </w:ins>
      <w:del w:id="287" w:author="Nobu Masaki" w:date="2025-09-22T16:10:00Z" w16du:dateUtc="2025-09-22T23:10:00Z">
        <w:r w:rsidRPr="00C10536" w:rsidDel="007D5B08">
          <w:delText>w</w:delText>
        </w:r>
      </w:del>
      <w:r w:rsidRPr="00C10536">
        <w:t>e exclude any observed tract lengths exceeding 1.5 kb</w:t>
      </w:r>
      <w:r w:rsidR="001C7CF0" w:rsidRPr="00C10536">
        <w:t xml:space="preserve"> </w:t>
      </w:r>
      <w:r w:rsidRPr="00C10536">
        <w:t xml:space="preserve">when estimating the mean gene conversion tract length. </w:t>
      </w:r>
      <w:r w:rsidR="001C7CF0" w:rsidRPr="00C10536">
        <w:t xml:space="preserve">This results in the exclusion of </w:t>
      </w:r>
      <w:r w:rsidR="008D28A2" w:rsidRPr="00C10536">
        <w:t>141,361 tracts (2.</w:t>
      </w:r>
      <w:r w:rsidR="00B60D8A" w:rsidRPr="00C10536">
        <w:t>4</w:t>
      </w:r>
      <w:r w:rsidR="008D28A2" w:rsidRPr="00C10536">
        <w:t xml:space="preserve">% of all detected tracts). </w:t>
      </w:r>
      <w:r w:rsidRPr="00C10536">
        <w:t xml:space="preserve">We also exclude observed tract lengths of one bp prior to estimation, because </w:t>
      </w:r>
      <w:r w:rsidR="00BC1F16" w:rsidRPr="00C10536">
        <w:t xml:space="preserve">our model assigns a higher probability mass at </w:t>
      </w:r>
      <w:r w:rsidR="00B2409C" w:rsidRPr="00C10536">
        <w:t xml:space="preserve">one bp </w:t>
      </w:r>
      <w:r w:rsidR="00F03F6B" w:rsidRPr="00C10536">
        <w:t xml:space="preserve">compared to what we observe in the data </w:t>
      </w:r>
      <w:r w:rsidRPr="00C10536">
        <w:t xml:space="preserve">(see </w:t>
      </w:r>
      <w:r w:rsidR="00B84054">
        <w:t>S1 Appendix</w:t>
      </w:r>
      <w:r w:rsidRPr="00C10536">
        <w:t xml:space="preserve">). This </w:t>
      </w:r>
      <w:r w:rsidR="0052103E" w:rsidRPr="00C10536">
        <w:t xml:space="preserve">is </w:t>
      </w:r>
      <w:r w:rsidR="00AE2D63" w:rsidRPr="00C10536">
        <w:t>likely</w:t>
      </w:r>
      <w:r w:rsidRPr="00C10536">
        <w:t xml:space="preserve"> because we do not account for linkage disequilibrium in our model.</w:t>
      </w:r>
      <w:r w:rsidR="00215F94" w:rsidRPr="00C10536">
        <w:t xml:space="preserve"> </w:t>
      </w:r>
      <w:r w:rsidR="00B37C24" w:rsidRPr="00C10536">
        <w:t xml:space="preserve">Although we exclude </w:t>
      </w:r>
      <w:r w:rsidR="009703D4" w:rsidRPr="00C10536">
        <w:t xml:space="preserve">observed tract lengths of one bp when estimating the mean gene conversion tract length, </w:t>
      </w:r>
      <w:ins w:id="288" w:author="Nobu Masaki" w:date="2025-09-22T16:10:00Z" w16du:dateUtc="2025-09-22T23:10:00Z">
        <w:r w:rsidR="0059025C">
          <w:t xml:space="preserve">we use </w:t>
        </w:r>
      </w:ins>
      <w:r w:rsidR="009703D4" w:rsidRPr="00C10536">
        <w:t xml:space="preserve">the proportion of </w:t>
      </w:r>
      <w:ins w:id="289" w:author="Nobu Masaki" w:date="2025-09-22T16:11:00Z" w16du:dateUtc="2025-09-22T23:11:00Z">
        <w:r w:rsidR="0059025C">
          <w:t xml:space="preserve">one bp </w:t>
        </w:r>
      </w:ins>
      <w:r w:rsidR="009703D4" w:rsidRPr="00C10536">
        <w:t>observed tract</w:t>
      </w:r>
      <w:ins w:id="290" w:author="Nobu Masaki" w:date="2025-09-22T16:11:00Z" w16du:dateUtc="2025-09-22T23:11:00Z">
        <w:r w:rsidR="0059025C">
          <w:t xml:space="preserve">s </w:t>
        </w:r>
      </w:ins>
      <w:del w:id="291" w:author="Nobu Masaki" w:date="2025-09-22T16:11:00Z" w16du:dateUtc="2025-09-22T23:11:00Z">
        <w:r w:rsidR="009703D4" w:rsidRPr="00C10536" w:rsidDel="0059025C">
          <w:delText xml:space="preserve"> lengths of one bp </w:delText>
        </w:r>
      </w:del>
      <w:del w:id="292" w:author="Nobu Masaki" w:date="2025-09-22T16:10:00Z" w16du:dateUtc="2025-09-22T23:10:00Z">
        <w:r w:rsidR="009703D4" w:rsidRPr="00C10536" w:rsidDel="0059025C">
          <w:delText xml:space="preserve">is used </w:delText>
        </w:r>
      </w:del>
      <w:r w:rsidR="009703D4" w:rsidRPr="00C10536">
        <w:t xml:space="preserve">to </w:t>
      </w:r>
      <w:r w:rsidR="00F17404" w:rsidRPr="00C10536">
        <w:t>understand</w:t>
      </w:r>
      <w:r w:rsidR="009703D4" w:rsidRPr="00C10536">
        <w:t xml:space="preserve"> the effect of linkage disequilibrium on the distribution of observed tract lengths (see </w:t>
      </w:r>
      <w:r w:rsidR="000B0E36">
        <w:t>S1 Appendix</w:t>
      </w:r>
      <w:r w:rsidR="009703D4" w:rsidRPr="00C10536">
        <w:t xml:space="preserve">). </w:t>
      </w:r>
      <w:r w:rsidR="00277452" w:rsidRPr="00C10536">
        <w:t xml:space="preserve">We appropriately account for the omission of these tracts in our model by </w:t>
      </w:r>
      <w:r w:rsidR="00DC5EA5" w:rsidRPr="00C10536">
        <w:t>truncating the marginal distribution of observed tract lengths</w:t>
      </w:r>
      <w:r w:rsidR="00FB52D1" w:rsidRPr="00C10536">
        <w:t xml:space="preserve"> (derived in a later section)</w:t>
      </w:r>
      <w:r w:rsidR="00DC5EA5" w:rsidRPr="00C10536">
        <w:t xml:space="preserve"> at one bp and 1.5 kb.</w:t>
      </w:r>
      <w:r w:rsidR="00174FE6" w:rsidRPr="00C10536">
        <w:t xml:space="preserve"> </w:t>
      </w:r>
      <w:r w:rsidR="00E3430F" w:rsidRPr="00C10536">
        <w:t xml:space="preserve">After removing both detected tracts of 1 bp and those exceeding 1.5 kb, we are left with 876,584 detected tracts. </w:t>
      </w:r>
      <w:r w:rsidR="004C7EE3" w:rsidRPr="00C10536">
        <w:t>A</w:t>
      </w:r>
      <w:r w:rsidR="002D3442" w:rsidRPr="00C10536">
        <w:t>lthough excluding these tracts reduces the amount of data</w:t>
      </w:r>
      <w:r w:rsidR="007C2C44" w:rsidRPr="00C10536">
        <w:t xml:space="preserve"> used in the estimation procedure</w:t>
      </w:r>
      <w:r w:rsidR="002D3442" w:rsidRPr="00C10536">
        <w:t>, results from our simulation stud</w:t>
      </w:r>
      <w:ins w:id="293" w:author="Nobu Masaki" w:date="2025-09-24T13:04:00Z" w16du:dateUtc="2025-09-24T20:04:00Z">
        <w:r w:rsidR="00B66673">
          <w:t>ies</w:t>
        </w:r>
      </w:ins>
      <w:del w:id="294" w:author="Nobu Masaki" w:date="2025-09-24T13:04:00Z" w16du:dateUtc="2025-09-24T20:04:00Z">
        <w:r w:rsidR="002D3442" w:rsidRPr="00C10536" w:rsidDel="00B66673">
          <w:delText>y</w:delText>
        </w:r>
      </w:del>
      <w:r w:rsidR="002D3442" w:rsidRPr="00C10536">
        <w:t xml:space="preserve"> suggest that the resulting </w:t>
      </w:r>
      <w:del w:id="295" w:author="Nobu Masaki" w:date="2025-09-22T16:34:00Z" w16du:dateUtc="2025-09-22T23:34:00Z">
        <w:r w:rsidR="002D3442" w:rsidRPr="00C10536" w:rsidDel="00490F23">
          <w:delText xml:space="preserve">estimates </w:delText>
        </w:r>
      </w:del>
      <w:ins w:id="296" w:author="Nobu Masaki" w:date="2025-09-22T16:34:00Z" w16du:dateUtc="2025-09-22T23:34:00Z">
        <w:r w:rsidR="00490F23">
          <w:t>estimator</w:t>
        </w:r>
      </w:ins>
      <w:ins w:id="297" w:author="Nobu Masaki" w:date="2025-09-22T16:35:00Z" w16du:dateUtc="2025-09-22T23:35:00Z">
        <w:r w:rsidR="004C01A2">
          <w:t xml:space="preserve"> from the truncated model</w:t>
        </w:r>
      </w:ins>
      <w:ins w:id="298" w:author="Nobu Masaki" w:date="2025-09-22T16:34:00Z" w16du:dateUtc="2025-09-22T23:34:00Z">
        <w:r w:rsidR="00490F23">
          <w:t xml:space="preserve"> </w:t>
        </w:r>
      </w:ins>
      <w:ins w:id="299" w:author="Nobu Masaki" w:date="2025-09-23T13:49:00Z" w16du:dateUtc="2025-09-23T20:49:00Z">
        <w:r w:rsidR="0094101F">
          <w:t xml:space="preserve">has small bias </w:t>
        </w:r>
      </w:ins>
      <w:del w:id="300" w:author="Nobu Masaki" w:date="2025-09-22T16:34:00Z" w16du:dateUtc="2025-09-22T23:34:00Z">
        <w:r w:rsidR="00B52738" w:rsidRPr="00C10536" w:rsidDel="00490F23">
          <w:delText>are</w:delText>
        </w:r>
      </w:del>
      <w:del w:id="301" w:author="Nobu Masaki" w:date="2025-09-23T13:49:00Z" w16du:dateUtc="2025-09-23T20:49:00Z">
        <w:r w:rsidR="002D3442" w:rsidRPr="00C10536" w:rsidDel="0094101F">
          <w:delText xml:space="preserve"> unbiased </w:delText>
        </w:r>
      </w:del>
      <w:r w:rsidR="002D3442" w:rsidRPr="00C10536">
        <w:t xml:space="preserve">under </w:t>
      </w:r>
      <w:del w:id="302" w:author="Nobu Masaki" w:date="2025-09-22T16:35:00Z" w16du:dateUtc="2025-09-22T23:35:00Z">
        <w:r w:rsidR="002D3442" w:rsidRPr="00C10536" w:rsidDel="004C01A2">
          <w:delText>the truncated model</w:delText>
        </w:r>
      </w:del>
      <w:ins w:id="303" w:author="Nobu Masaki" w:date="2025-09-22T16:35:00Z" w16du:dateUtc="2025-09-22T23:35:00Z">
        <w:r w:rsidR="004C01A2">
          <w:t>correct specification of the gene conversion tract length distribution</w:t>
        </w:r>
      </w:ins>
      <w:r w:rsidR="002D3442" w:rsidRPr="00C10536">
        <w:t>.</w:t>
      </w:r>
      <w:r w:rsidR="0064298B" w:rsidRPr="00C10536">
        <w:t xml:space="preserve"> </w:t>
      </w:r>
    </w:p>
    <w:p w14:paraId="0837E550" w14:textId="77777777" w:rsidR="00120A6F" w:rsidRPr="00C10536" w:rsidRDefault="00120A6F" w:rsidP="00120A6F">
      <w:pPr>
        <w:pStyle w:val="Heading2"/>
      </w:pPr>
      <w:r w:rsidRPr="00C10536">
        <w:t>Definitions and overview of model</w:t>
      </w:r>
    </w:p>
    <w:p w14:paraId="6364ECB3" w14:textId="02DEE7B7" w:rsidR="00120A6F" w:rsidRPr="00C10536" w:rsidRDefault="00120A6F" w:rsidP="00120A6F">
      <w:r w:rsidRPr="00C10536">
        <w:t xml:space="preserve">We model </w:t>
      </w:r>
      <m:oMath>
        <m:r>
          <w:rPr>
            <w:rFonts w:ascii="Cambria Math" w:hAnsi="Cambria Math"/>
          </w:rPr>
          <m:t>N</m:t>
        </m:r>
      </m:oMath>
      <w:r w:rsidRPr="00C10536">
        <w:t>, the length of a gene conversion tract, as</w:t>
      </w:r>
      <w:r w:rsidRPr="00C10536">
        <w:rPr>
          <w:rFonts w:hint="eastAsia"/>
        </w:rPr>
        <w:t xml:space="preserve"> a geometric random variable</w:t>
      </w:r>
      <w:r w:rsidR="00F9044F" w:rsidRPr="00C10536">
        <w:t>,</w:t>
      </w:r>
      <w:r w:rsidR="00457799" w:rsidRPr="00C10536">
        <w:t xml:space="preserve"> </w:t>
      </w:r>
      <w:r w:rsidRPr="00C10536">
        <w:t>a sum of two independent and identically distributed geometric random variables</w:t>
      </w:r>
      <w:r w:rsidR="00F9044F" w:rsidRPr="00C10536">
        <w:t xml:space="preserve">, or a mixture of two geometric </w:t>
      </w:r>
      <w:r w:rsidR="00F9044F" w:rsidRPr="00C10536">
        <w:lastRenderedPageBreak/>
        <w:t>components</w:t>
      </w:r>
      <w:r w:rsidRPr="00C10536">
        <w:t xml:space="preserve">. </w:t>
      </w:r>
      <w:ins w:id="304" w:author="Nobu Masaki" w:date="2025-09-03T17:19:00Z" w16du:dateUtc="2025-09-04T00:19:00Z">
        <w:r w:rsidR="00EE49CC">
          <w:t xml:space="preserve">We use </w:t>
        </w:r>
      </w:ins>
      <m:oMath>
        <m:r>
          <w:ins w:id="305" w:author="Nobu Masaki" w:date="2025-09-03T17:19:00Z" w16du:dateUtc="2025-09-04T00:19:00Z">
            <w:rPr>
              <w:rFonts w:ascii="Cambria Math" w:hAnsi="Cambria Math"/>
            </w:rPr>
            <m:t>ϕ</m:t>
          </w:ins>
        </m:r>
      </m:oMath>
      <w:ins w:id="306" w:author="Nobu Masaki" w:date="2025-09-03T17:19:00Z" w16du:dateUtc="2025-09-04T00:19:00Z">
        <w:r w:rsidR="00EE49CC">
          <w:t xml:space="preserve"> to represent the mean of </w:t>
        </w:r>
      </w:ins>
      <m:oMath>
        <m:r>
          <w:ins w:id="307" w:author="Nobu Masaki" w:date="2025-09-03T17:19:00Z" w16du:dateUtc="2025-09-04T00:19:00Z">
            <w:rPr>
              <w:rFonts w:ascii="Cambria Math" w:hAnsi="Cambria Math"/>
            </w:rPr>
            <m:t>N</m:t>
          </w:ins>
        </m:r>
      </m:oMath>
      <w:ins w:id="308" w:author="Nobu Masaki" w:date="2025-09-03T17:19:00Z" w16du:dateUtc="2025-09-04T00:19:00Z">
        <w:r w:rsidR="00EE49CC">
          <w:t xml:space="preserve">. </w:t>
        </w:r>
      </w:ins>
      <w:r w:rsidRPr="00C10536">
        <w:t xml:space="preserve">We further let </w:t>
      </w:r>
      <m:oMath>
        <m:r>
          <w:rPr>
            <w:rFonts w:ascii="Cambria Math" w:hAnsi="Cambria Math"/>
          </w:rPr>
          <m:t>L</m:t>
        </m:r>
      </m:oMath>
      <w:r w:rsidRPr="00C10536">
        <w:t xml:space="preserve"> </w:t>
      </w:r>
      <w:r w:rsidRPr="00C10536">
        <w:rPr>
          <w:rFonts w:hint="eastAsia"/>
        </w:rPr>
        <w:t xml:space="preserve">be a random variable </w:t>
      </w:r>
      <w:r w:rsidRPr="00C10536">
        <w:t>represent</w:t>
      </w:r>
      <w:r w:rsidRPr="00C10536">
        <w:rPr>
          <w:rFonts w:hint="eastAsia"/>
        </w:rPr>
        <w:t>ing</w:t>
      </w:r>
      <w:r w:rsidRPr="00C10536">
        <w:t xml:space="preserve"> the observed tract length of a gene conversion tract, which is the length spanning</w:t>
      </w:r>
      <w:r w:rsidRPr="00C10536">
        <w:rPr>
          <w:rFonts w:hint="eastAsia"/>
        </w:rPr>
        <w:t xml:space="preserve"> the</w:t>
      </w:r>
      <w:r w:rsidRPr="00C10536">
        <w:t xml:space="preserve"> </w:t>
      </w:r>
      <w:del w:id="309" w:author="Nobu Masaki" w:date="2025-09-16T16:41:00Z" w16du:dateUtc="2025-09-16T23:41:00Z">
        <w:r w:rsidRPr="00C10536" w:rsidDel="00852763">
          <w:delText xml:space="preserve">furthest </w:delText>
        </w:r>
      </w:del>
      <w:ins w:id="310" w:author="Nobu Masaki" w:date="2025-09-16T16:41:00Z" w16du:dateUtc="2025-09-16T23:41:00Z">
        <w:r w:rsidR="00852763">
          <w:t>outermost</w:t>
        </w:r>
        <w:r w:rsidR="00852763" w:rsidRPr="00C10536">
          <w:t xml:space="preserve"> </w:t>
        </w:r>
      </w:ins>
      <w:r w:rsidRPr="00C10536">
        <w:t xml:space="preserve">allele converted </w:t>
      </w:r>
      <w:del w:id="311" w:author="Nobu Masaki" w:date="2025-09-04T10:46:00Z" w16du:dateUtc="2025-09-04T17:46:00Z">
        <w:r w:rsidRPr="00C10536" w:rsidDel="00923B89">
          <w:delText xml:space="preserve">markers </w:delText>
        </w:r>
      </w:del>
      <w:ins w:id="312" w:author="Nobu Masaki" w:date="2025-09-04T10:46:00Z" w16du:dateUtc="2025-09-04T17:46:00Z">
        <w:r w:rsidR="00923B89">
          <w:t>positions</w:t>
        </w:r>
        <w:r w:rsidR="00923B89" w:rsidRPr="00C10536">
          <w:t xml:space="preserve"> </w:t>
        </w:r>
      </w:ins>
      <w:r w:rsidRPr="00C10536">
        <w:t xml:space="preserve">within the gene conversion tract. The event </w:t>
      </w:r>
      <m:oMath>
        <m:r>
          <w:rPr>
            <w:rFonts w:ascii="Cambria Math" w:hAnsi="Cambria Math"/>
          </w:rPr>
          <m:t>L=0</m:t>
        </m:r>
      </m:oMath>
      <w:r w:rsidRPr="00C10536">
        <w:t xml:space="preserve"> represents no allele conversions occurring within the tract, and </w:t>
      </w:r>
      <m:oMath>
        <m:r>
          <w:rPr>
            <w:rFonts w:ascii="Cambria Math" w:hAnsi="Cambria Math"/>
          </w:rPr>
          <m:t>L=1</m:t>
        </m:r>
      </m:oMath>
      <w:r w:rsidRPr="00C10536">
        <w:t xml:space="preserve"> represents one allele conversion occurring within the tract. </w:t>
      </w:r>
      <w:r w:rsidRPr="00C10536">
        <w:rPr>
          <w:rFonts w:hint="eastAsia"/>
        </w:rPr>
        <w:t>In the following sections, w</w:t>
      </w:r>
      <w:r w:rsidRPr="00C10536">
        <w:t xml:space="preserve">e derive the conditional distribution of </w:t>
      </w:r>
      <m:oMath>
        <m:r>
          <w:rPr>
            <w:rFonts w:ascii="Cambria Math" w:hAnsi="Cambria Math"/>
          </w:rPr>
          <m:t>L</m:t>
        </m:r>
      </m:oMath>
      <w:r w:rsidRPr="00C10536">
        <w:t xml:space="preserve"> given </w:t>
      </w:r>
      <m:oMath>
        <m:r>
          <w:rPr>
            <w:rFonts w:ascii="Cambria Math" w:hAnsi="Cambria Math"/>
          </w:rPr>
          <m:t>N</m:t>
        </m:r>
      </m:oMath>
      <w:r w:rsidRPr="00C10536">
        <w:t xml:space="preserve"> and the marginal distribution of </w:t>
      </w:r>
      <m:oMath>
        <m:r>
          <w:rPr>
            <w:rFonts w:ascii="Cambria Math" w:hAnsi="Cambria Math"/>
          </w:rPr>
          <m:t>L</m:t>
        </m:r>
      </m:oMath>
      <w:r w:rsidRPr="00C10536">
        <w:t xml:space="preserve">. We further describe the procedure </w:t>
      </w:r>
      <w:r w:rsidRPr="00C10536">
        <w:rPr>
          <w:rFonts w:hint="eastAsia"/>
        </w:rPr>
        <w:t xml:space="preserve">we use </w:t>
      </w:r>
      <w:r w:rsidRPr="00C10536">
        <w:t xml:space="preserve">to obtain a maximum likelihood estimate of </w:t>
      </w:r>
      <m:oMath>
        <m:r>
          <w:rPr>
            <w:rFonts w:ascii="Cambria Math" w:hAnsi="Cambria Math"/>
          </w:rPr>
          <m:t>ϕ</m:t>
        </m:r>
      </m:oMath>
      <w:r w:rsidRPr="00C10536">
        <w:t>,  </w:t>
      </w:r>
      <m:oMath>
        <m:acc>
          <m:accPr>
            <m:ctrlPr>
              <w:rPr>
                <w:rFonts w:ascii="Cambria Math" w:hAnsi="Cambria Math"/>
                <w:i/>
              </w:rPr>
            </m:ctrlPr>
          </m:accPr>
          <m:e>
            <m:r>
              <w:rPr>
                <w:rFonts w:ascii="Cambria Math" w:hAnsi="Cambria Math"/>
              </w:rPr>
              <m:t>ϕ</m:t>
            </m:r>
          </m:e>
        </m:acc>
      </m:oMath>
      <w:r w:rsidRPr="00C10536">
        <w:t xml:space="preserve">, </w:t>
      </w:r>
      <w:r w:rsidRPr="00C10536">
        <w:rPr>
          <w:rFonts w:hint="eastAsia"/>
        </w:rPr>
        <w:t xml:space="preserve">using the </w:t>
      </w:r>
      <w:r w:rsidRPr="00C10536">
        <w:t xml:space="preserve">observed tract lengths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|j=1,…,m</m:t>
            </m:r>
          </m:e>
        </m:d>
      </m:oMath>
      <w:r w:rsidRPr="00C10536">
        <w:t xml:space="preserve"> detected from the UK Biobank whole autosome data. </w:t>
      </w:r>
    </w:p>
    <w:p w14:paraId="31D98989" w14:textId="77777777" w:rsidR="00120A6F" w:rsidRPr="00C10536" w:rsidRDefault="00120A6F" w:rsidP="00120A6F">
      <w:pPr>
        <w:pStyle w:val="Heading2"/>
      </w:pPr>
      <w:r w:rsidRPr="00C10536">
        <w:t>The distribution of the observed tract length conditional on the gene conversion tract length</w:t>
      </w:r>
    </w:p>
    <w:p w14:paraId="017E25F0" w14:textId="25F77B82" w:rsidR="00120A6F" w:rsidRPr="00C10536" w:rsidRDefault="00120A6F" w:rsidP="00120A6F">
      <w:r w:rsidRPr="00C10536">
        <w:t xml:space="preserve">The observed tract length of a gene conversion tract, represented by the random variable </w:t>
      </w:r>
      <m:oMath>
        <m:r>
          <w:rPr>
            <w:rFonts w:ascii="Cambria Math" w:hAnsi="Cambria Math"/>
          </w:rPr>
          <m:t>L</m:t>
        </m:r>
      </m:oMath>
      <w:r w:rsidRPr="00C10536">
        <w:t>, depends on where allele conversions occur on the gene conversion tract. We will first assume that allele conversions happen with probability </w:t>
      </w:r>
      <m:oMath>
        <m:r>
          <w:rPr>
            <w:rFonts w:ascii="Cambria Math" w:hAnsi="Cambria Math"/>
          </w:rPr>
          <m:t>ψ</m:t>
        </m:r>
      </m:oMath>
      <w:r w:rsidRPr="00C10536">
        <w:t xml:space="preserve"> at every position within some gene conversion tract that is exactly </w:t>
      </w:r>
      <m:oMath>
        <m:r>
          <w:rPr>
            <w:rFonts w:ascii="Cambria Math" w:hAnsi="Cambria Math"/>
          </w:rPr>
          <m:t>n</m:t>
        </m:r>
      </m:oMath>
      <w:r w:rsidRPr="00C10536">
        <w:t xml:space="preserve"> bp long. Under this scenario, the following conditional distribution</w:t>
      </w:r>
      <w:r w:rsidR="00457799" w:rsidRPr="00C10536">
        <w:t xml:space="preserve"> has previously been derived</w:t>
      </w:r>
      <w:r w:rsidR="0049039F" w:rsidRPr="00C10536">
        <w:t xml:space="preserve"> </w:t>
      </w:r>
      <w:r w:rsidR="00457799" w:rsidRPr="00C10536">
        <w:fldChar w:fldCharType="begin"/>
      </w:r>
      <w:r w:rsidR="00A90212">
        <w:instrText xml:space="preserve"> ADDIN ZOTERO_ITEM CSL_CITATION {"citationID":"pn5sYrhO","properties":{"formattedCitation":"[20]","plainCitation":"[20]","noteIndex":0},"citationItems":[{"id":28,"uris":["http://zotero.org/users/14121098/items/8SQWZVTT"],"itemData":{"id":28,"type":"article-journal","abstract":"DNA sequence variation studies report the transfer of small segments of DNA among different sequences caused by gene conversion events. Here, we provide an algorithm to detect gene conversion tracts and a statistical model to estimate the number and the length distribution of conversion tracts for population DNA sequence data. Two length distributions are defined in the model: (1) that of the observed tract lengths and (2) that of the true tract lengths. If the latter follows a geometric distribution, the relationship between both distributions depends on two basic parameters: ψ, which measures the probability of detecting a converted site, and φ, the parameter of the geometric distribution, from which the average true tract length, 1/(1 - φ), can be estimated. Expressions are provided for estimating φ by the method of the moments and that of the maximum likelihood. The robustness of the model is examined by computer simulation. The present methods have been applied to the published rp49 sequences of Drosophila subobscura. Maximum likelihood estimate of φ for this data set is 0.9918, which represents an average conversion tract length of 122 bp. Only a small percentage of extant conversion events is detected.","container-title":"Genetics","ISSN":"0016-6731","issue":"1","journalAbbreviation":"Genetics","note":"PMID: 9136003\nPMCID: PMC1207963","page":"89-99","source":"PubMed Central","title":"The Estimation of the Number and the Length Distribution of Gene Conversion Tracts from Population DNA Sequence Data","volume":"146","author":[{"family":"Betran","given":"E."},{"family":"Rozas","given":"J."},{"family":"Navarro","given":"A."},{"family":"Barbadilla","given":"A."}],"issued":{"date-parts":[["1997",5]]}}}],"schema":"https://github.com/citation-style-language/schema/raw/master/csl-citation.json"} </w:instrText>
      </w:r>
      <w:r w:rsidR="00457799" w:rsidRPr="00C10536">
        <w:fldChar w:fldCharType="separate"/>
      </w:r>
      <w:r w:rsidR="00A90212">
        <w:rPr>
          <w:rFonts w:ascii="Calibri" w:cs="Calibri"/>
          <w:kern w:val="0"/>
        </w:rPr>
        <w:t>[20]</w:t>
      </w:r>
      <w:r w:rsidR="00457799" w:rsidRPr="00C10536">
        <w:fldChar w:fldCharType="end"/>
      </w:r>
      <w:r w:rsidR="0049039F" w:rsidRPr="00C10536">
        <w:t>.</w:t>
      </w:r>
    </w:p>
    <w:p w14:paraId="5F822182" w14:textId="1F3270F6" w:rsidR="00120A6F" w:rsidRPr="00C10536" w:rsidRDefault="00120A6F" w:rsidP="00120A6F">
      <m:oMathPara>
        <m:oMath>
          <m:r>
            <w:rPr>
              <w:rFonts w:ascii="Cambria Math" w:hAnsi="Cambria Math"/>
            </w:rPr>
            <m:t>P</m:t>
          </m:r>
          <m:d>
            <m:dPr>
              <m:ctrlPr>
                <w:rPr>
                  <w:rFonts w:ascii="Cambria Math" w:hAnsi="Cambria Math"/>
                  <w:i/>
                </w:rPr>
              </m:ctrlPr>
            </m:dPr>
            <m:e>
              <m:r>
                <w:rPr>
                  <w:rFonts w:ascii="Cambria Math" w:hAnsi="Cambria Math"/>
                </w:rPr>
                <m:t>L</m:t>
              </m:r>
              <m:r>
                <m:rPr>
                  <m:scr m:val="script"/>
                </m:rPr>
                <w:rPr>
                  <w:rFonts w:ascii="Cambria Math" w:hAnsi="Cambria Math"/>
                </w:rPr>
                <m:t>=l</m:t>
              </m:r>
            </m:e>
            <m:e>
              <m:r>
                <w:rPr>
                  <w:rFonts w:ascii="Cambria Math" w:hAnsi="Cambria Math"/>
                </w:rPr>
                <m:t>N=n</m:t>
              </m:r>
            </m:e>
          </m:d>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r>
                            <w:rPr>
                              <w:rFonts w:ascii="Cambria Math" w:hAnsi="Cambria Math"/>
                            </w:rPr>
                            <m:t>1-ψ</m:t>
                          </m:r>
                        </m:e>
                      </m:d>
                    </m:e>
                    <m:sup>
                      <m:r>
                        <w:rPr>
                          <w:rFonts w:ascii="Cambria Math" w:hAnsi="Cambria Math"/>
                        </w:rPr>
                        <m:t>n</m:t>
                      </m:r>
                    </m:sup>
                  </m:sSup>
                  <m:r>
                    <w:rPr>
                      <w:rFonts w:ascii="Cambria Math" w:hAnsi="Cambria Math"/>
                    </w:rPr>
                    <m:t xml:space="preserve">                          </m:t>
                  </m:r>
                  <m:r>
                    <m:rPr>
                      <m:nor/>
                    </m:rPr>
                    <w:rPr>
                      <w:rFonts w:ascii="Cambria Math" w:hAnsi="Cambria Math"/>
                    </w:rPr>
                    <m:t>if</m:t>
                  </m:r>
                  <m:r>
                    <m:rPr>
                      <m:scr m:val="script"/>
                    </m:rPr>
                    <w:rPr>
                      <w:rFonts w:ascii="Cambria Math" w:hAnsi="Cambria Math"/>
                    </w:rPr>
                    <m:t xml:space="preserve"> l=</m:t>
                  </m:r>
                  <m:r>
                    <w:rPr>
                      <w:rFonts w:ascii="Cambria Math" w:hAnsi="Cambria Math"/>
                    </w:rPr>
                    <m:t>0</m:t>
                  </m:r>
                </m:e>
                <m:e>
                  <m:r>
                    <w:rPr>
                      <w:rFonts w:ascii="Cambria Math" w:hAnsi="Cambria Math"/>
                    </w:rPr>
                    <m:t>nψ</m:t>
                  </m:r>
                  <m:sSup>
                    <m:sSupPr>
                      <m:ctrlPr>
                        <w:rPr>
                          <w:rFonts w:ascii="Cambria Math" w:hAnsi="Cambria Math"/>
                          <w:i/>
                        </w:rPr>
                      </m:ctrlPr>
                    </m:sSupPr>
                    <m:e>
                      <m:d>
                        <m:dPr>
                          <m:ctrlPr>
                            <w:rPr>
                              <w:rFonts w:ascii="Cambria Math" w:hAnsi="Cambria Math"/>
                              <w:i/>
                            </w:rPr>
                          </m:ctrlPr>
                        </m:dPr>
                        <m:e>
                          <m:r>
                            <w:rPr>
                              <w:rFonts w:ascii="Cambria Math" w:hAnsi="Cambria Math"/>
                            </w:rPr>
                            <m:t>1-ψ</m:t>
                          </m:r>
                        </m:e>
                      </m:d>
                    </m:e>
                    <m:sup>
                      <m:r>
                        <w:rPr>
                          <w:rFonts w:ascii="Cambria Math" w:hAnsi="Cambria Math"/>
                        </w:rPr>
                        <m:t>n-1</m:t>
                      </m:r>
                    </m:sup>
                  </m:sSup>
                  <m:r>
                    <m:rPr>
                      <m:nor/>
                    </m:rPr>
                    <w:rPr>
                      <w:rFonts w:ascii="Cambria Math" w:hAnsi="Cambria Math"/>
                    </w:rPr>
                    <m:t xml:space="preserve">                if  </m:t>
                  </m:r>
                  <m:r>
                    <m:rPr>
                      <m:scr m:val="script"/>
                    </m:rPr>
                    <w:rPr>
                      <w:rFonts w:ascii="Cambria Math" w:hAnsi="Cambria Math"/>
                    </w:rPr>
                    <m:t>l=</m:t>
                  </m:r>
                  <m:r>
                    <w:rPr>
                      <w:rFonts w:ascii="Cambria Math" w:hAnsi="Cambria Math"/>
                    </w:rPr>
                    <m:t>1</m:t>
                  </m:r>
                </m:e>
                <m:e>
                  <m:d>
                    <m:dPr>
                      <m:ctrlPr>
                        <w:rPr>
                          <w:rFonts w:ascii="Cambria Math" w:hAnsi="Cambria Math"/>
                          <w:i/>
                        </w:rPr>
                      </m:ctrlPr>
                    </m:dPr>
                    <m:e>
                      <m:r>
                        <w:rPr>
                          <w:rFonts w:ascii="Cambria Math" w:hAnsi="Cambria Math"/>
                        </w:rPr>
                        <m:t>n-l+1</m:t>
                      </m:r>
                    </m:e>
                  </m:d>
                  <m:sSup>
                    <m:sSupPr>
                      <m:ctrlPr>
                        <w:rPr>
                          <w:rFonts w:ascii="Cambria Math" w:hAnsi="Cambria Math"/>
                          <w:i/>
                        </w:rPr>
                      </m:ctrlPr>
                    </m:sSupPr>
                    <m:e>
                      <m:r>
                        <w:rPr>
                          <w:rFonts w:ascii="Cambria Math" w:hAnsi="Cambria Math"/>
                        </w:rPr>
                        <m:t>ψ</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r>
                            <w:rPr>
                              <w:rFonts w:ascii="Cambria Math" w:hAnsi="Cambria Math"/>
                            </w:rPr>
                            <m:t>1-ψ</m:t>
                          </m:r>
                        </m:e>
                      </m:d>
                    </m:e>
                    <m:sup>
                      <m:r>
                        <w:rPr>
                          <w:rFonts w:ascii="Cambria Math" w:hAnsi="Cambria Math"/>
                        </w:rPr>
                        <m:t>n</m:t>
                      </m:r>
                      <m:r>
                        <m:rPr>
                          <m:scr m:val="script"/>
                        </m:rPr>
                        <w:rPr>
                          <w:rFonts w:ascii="Cambria Math" w:hAnsi="Cambria Math"/>
                        </w:rPr>
                        <m:t>-l</m:t>
                      </m:r>
                    </m:sup>
                  </m:sSup>
                  <m:r>
                    <w:rPr>
                      <w:rFonts w:ascii="Cambria Math" w:hAnsi="Cambria Math"/>
                    </w:rPr>
                    <m:t xml:space="preserve">    </m:t>
                  </m:r>
                  <m:r>
                    <m:rPr>
                      <m:nor/>
                    </m:rPr>
                    <w:rPr>
                      <w:rFonts w:ascii="Cambria Math" w:hAnsi="Cambria Math"/>
                    </w:rPr>
                    <m:t xml:space="preserve">if 2 ≤  </m:t>
                  </m:r>
                  <m:r>
                    <m:rPr>
                      <m:scr m:val="script"/>
                    </m:rPr>
                    <w:rPr>
                      <w:rFonts w:ascii="Cambria Math" w:hAnsi="Cambria Math"/>
                    </w:rPr>
                    <m:t>l≤</m:t>
                  </m:r>
                  <m:r>
                    <w:rPr>
                      <w:rFonts w:ascii="Cambria Math" w:hAnsi="Cambria Math"/>
                    </w:rPr>
                    <m:t>n</m:t>
                  </m:r>
                  <m:r>
                    <m:rPr>
                      <m:nor/>
                    </m:rPr>
                    <w:rPr>
                      <w:rFonts w:ascii="Cambria Math" w:hAnsi="Cambria Math"/>
                    </w:rPr>
                    <m:t xml:space="preserve"> .</m:t>
                  </m:r>
                </m:e>
              </m:eqArr>
            </m:e>
          </m:d>
        </m:oMath>
      </m:oMathPara>
    </w:p>
    <w:p w14:paraId="1E4C5059" w14:textId="176970E7" w:rsidR="00120A6F" w:rsidRPr="00C10536" w:rsidRDefault="00120A6F" w:rsidP="00CE5F2D">
      <w:r w:rsidRPr="00C10536">
        <w:t>In the probability</w:t>
      </w:r>
      <w:r w:rsidRPr="00C10536">
        <w:rPr>
          <w:rFonts w:hint="eastAsia"/>
        </w:rPr>
        <w:t xml:space="preserve"> above, we conditioned on the gene conversion tract length</w:t>
      </w:r>
      <w:r w:rsidRPr="00C10536">
        <w:t xml:space="preserve">, represented by the random variable </w:t>
      </w:r>
      <m:oMath>
        <m:r>
          <w:rPr>
            <w:rFonts w:ascii="Cambria Math" w:hAnsi="Cambria Math"/>
          </w:rPr>
          <m:t>N</m:t>
        </m:r>
      </m:oMath>
      <w:r w:rsidRPr="00C10536">
        <w:t>,</w:t>
      </w:r>
      <w:r w:rsidRPr="00C10536">
        <w:rPr>
          <w:rFonts w:hint="eastAsia"/>
        </w:rPr>
        <w:t xml:space="preserve"> </w:t>
      </w:r>
      <w:r w:rsidRPr="00C10536">
        <w:t xml:space="preserve">being </w:t>
      </w:r>
      <m:oMath>
        <m:r>
          <w:rPr>
            <w:rFonts w:ascii="Cambria Math" w:hAnsi="Cambria Math"/>
          </w:rPr>
          <m:t>n</m:t>
        </m:r>
      </m:oMath>
      <w:r w:rsidRPr="00C10536">
        <w:t xml:space="preserve"> bp long</w:t>
      </w:r>
      <w:r w:rsidRPr="00C10536">
        <w:rPr>
          <w:rFonts w:hint="eastAsia"/>
        </w:rPr>
        <w:t>.</w:t>
      </w:r>
      <w:r w:rsidRPr="00C10536">
        <w:t xml:space="preserve"> </w:t>
      </w:r>
      <w:r w:rsidRPr="00C10536">
        <w:rPr>
          <w:rFonts w:hint="eastAsia"/>
        </w:rPr>
        <w:t>Obtaining an</w:t>
      </w:r>
      <w:r w:rsidRPr="00C10536">
        <w:t xml:space="preserve"> observed tract length of zero bp</w:t>
      </w:r>
      <w:r w:rsidRPr="00C10536">
        <w:rPr>
          <w:rFonts w:hint="eastAsia"/>
        </w:rPr>
        <w:t xml:space="preserve"> is equivalent to</w:t>
      </w:r>
      <w:r w:rsidRPr="00C10536">
        <w:t xml:space="preserve"> allele conversions </w:t>
      </w:r>
      <w:r w:rsidRPr="00C10536">
        <w:rPr>
          <w:rFonts w:hint="eastAsia"/>
        </w:rPr>
        <w:t xml:space="preserve">not </w:t>
      </w:r>
      <w:r w:rsidRPr="00C10536">
        <w:t>occurring</w:t>
      </w:r>
      <w:r w:rsidRPr="00C10536">
        <w:rPr>
          <w:rFonts w:hint="eastAsia"/>
        </w:rPr>
        <w:t xml:space="preserve"> within the </w:t>
      </w:r>
      <w:r w:rsidRPr="00C10536">
        <w:t>gene conversion tract</w:t>
      </w:r>
      <w:r w:rsidRPr="00C10536">
        <w:rPr>
          <w:rFonts w:hint="eastAsia"/>
        </w:rPr>
        <w:t xml:space="preserve">, which happens </w:t>
      </w:r>
      <w:r w:rsidRPr="00C10536">
        <w:t xml:space="preserve">with a probability of </w:t>
      </w:r>
      <m:oMath>
        <m:sSup>
          <m:sSupPr>
            <m:ctrlPr>
              <w:rPr>
                <w:rFonts w:ascii="Cambria Math" w:hAnsi="Cambria Math"/>
                <w:i/>
              </w:rPr>
            </m:ctrlPr>
          </m:sSupPr>
          <m:e>
            <m:d>
              <m:dPr>
                <m:ctrlPr>
                  <w:rPr>
                    <w:rFonts w:ascii="Cambria Math" w:hAnsi="Cambria Math"/>
                    <w:i/>
                  </w:rPr>
                </m:ctrlPr>
              </m:dPr>
              <m:e>
                <m:r>
                  <w:rPr>
                    <w:rFonts w:ascii="Cambria Math" w:hAnsi="Cambria Math"/>
                  </w:rPr>
                  <m:t>1-ψ</m:t>
                </m:r>
              </m:e>
            </m:d>
          </m:e>
          <m:sup>
            <m:r>
              <w:rPr>
                <w:rFonts w:ascii="Cambria Math" w:hAnsi="Cambria Math"/>
              </w:rPr>
              <m:t>n</m:t>
            </m:r>
          </m:sup>
        </m:sSup>
      </m:oMath>
      <w:r w:rsidRPr="00C10536">
        <w:t xml:space="preserve">. Next, </w:t>
      </w:r>
      <w:r w:rsidRPr="00C10536">
        <w:rPr>
          <w:rFonts w:hint="eastAsia"/>
        </w:rPr>
        <w:t xml:space="preserve">obtaining an observed tract length of one </w:t>
      </w:r>
      <w:r w:rsidRPr="00C10536">
        <w:t xml:space="preserve">bp </w:t>
      </w:r>
      <w:r w:rsidRPr="00C10536">
        <w:rPr>
          <w:rFonts w:hint="eastAsia"/>
        </w:rPr>
        <w:t>is equivalent to</w:t>
      </w:r>
      <w:r w:rsidRPr="00C10536">
        <w:t xml:space="preserve"> an allele conversion occurring</w:t>
      </w:r>
      <w:r w:rsidRPr="00C10536">
        <w:rPr>
          <w:rFonts w:hint="eastAsia"/>
        </w:rPr>
        <w:t xml:space="preserve"> at exactly one position </w:t>
      </w:r>
      <w:r w:rsidRPr="00C10536">
        <w:t xml:space="preserve">within the gene conversion tract. There are </w:t>
      </w:r>
      <m:oMath>
        <m:r>
          <w:rPr>
            <w:rFonts w:ascii="Cambria Math" w:hAnsi="Cambria Math"/>
          </w:rPr>
          <m:t>n</m:t>
        </m:r>
      </m:oMath>
      <w:r w:rsidRPr="00C10536">
        <w:t xml:space="preserve"> possible positions in which the allele conversion can occur, and each </w:t>
      </w:r>
      <w:r w:rsidRPr="00C10536">
        <w:rPr>
          <w:rFonts w:hint="eastAsia"/>
        </w:rPr>
        <w:t>configuration</w:t>
      </w:r>
      <w:r w:rsidRPr="00C10536">
        <w:t xml:space="preserve"> happens with a probability of </w:t>
      </w:r>
      <m:oMath>
        <m:sSup>
          <m:sSupPr>
            <m:ctrlPr>
              <w:rPr>
                <w:rFonts w:ascii="Cambria Math" w:hAnsi="Cambria Math"/>
                <w:i/>
              </w:rPr>
            </m:ctrlPr>
          </m:sSupPr>
          <m:e>
            <m:r>
              <w:rPr>
                <w:rFonts w:ascii="Cambria Math" w:hAnsi="Cambria Math"/>
              </w:rPr>
              <m:t>ψ</m:t>
            </m:r>
            <m:d>
              <m:dPr>
                <m:ctrlPr>
                  <w:rPr>
                    <w:rFonts w:ascii="Cambria Math" w:hAnsi="Cambria Math"/>
                    <w:i/>
                  </w:rPr>
                </m:ctrlPr>
              </m:dPr>
              <m:e>
                <m:r>
                  <w:rPr>
                    <w:rFonts w:ascii="Cambria Math" w:hAnsi="Cambria Math"/>
                  </w:rPr>
                  <m:t>1-ψ</m:t>
                </m:r>
              </m:e>
            </m:d>
          </m:e>
          <m:sup>
            <m:r>
              <w:rPr>
                <w:rFonts w:ascii="Cambria Math" w:hAnsi="Cambria Math"/>
              </w:rPr>
              <m:t>n-1</m:t>
            </m:r>
          </m:sup>
        </m:sSup>
      </m:oMath>
      <w:r w:rsidRPr="00C10536">
        <w:t xml:space="preserve">. </w:t>
      </w:r>
      <w:r w:rsidR="00E85455" w:rsidRPr="00C10536">
        <w:t>Lastly</w:t>
      </w:r>
      <w:r w:rsidRPr="00C10536">
        <w:t xml:space="preserve">, to obtain an observed tract length of </w:t>
      </w:r>
      <m:oMath>
        <m:r>
          <m:rPr>
            <m:scr m:val="script"/>
          </m:rPr>
          <w:rPr>
            <w:rFonts w:ascii="Cambria Math" w:hAnsi="Cambria Math"/>
          </w:rPr>
          <m:t>l</m:t>
        </m:r>
      </m:oMath>
      <w:r w:rsidRPr="00C10536">
        <w:t xml:space="preserve"> bp, where </w:t>
      </w:r>
      <m:oMath>
        <m:r>
          <m:rPr>
            <m:nor/>
          </m:rPr>
          <w:rPr>
            <w:rFonts w:ascii="Cambria Math" w:hAnsi="Cambria Math"/>
          </w:rPr>
          <m:t xml:space="preserve">2 ≤  </m:t>
        </m:r>
        <m:r>
          <m:rPr>
            <m:scr m:val="script"/>
          </m:rPr>
          <w:rPr>
            <w:rFonts w:ascii="Cambria Math" w:hAnsi="Cambria Math"/>
          </w:rPr>
          <m:t>l≤</m:t>
        </m:r>
        <m:r>
          <w:rPr>
            <w:rFonts w:ascii="Cambria Math" w:hAnsi="Cambria Math"/>
          </w:rPr>
          <m:t>n</m:t>
        </m:r>
      </m:oMath>
      <w:r w:rsidRPr="00C10536">
        <w:t xml:space="preserve">, we need to observe two allele conversions that span exactly </w:t>
      </w:r>
      <m:oMath>
        <m:r>
          <m:rPr>
            <m:scr m:val="script"/>
          </m:rPr>
          <w:rPr>
            <w:rFonts w:ascii="Cambria Math" w:hAnsi="Cambria Math"/>
          </w:rPr>
          <m:t>l</m:t>
        </m:r>
      </m:oMath>
      <w:r w:rsidRPr="00C10536">
        <w:t xml:space="preserve"> positions, and allele conversions cannot occur at the</w:t>
      </w:r>
      <w:r w:rsidRPr="00C10536">
        <w:rPr>
          <w:rFonts w:hint="eastAsia"/>
        </w:rPr>
        <w:t xml:space="preserve"> </w:t>
      </w:r>
      <m:oMath>
        <m:r>
          <w:rPr>
            <w:rFonts w:ascii="Cambria Math" w:hAnsi="Cambria Math"/>
          </w:rPr>
          <m:t>n</m:t>
        </m:r>
        <m:r>
          <m:rPr>
            <m:scr m:val="script"/>
          </m:rPr>
          <w:rPr>
            <w:rFonts w:ascii="Cambria Math" w:hAnsi="Cambria Math"/>
          </w:rPr>
          <m:t>-l</m:t>
        </m:r>
      </m:oMath>
      <w:r w:rsidRPr="00C10536">
        <w:rPr>
          <w:rFonts w:hint="eastAsia"/>
        </w:rPr>
        <w:t xml:space="preserve"> positions</w:t>
      </w:r>
      <w:del w:id="313" w:author="Nobu Masaki" w:date="2025-09-05T14:11:00Z" w16du:dateUtc="2025-09-05T21:11:00Z">
        <w:r w:rsidRPr="00C10536" w:rsidDel="00E77663">
          <w:rPr>
            <w:rFonts w:hint="eastAsia"/>
          </w:rPr>
          <w:delText xml:space="preserve"> </w:delText>
        </w:r>
      </w:del>
      <w:ins w:id="314" w:author="Nobu Masaki" w:date="2025-09-05T14:11:00Z" w16du:dateUtc="2025-09-05T21:11:00Z">
        <w:r w:rsidR="00E77663">
          <w:t xml:space="preserve"> b</w:t>
        </w:r>
        <w:r w:rsidR="006C2050">
          <w:t xml:space="preserve">etween the two tract </w:t>
        </w:r>
        <w:r w:rsidR="006C2050">
          <w:lastRenderedPageBreak/>
          <w:t xml:space="preserve">endpoints and the </w:t>
        </w:r>
      </w:ins>
      <w:ins w:id="315" w:author="Nobu Masaki" w:date="2025-09-05T14:12:00Z" w16du:dateUtc="2025-09-05T21:12:00Z">
        <w:r w:rsidR="006C2050">
          <w:t>nearest allele conversion</w:t>
        </w:r>
      </w:ins>
      <w:del w:id="316" w:author="Nobu Masaki" w:date="2025-09-05T14:11:00Z" w16du:dateUtc="2025-09-05T21:11:00Z">
        <w:r w:rsidRPr="00C10536" w:rsidDel="00E77663">
          <w:rPr>
            <w:rFonts w:hint="eastAsia"/>
          </w:rPr>
          <w:delText>flanking the two allele conversions</w:delText>
        </w:r>
      </w:del>
      <w:r w:rsidRPr="00C10536">
        <w:rPr>
          <w:rFonts w:hint="eastAsia"/>
        </w:rPr>
        <w:t xml:space="preserve">. </w:t>
      </w:r>
      <w:r w:rsidRPr="00C10536">
        <w:t xml:space="preserve">There are </w:t>
      </w:r>
      <m:oMath>
        <m:r>
          <w:rPr>
            <w:rFonts w:ascii="Cambria Math" w:hAnsi="Cambria Math"/>
          </w:rPr>
          <m:t>n</m:t>
        </m:r>
        <m:r>
          <m:rPr>
            <m:scr m:val="script"/>
          </m:rPr>
          <w:rPr>
            <w:rFonts w:ascii="Cambria Math" w:hAnsi="Cambria Math"/>
          </w:rPr>
          <m:t>-l</m:t>
        </m:r>
        <m:r>
          <w:rPr>
            <w:rFonts w:ascii="Cambria Math" w:hAnsi="Cambria Math"/>
          </w:rPr>
          <m:t>+1</m:t>
        </m:r>
      </m:oMath>
      <w:r w:rsidRPr="00C10536">
        <w:t xml:space="preserve"> ways to overlay these two allele conversions on the gene conversion tract, and each configuration occurs with a probability of </w:t>
      </w:r>
      <m:oMath>
        <m:sSup>
          <m:sSupPr>
            <m:ctrlPr>
              <w:rPr>
                <w:rFonts w:ascii="Cambria Math" w:hAnsi="Cambria Math"/>
                <w:i/>
              </w:rPr>
            </m:ctrlPr>
          </m:sSupPr>
          <m:e>
            <m:sSup>
              <m:sSupPr>
                <m:ctrlPr>
                  <w:rPr>
                    <w:rFonts w:ascii="Cambria Math" w:hAnsi="Cambria Math"/>
                    <w:i/>
                  </w:rPr>
                </m:ctrlPr>
              </m:sSupPr>
              <m:e>
                <m:r>
                  <w:rPr>
                    <w:rFonts w:ascii="Cambria Math" w:hAnsi="Cambria Math"/>
                  </w:rPr>
                  <m:t>ψ</m:t>
                </m:r>
              </m:e>
              <m:sup>
                <m:r>
                  <w:rPr>
                    <w:rFonts w:ascii="Cambria Math" w:hAnsi="Cambria Math"/>
                  </w:rPr>
                  <m:t>2</m:t>
                </m:r>
              </m:sup>
            </m:sSup>
            <m:d>
              <m:dPr>
                <m:ctrlPr>
                  <w:rPr>
                    <w:rFonts w:ascii="Cambria Math" w:hAnsi="Cambria Math"/>
                    <w:i/>
                  </w:rPr>
                </m:ctrlPr>
              </m:dPr>
              <m:e>
                <m:r>
                  <w:rPr>
                    <w:rFonts w:ascii="Cambria Math" w:hAnsi="Cambria Math"/>
                  </w:rPr>
                  <m:t>1-ψ</m:t>
                </m:r>
              </m:e>
            </m:d>
          </m:e>
          <m:sup>
            <m:r>
              <w:rPr>
                <w:rFonts w:ascii="Cambria Math" w:hAnsi="Cambria Math"/>
              </w:rPr>
              <m:t>n</m:t>
            </m:r>
            <m:r>
              <m:rPr>
                <m:scr m:val="script"/>
              </m:rPr>
              <w:rPr>
                <w:rFonts w:ascii="Cambria Math" w:hAnsi="Cambria Math"/>
              </w:rPr>
              <m:t>-l</m:t>
            </m:r>
          </m:sup>
        </m:sSup>
      </m:oMath>
      <w:r w:rsidRPr="00C10536">
        <w:t>.</w:t>
      </w:r>
    </w:p>
    <w:p w14:paraId="70B31649" w14:textId="77777777" w:rsidR="00120A6F" w:rsidRPr="00C10536" w:rsidRDefault="00120A6F" w:rsidP="00120A6F">
      <w:pPr>
        <w:pStyle w:val="Heading2"/>
      </w:pPr>
      <w:r w:rsidRPr="00C10536">
        <w:t>Deriving</w:t>
      </w:r>
      <w:r w:rsidRPr="00C10536">
        <w:rPr>
          <w:rFonts w:hint="eastAsia"/>
        </w:rPr>
        <w:t xml:space="preserve"> </w:t>
      </w:r>
      <w:r w:rsidRPr="00C10536">
        <w:t>the marginal distribution of the observed tract length</w:t>
      </w:r>
    </w:p>
    <w:p w14:paraId="216AD1F4" w14:textId="77777777" w:rsidR="00120A6F" w:rsidRPr="00C10536" w:rsidRDefault="00120A6F" w:rsidP="00120A6F">
      <w:pPr>
        <w:rPr>
          <w:rFonts w:asciiTheme="majorHAnsi" w:eastAsiaTheme="majorEastAsia" w:hAnsiTheme="majorHAnsi" w:cstheme="majorBidi"/>
        </w:rPr>
      </w:pPr>
      <w:r w:rsidRPr="00C10536">
        <w:t xml:space="preserve">If the gene conversion tract length </w:t>
      </w:r>
      <m:oMath>
        <m:r>
          <w:rPr>
            <w:rFonts w:ascii="Cambria Math" w:hAnsi="Cambria Math"/>
          </w:rPr>
          <m:t>N</m:t>
        </m:r>
      </m:oMath>
      <w:r w:rsidRPr="00C10536">
        <w:t xml:space="preserve"> is drawn from geometric distribution with</w:t>
      </w:r>
      <w:r w:rsidRPr="00C10536">
        <w:rPr>
          <w:rFonts w:hint="eastAsia"/>
        </w:rPr>
        <w:t xml:space="preserve"> mean </w:t>
      </w:r>
      <m:oMath>
        <m:r>
          <w:rPr>
            <w:rFonts w:ascii="Cambria Math" w:hAnsi="Cambria Math"/>
          </w:rPr>
          <m:t>ϕ</m:t>
        </m:r>
      </m:oMath>
      <w:r w:rsidRPr="00C10536">
        <w:t>, we have,</w:t>
      </w:r>
    </w:p>
    <w:p w14:paraId="1A05329E" w14:textId="77777777" w:rsidR="00120A6F" w:rsidRPr="00C10536" w:rsidRDefault="00120A6F" w:rsidP="00120A6F">
      <w:pPr>
        <w:ind w:firstLine="360"/>
        <w:jc w:val="center"/>
      </w:pPr>
      <m:oMathPara>
        <m:oMath>
          <m:r>
            <w:rPr>
              <w:rFonts w:ascii="Cambria Math" w:hAnsi="Cambria Math"/>
            </w:rPr>
            <m:t>P</m:t>
          </m:r>
          <m:d>
            <m:dPr>
              <m:ctrlPr>
                <w:rPr>
                  <w:rFonts w:ascii="Cambria Math" w:hAnsi="Cambria Math"/>
                  <w:i/>
                </w:rPr>
              </m:ctrlPr>
            </m:dPr>
            <m:e>
              <m:r>
                <w:rPr>
                  <w:rFonts w:ascii="Cambria Math" w:hAnsi="Cambria Math"/>
                </w:rPr>
                <m:t>N=n</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ϕ</m:t>
                      </m:r>
                    </m:den>
                  </m:f>
                </m:e>
              </m:d>
            </m:e>
            <m:sup>
              <m:r>
                <w:rPr>
                  <w:rFonts w:ascii="Cambria Math" w:hAnsi="Cambria Math"/>
                </w:rPr>
                <m:t>n-1</m:t>
              </m:r>
            </m:sup>
          </m:sSup>
          <m:f>
            <m:fPr>
              <m:ctrlPr>
                <w:rPr>
                  <w:rFonts w:ascii="Cambria Math" w:hAnsi="Cambria Math"/>
                  <w:i/>
                </w:rPr>
              </m:ctrlPr>
            </m:fPr>
            <m:num>
              <m:r>
                <w:rPr>
                  <w:rFonts w:ascii="Cambria Math" w:hAnsi="Cambria Math"/>
                </w:rPr>
                <m:t>1</m:t>
              </m:r>
            </m:num>
            <m:den>
              <m:r>
                <w:rPr>
                  <w:rFonts w:ascii="Cambria Math" w:hAnsi="Cambria Math"/>
                </w:rPr>
                <m:t>ϕ</m:t>
              </m:r>
            </m:den>
          </m:f>
          <m:r>
            <w:rPr>
              <w:rFonts w:ascii="Cambria Math" w:hAnsi="Cambria Math"/>
            </w:rPr>
            <m:t>.</m:t>
          </m:r>
        </m:oMath>
      </m:oMathPara>
    </w:p>
    <w:p w14:paraId="54739AFC" w14:textId="77777777" w:rsidR="00120A6F" w:rsidRPr="00C10536" w:rsidRDefault="00120A6F" w:rsidP="00120A6F">
      <w:r w:rsidRPr="00C10536">
        <w:t xml:space="preserve">Letting </w:t>
      </w:r>
      <m:oMath>
        <m:r>
          <w:rPr>
            <w:rFonts w:ascii="Cambria Math" w:hAnsi="Cambria Math"/>
          </w:rPr>
          <m:t>λ=1/ϕ</m:t>
        </m:r>
      </m:oMath>
      <w:r w:rsidRPr="00C10536">
        <w:t>,</w:t>
      </w:r>
    </w:p>
    <w:p w14:paraId="720D893D" w14:textId="5976C05B" w:rsidR="00120A6F" w:rsidRPr="00C10536" w:rsidRDefault="00120A6F" w:rsidP="00120A6F">
      <w:pPr>
        <w:ind w:firstLine="360"/>
        <w:jc w:val="center"/>
        <w:rPr>
          <w:sz w:val="24"/>
        </w:rPr>
      </w:pPr>
      <m:oMathPara>
        <m:oMathParaPr>
          <m:jc m:val="center"/>
        </m:oMathParaPr>
        <m:oMath>
          <m:r>
            <w:rPr>
              <w:rFonts w:ascii="Cambria Math" w:hAnsi="Cambria Math"/>
            </w:rPr>
            <m:t>P</m:t>
          </m:r>
          <m:d>
            <m:dPr>
              <m:ctrlPr>
                <w:rPr>
                  <w:rFonts w:ascii="Cambria Math" w:hAnsi="Cambria Math"/>
                  <w:i/>
                </w:rPr>
              </m:ctrlPr>
            </m:dPr>
            <m:e>
              <m:r>
                <w:rPr>
                  <w:rFonts w:ascii="Cambria Math" w:hAnsi="Cambria Math"/>
                </w:rPr>
                <m:t>L</m:t>
              </m:r>
              <m:r>
                <m:rPr>
                  <m:scr m:val="script"/>
                </m:rPr>
                <w:rPr>
                  <w:rFonts w:ascii="Cambria Math" w:hAnsi="Cambria Math"/>
                </w:rPr>
                <m:t>=l</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n</m:t>
              </m:r>
              <m:r>
                <m:rPr>
                  <m:scr m:val="script"/>
                </m:rPr>
                <w:rPr>
                  <w:rFonts w:ascii="Cambria Math" w:hAnsi="Cambria Math"/>
                </w:rPr>
                <m:t>=l</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L</m:t>
                  </m:r>
                  <m:r>
                    <m:rPr>
                      <m:scr m:val="script"/>
                    </m:rPr>
                    <w:rPr>
                      <w:rFonts w:ascii="Cambria Math" w:hAnsi="Cambria Math"/>
                    </w:rPr>
                    <m:t>=l</m:t>
                  </m:r>
                </m:e>
                <m:e>
                  <m:r>
                    <w:rPr>
                      <w:rFonts w:ascii="Cambria Math" w:hAnsi="Cambria Math"/>
                    </w:rPr>
                    <m:t>N=n</m:t>
                  </m:r>
                </m:e>
              </m:d>
              <m:r>
                <w:rPr>
                  <w:rFonts w:ascii="Cambria Math" w:hAnsi="Cambria Math"/>
                </w:rPr>
                <m:t>P</m:t>
              </m:r>
              <m:d>
                <m:dPr>
                  <m:ctrlPr>
                    <w:rPr>
                      <w:rFonts w:ascii="Cambria Math" w:hAnsi="Cambria Math"/>
                      <w:i/>
                    </w:rPr>
                  </m:ctrlPr>
                </m:dPr>
                <m:e>
                  <m:r>
                    <w:rPr>
                      <w:rFonts w:ascii="Cambria Math" w:hAnsi="Cambria Math"/>
                    </w:rPr>
                    <m:t>N=n</m:t>
                  </m:r>
                </m:e>
              </m:d>
            </m:e>
          </m:nary>
          <m:r>
            <m:rPr>
              <m:sty m:val="p"/>
            </m:rPr>
            <w:rPr>
              <w:rFonts w:ascii="Cambria Math" w:hAnsi="Cambria Math"/>
            </w:rPr>
            <w:br/>
          </m:r>
        </m:oMath>
        <m:oMath>
          <m:r>
            <w:rPr>
              <w:rFonts w:ascii="Cambria Math" w:hAnsi="Cambria Math"/>
            </w:rPr>
            <m:t>=</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f>
                    <m:fPr>
                      <m:ctrlPr>
                        <w:rPr>
                          <w:rFonts w:ascii="Cambria Math" w:hAnsi="Cambria Math"/>
                          <w:i/>
                          <w:kern w:val="0"/>
                          <w14:ligatures w14:val="none"/>
                        </w:rPr>
                      </m:ctrlPr>
                    </m:fPr>
                    <m:num>
                      <m:r>
                        <w:rPr>
                          <w:rFonts w:ascii="Cambria Math" w:hAnsi="Cambria Math"/>
                          <w:kern w:val="0"/>
                          <w14:ligatures w14:val="none"/>
                        </w:rPr>
                        <m:t>λ</m:t>
                      </m:r>
                      <m:d>
                        <m:dPr>
                          <m:ctrlPr>
                            <w:rPr>
                              <w:rFonts w:ascii="Cambria Math" w:hAnsi="Cambria Math"/>
                              <w:i/>
                              <w:kern w:val="0"/>
                              <w14:ligatures w14:val="none"/>
                            </w:rPr>
                          </m:ctrlPr>
                        </m:dPr>
                        <m:e>
                          <m:r>
                            <w:rPr>
                              <w:rFonts w:ascii="Cambria Math" w:hAnsi="Cambria Math"/>
                              <w:kern w:val="0"/>
                              <w14:ligatures w14:val="none"/>
                            </w:rPr>
                            <m:t>1-ψ</m:t>
                          </m:r>
                        </m:e>
                      </m:d>
                    </m:num>
                    <m:den>
                      <m:r>
                        <w:rPr>
                          <w:rFonts w:ascii="Cambria Math" w:hAnsi="Cambria Math"/>
                          <w:kern w:val="0"/>
                          <w14:ligatures w14:val="none"/>
                        </w:rPr>
                        <m:t>λ+ψ-λψ</m:t>
                      </m:r>
                    </m:den>
                  </m:f>
                  <m:r>
                    <w:rPr>
                      <w:rFonts w:ascii="Cambria Math" w:hAnsi="Cambria Math"/>
                      <w:kern w:val="0"/>
                      <w14:ligatures w14:val="none"/>
                    </w:rPr>
                    <m:t xml:space="preserve">                                 </m:t>
                  </m:r>
                  <m:r>
                    <m:rPr>
                      <m:nor/>
                    </m:rPr>
                    <w:rPr>
                      <w:rFonts w:ascii="Cambria Math" w:hAnsi="Cambria Math"/>
                      <w:kern w:val="0"/>
                      <w14:ligatures w14:val="none"/>
                    </w:rPr>
                    <m:t>if</m:t>
                  </m:r>
                  <m:r>
                    <w:rPr>
                      <w:rFonts w:ascii="Cambria Math" w:hAnsi="Cambria Math"/>
                      <w:kern w:val="0"/>
                      <w14:ligatures w14:val="none"/>
                    </w:rPr>
                    <m:t xml:space="preserve">  </m:t>
                  </m:r>
                  <m:r>
                    <m:rPr>
                      <m:scr m:val="script"/>
                    </m:rPr>
                    <w:rPr>
                      <w:rFonts w:ascii="Cambria Math" w:hAnsi="Cambria Math"/>
                    </w:rPr>
                    <m:t>l</m:t>
                  </m:r>
                  <m:r>
                    <w:rPr>
                      <w:rFonts w:ascii="Cambria Math" w:hAnsi="Cambria Math"/>
                      <w:kern w:val="0"/>
                      <w14:ligatures w14:val="none"/>
                    </w:rPr>
                    <m:t>=0</m:t>
                  </m:r>
                </m:e>
                <m:e>
                  <m:f>
                    <m:fPr>
                      <m:ctrlPr>
                        <w:rPr>
                          <w:rFonts w:ascii="Cambria Math" w:hAnsi="Cambria Math"/>
                          <w:i/>
                          <w:kern w:val="0"/>
                          <w14:ligatures w14:val="none"/>
                        </w:rPr>
                      </m:ctrlPr>
                    </m:fPr>
                    <m:num>
                      <m:r>
                        <w:rPr>
                          <w:rFonts w:ascii="Cambria Math" w:hAnsi="Cambria Math"/>
                          <w:kern w:val="0"/>
                          <w14:ligatures w14:val="none"/>
                        </w:rPr>
                        <m:t>λψ</m:t>
                      </m:r>
                    </m:num>
                    <m:den>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λ+ψ-λψ</m:t>
                              </m:r>
                            </m:e>
                          </m:d>
                        </m:e>
                        <m:sup>
                          <m:r>
                            <w:rPr>
                              <w:rFonts w:ascii="Cambria Math" w:hAnsi="Cambria Math"/>
                              <w:kern w:val="0"/>
                              <w14:ligatures w14:val="none"/>
                            </w:rPr>
                            <m:t>2</m:t>
                          </m:r>
                        </m:sup>
                      </m:sSup>
                    </m:den>
                  </m:f>
                  <m:r>
                    <w:rPr>
                      <w:rFonts w:ascii="Cambria Math" w:hAnsi="Cambria Math"/>
                      <w:kern w:val="0"/>
                      <w14:ligatures w14:val="none"/>
                    </w:rPr>
                    <m:t xml:space="preserve">                             </m:t>
                  </m:r>
                  <m:r>
                    <m:rPr>
                      <m:nor/>
                    </m:rPr>
                    <w:rPr>
                      <w:rFonts w:ascii="Cambria Math" w:hAnsi="Cambria Math"/>
                      <w:kern w:val="0"/>
                      <w14:ligatures w14:val="none"/>
                    </w:rPr>
                    <m:t>if</m:t>
                  </m:r>
                  <m:r>
                    <w:rPr>
                      <w:rFonts w:ascii="Cambria Math" w:hAnsi="Cambria Math"/>
                      <w:kern w:val="0"/>
                      <w14:ligatures w14:val="none"/>
                    </w:rPr>
                    <m:t xml:space="preserve">  </m:t>
                  </m:r>
                  <m:r>
                    <m:rPr>
                      <m:scr m:val="script"/>
                    </m:rPr>
                    <w:rPr>
                      <w:rFonts w:ascii="Cambria Math" w:hAnsi="Cambria Math"/>
                    </w:rPr>
                    <m:t>l</m:t>
                  </m:r>
                  <m:r>
                    <w:rPr>
                      <w:rFonts w:ascii="Cambria Math" w:hAnsi="Cambria Math"/>
                      <w:kern w:val="0"/>
                      <w14:ligatures w14:val="none"/>
                    </w:rPr>
                    <m:t>=1</m:t>
                  </m:r>
                </m:e>
                <m:e>
                  <m:f>
                    <m:fPr>
                      <m:ctrlPr>
                        <w:rPr>
                          <w:rFonts w:ascii="Cambria Math" w:hAnsi="Cambria Math"/>
                          <w:i/>
                          <w:kern w:val="0"/>
                          <w14:ligatures w14:val="none"/>
                        </w:rPr>
                      </m:ctrlPr>
                    </m:fPr>
                    <m:num>
                      <m:r>
                        <w:rPr>
                          <w:rFonts w:ascii="Cambria Math" w:hAnsi="Cambria Math"/>
                          <w:kern w:val="0"/>
                          <w14:ligatures w14:val="none"/>
                        </w:rPr>
                        <m:t>λ</m:t>
                      </m:r>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1-λ</m:t>
                              </m:r>
                            </m:e>
                          </m:d>
                        </m:e>
                        <m:sup>
                          <m:r>
                            <m:rPr>
                              <m:scr m:val="script"/>
                            </m:rPr>
                            <w:rPr>
                              <w:rFonts w:ascii="Cambria Math" w:hAnsi="Cambria Math"/>
                            </w:rPr>
                            <m:t>l</m:t>
                          </m:r>
                          <m:r>
                            <w:rPr>
                              <w:rFonts w:ascii="Cambria Math" w:hAnsi="Cambria Math"/>
                              <w:kern w:val="0"/>
                              <w14:ligatures w14:val="none"/>
                            </w:rPr>
                            <m:t xml:space="preserve">-1 </m:t>
                          </m:r>
                        </m:sup>
                      </m:sSup>
                      <m:sSup>
                        <m:sSupPr>
                          <m:ctrlPr>
                            <w:rPr>
                              <w:rFonts w:ascii="Cambria Math" w:hAnsi="Cambria Math"/>
                              <w:i/>
                              <w:kern w:val="0"/>
                              <w14:ligatures w14:val="none"/>
                            </w:rPr>
                          </m:ctrlPr>
                        </m:sSupPr>
                        <m:e>
                          <m:r>
                            <w:rPr>
                              <w:rFonts w:ascii="Cambria Math" w:hAnsi="Cambria Math"/>
                              <w:kern w:val="0"/>
                              <w14:ligatures w14:val="none"/>
                            </w:rPr>
                            <m:t>ψ</m:t>
                          </m:r>
                        </m:e>
                        <m:sup>
                          <m:r>
                            <w:rPr>
                              <w:rFonts w:ascii="Cambria Math" w:hAnsi="Cambria Math"/>
                              <w:kern w:val="0"/>
                              <w14:ligatures w14:val="none"/>
                            </w:rPr>
                            <m:t>2</m:t>
                          </m:r>
                        </m:sup>
                      </m:sSup>
                    </m:num>
                    <m:den>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λ+ψ-λψ</m:t>
                              </m:r>
                            </m:e>
                          </m:d>
                        </m:e>
                        <m:sup>
                          <m:r>
                            <w:rPr>
                              <w:rFonts w:ascii="Cambria Math" w:hAnsi="Cambria Math"/>
                              <w:kern w:val="0"/>
                              <w14:ligatures w14:val="none"/>
                            </w:rPr>
                            <m:t>2</m:t>
                          </m:r>
                        </m:sup>
                      </m:sSup>
                    </m:den>
                  </m:f>
                  <m:r>
                    <w:rPr>
                      <w:rFonts w:ascii="Cambria Math" w:hAnsi="Cambria Math"/>
                      <w:kern w:val="0"/>
                      <w14:ligatures w14:val="none"/>
                    </w:rPr>
                    <m:t xml:space="preserve">                            </m:t>
                  </m:r>
                  <m:r>
                    <m:rPr>
                      <m:nor/>
                    </m:rPr>
                    <w:rPr>
                      <w:rFonts w:ascii="Cambria Math" w:hAnsi="Cambria Math"/>
                      <w:kern w:val="0"/>
                      <w14:ligatures w14:val="none"/>
                    </w:rPr>
                    <m:t>if</m:t>
                  </m:r>
                  <m:r>
                    <w:rPr>
                      <w:rFonts w:ascii="Cambria Math" w:hAnsi="Cambria Math"/>
                      <w:kern w:val="0"/>
                      <w14:ligatures w14:val="none"/>
                    </w:rPr>
                    <m:t xml:space="preserve">  </m:t>
                  </m:r>
                  <m:r>
                    <m:rPr>
                      <m:scr m:val="script"/>
                    </m:rPr>
                    <w:rPr>
                      <w:rFonts w:ascii="Cambria Math" w:hAnsi="Cambria Math"/>
                    </w:rPr>
                    <m:t>l</m:t>
                  </m:r>
                  <m:r>
                    <w:rPr>
                      <w:rFonts w:ascii="Cambria Math" w:hAnsi="Cambria Math"/>
                      <w:kern w:val="0"/>
                      <w14:ligatures w14:val="none"/>
                    </w:rPr>
                    <m:t>≥2</m:t>
                  </m:r>
                  <m:r>
                    <m:rPr>
                      <m:nor/>
                    </m:rPr>
                    <w:rPr>
                      <w:rFonts w:ascii="Cambria Math" w:hAnsi="Cambria Math"/>
                      <w:kern w:val="0"/>
                      <w14:ligatures w14:val="none"/>
                    </w:rPr>
                    <m:t>.</m:t>
                  </m:r>
                </m:e>
              </m:eqArr>
            </m:e>
          </m:d>
        </m:oMath>
      </m:oMathPara>
    </w:p>
    <w:p w14:paraId="0C56E53F" w14:textId="594C431A" w:rsidR="00120A6F" w:rsidRPr="00C10536" w:rsidRDefault="00120A6F" w:rsidP="00CE5F2D">
      <w:r w:rsidRPr="00C10536">
        <w:t xml:space="preserve">This is the marginal distribution of the observed tract length </w:t>
      </w:r>
      <m:oMath>
        <m:r>
          <w:rPr>
            <w:rFonts w:ascii="Cambria Math" w:hAnsi="Cambria Math"/>
          </w:rPr>
          <m:t>L</m:t>
        </m:r>
      </m:oMath>
      <w:r w:rsidR="006B14FA" w:rsidRPr="00C10536">
        <w:t>. A closed</w:t>
      </w:r>
      <w:r w:rsidR="00A91958" w:rsidRPr="00C10536">
        <w:t xml:space="preserve"> </w:t>
      </w:r>
      <w:r w:rsidR="006B14FA" w:rsidRPr="00C10536">
        <w:t xml:space="preserve">form expression for </w:t>
      </w:r>
      <m:oMath>
        <m:r>
          <w:rPr>
            <w:rFonts w:ascii="Cambria Math" w:hAnsi="Cambria Math"/>
          </w:rPr>
          <m:t>L</m:t>
        </m:r>
      </m:oMath>
      <w:r w:rsidR="006B14FA" w:rsidRPr="00C10536">
        <w:t xml:space="preserve"> was not derived </w:t>
      </w:r>
      <w:r w:rsidR="005220E9" w:rsidRPr="00C10536">
        <w:t>previously, but</w:t>
      </w:r>
      <w:r w:rsidR="006B14FA" w:rsidRPr="00C10536">
        <w:t xml:space="preserve"> </w:t>
      </w:r>
      <w:r w:rsidR="005220E9" w:rsidRPr="00C10536">
        <w:t>this form is</w:t>
      </w:r>
      <w:r w:rsidR="006B14FA" w:rsidRPr="00C10536">
        <w:t xml:space="preserve"> crucial for accelerating likelihood computations, </w:t>
      </w:r>
      <w:r w:rsidR="00DF7A53" w:rsidRPr="00C10536">
        <w:t xml:space="preserve">given that </w:t>
      </w:r>
      <w:r w:rsidR="00866E5E" w:rsidRPr="00C10536">
        <w:t>we</w:t>
      </w:r>
      <w:r w:rsidR="00DF7A53" w:rsidRPr="00C10536">
        <w:t xml:space="preserve"> </w:t>
      </w:r>
      <w:r w:rsidR="00866E5E" w:rsidRPr="00C10536">
        <w:t xml:space="preserve">compute the joint likelihood of </w:t>
      </w:r>
      <w:r w:rsidR="00680C87" w:rsidRPr="00C10536">
        <w:t>nearly</w:t>
      </w:r>
      <w:r w:rsidR="00866E5E" w:rsidRPr="00C10536">
        <w:t xml:space="preserve"> </w:t>
      </w:r>
      <w:r w:rsidR="00C87371" w:rsidRPr="00C10536">
        <w:t>one</w:t>
      </w:r>
      <w:r w:rsidR="00866E5E" w:rsidRPr="00C10536">
        <w:t xml:space="preserve"> million observed tract lengths during maximum likelihood estimation</w:t>
      </w:r>
      <w:r w:rsidR="006B14FA" w:rsidRPr="00C10536">
        <w:t>.</w:t>
      </w:r>
      <w:r w:rsidR="0086455D" w:rsidRPr="00C10536">
        <w:t xml:space="preserve"> We further truncate this distribution to</w:t>
      </w:r>
      <w:r w:rsidR="00716023" w:rsidRPr="00C10536">
        <w:t xml:space="preserve"> </w:t>
      </w:r>
      <w:r w:rsidR="00322D03" w:rsidRPr="00C10536">
        <w:t xml:space="preserve">appropriately model observed tract lengths detected </w:t>
      </w:r>
      <w:r w:rsidR="00E1530B" w:rsidRPr="00C10536">
        <w:t xml:space="preserve">in the UK Biobank sequence data </w:t>
      </w:r>
      <w:r w:rsidR="00322D03" w:rsidRPr="00C10536">
        <w:t>using the multi-individual IBD method</w:t>
      </w:r>
      <w:r w:rsidR="00BB66E9" w:rsidRPr="00C10536">
        <w:t xml:space="preserve"> </w:t>
      </w:r>
      <w:r w:rsidR="00322D03" w:rsidRPr="00C10536">
        <w:fldChar w:fldCharType="begin"/>
      </w:r>
      <w:r w:rsidR="00A90212">
        <w:instrText xml:space="preserve"> ADDIN ZOTERO_ITEM CSL_CITATION {"citationID":"Vn5inbmq","properties":{"formattedCitation":"[13]","plainCitation":"[13]","noteIndex":0},"citationItems":[{"id":27,"uris":["http://zotero.org/users/14121098/items/CA6KQGXP"],"itemData":{"id":27,"type":"article-journal","container-title":"The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322D03" w:rsidRPr="00C10536">
        <w:fldChar w:fldCharType="separate"/>
      </w:r>
      <w:r w:rsidR="00A90212">
        <w:rPr>
          <w:rFonts w:ascii="Calibri" w:cs="Calibri"/>
          <w:kern w:val="0"/>
        </w:rPr>
        <w:t>[13]</w:t>
      </w:r>
      <w:r w:rsidR="00322D03" w:rsidRPr="00C10536">
        <w:fldChar w:fldCharType="end"/>
      </w:r>
      <w:r w:rsidR="00BB66E9" w:rsidRPr="00C10536">
        <w:t>.</w:t>
      </w:r>
      <w:r w:rsidR="00322D03" w:rsidRPr="00C10536">
        <w:t xml:space="preserve"> Recall </w:t>
      </w:r>
      <w:r w:rsidRPr="00C10536">
        <w:t>that we only retain observed tract lengths between 2 and 1,500 bp</w:t>
      </w:r>
      <w:r w:rsidRPr="00C10536">
        <w:rPr>
          <w:rFonts w:hint="eastAsia"/>
        </w:rPr>
        <w:t xml:space="preserve"> </w:t>
      </w:r>
      <w:r w:rsidRPr="00C10536">
        <w:t>during estimation</w:t>
      </w:r>
      <w:r w:rsidRPr="00C10536">
        <w:rPr>
          <w:rFonts w:hint="eastAsia"/>
        </w:rPr>
        <w:t xml:space="preserve">, so we account for this by truncating the distribution of </w:t>
      </w:r>
      <m:oMath>
        <m:r>
          <w:rPr>
            <w:rFonts w:ascii="Cambria Math" w:hAnsi="Cambria Math"/>
          </w:rPr>
          <m:t>L</m:t>
        </m:r>
      </m:oMath>
      <w:r w:rsidRPr="00C10536">
        <w:rPr>
          <w:rFonts w:hint="eastAsia"/>
        </w:rPr>
        <w:t xml:space="preserve"> </w:t>
      </w:r>
      <w:r w:rsidRPr="00C10536">
        <w:t xml:space="preserve">between 2 and </w:t>
      </w:r>
      <w:r w:rsidRPr="00C10536">
        <w:rPr>
          <w:rFonts w:hint="eastAsia"/>
        </w:rPr>
        <w:t>1</w:t>
      </w:r>
      <w:r w:rsidRPr="00C10536">
        <w:t>,</w:t>
      </w:r>
      <w:r w:rsidRPr="00C10536">
        <w:rPr>
          <w:rFonts w:hint="eastAsia"/>
        </w:rPr>
        <w:t>500</w:t>
      </w:r>
      <w:r w:rsidRPr="00C10536">
        <w:t xml:space="preserve"> bp</w:t>
      </w:r>
      <w:r w:rsidRPr="00C10536">
        <w:rPr>
          <w:rFonts w:hint="eastAsia"/>
        </w:rPr>
        <w:t xml:space="preserve">. </w:t>
      </w:r>
    </w:p>
    <w:p w14:paraId="7CA54D91" w14:textId="77777777" w:rsidR="00120A6F" w:rsidRPr="00C10536" w:rsidRDefault="00120A6F" w:rsidP="00120A6F">
      <w:r w:rsidRPr="00C10536">
        <w:t>We have,</w:t>
      </w:r>
    </w:p>
    <w:p w14:paraId="6C9DAFE8" w14:textId="77777777" w:rsidR="00120A6F" w:rsidRPr="00C10536" w:rsidRDefault="00120A6F" w:rsidP="00120A6F">
      <w:pPr>
        <w:jc w:val="center"/>
      </w:pPr>
      <m:oMathPara>
        <m:oMath>
          <m:r>
            <w:rPr>
              <w:rFonts w:ascii="Cambria Math" w:hAnsi="Cambria Math"/>
            </w:rPr>
            <w:lastRenderedPageBreak/>
            <m:t>P</m:t>
          </m:r>
          <m:d>
            <m:dPr>
              <m:ctrlPr>
                <w:rPr>
                  <w:rFonts w:ascii="Cambria Math" w:hAnsi="Cambria Math"/>
                  <w:i/>
                </w:rPr>
              </m:ctrlPr>
            </m:dPr>
            <m:e>
              <m:r>
                <w:rPr>
                  <w:rFonts w:ascii="Cambria Math" w:hAnsi="Cambria Math"/>
                </w:rPr>
                <m:t>2≤L≤1500</m:t>
              </m:r>
            </m:e>
          </m:d>
          <m:r>
            <w:rPr>
              <w:rFonts w:ascii="Cambria Math" w:hAnsi="Cambria Math"/>
            </w:rPr>
            <m:t>=</m:t>
          </m:r>
          <m:nary>
            <m:naryPr>
              <m:chr m:val="∑"/>
              <m:ctrlPr>
                <w:rPr>
                  <w:rFonts w:ascii="Cambria Math" w:hAnsi="Cambria Math"/>
                  <w:i/>
                  <w:kern w:val="0"/>
                  <w14:ligatures w14:val="none"/>
                </w:rPr>
              </m:ctrlPr>
            </m:naryPr>
            <m:sub>
              <m:r>
                <w:rPr>
                  <w:rFonts w:ascii="Cambria Math" w:hAnsi="Cambria Math"/>
                  <w:kern w:val="0"/>
                  <w14:ligatures w14:val="none"/>
                </w:rPr>
                <m:t>l=2</m:t>
              </m:r>
            </m:sub>
            <m:sup>
              <m:r>
                <w:rPr>
                  <w:rFonts w:ascii="Cambria Math" w:hAnsi="Cambria Math"/>
                  <w:kern w:val="0"/>
                  <w14:ligatures w14:val="none"/>
                </w:rPr>
                <m:t>1500</m:t>
              </m:r>
            </m:sup>
            <m:e>
              <m:f>
                <m:fPr>
                  <m:ctrlPr>
                    <w:rPr>
                      <w:rFonts w:ascii="Cambria Math" w:hAnsi="Cambria Math"/>
                      <w:i/>
                      <w:kern w:val="0"/>
                      <w14:ligatures w14:val="none"/>
                    </w:rPr>
                  </m:ctrlPr>
                </m:fPr>
                <m:num>
                  <m:r>
                    <w:rPr>
                      <w:rFonts w:ascii="Cambria Math" w:hAnsi="Cambria Math"/>
                      <w:kern w:val="0"/>
                      <w14:ligatures w14:val="none"/>
                    </w:rPr>
                    <m:t>λ</m:t>
                  </m:r>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1-λ</m:t>
                          </m:r>
                        </m:e>
                      </m:d>
                    </m:e>
                    <m:sup>
                      <m:r>
                        <m:rPr>
                          <m:scr m:val="script"/>
                        </m:rPr>
                        <w:rPr>
                          <w:rFonts w:ascii="Cambria Math" w:hAnsi="Cambria Math"/>
                        </w:rPr>
                        <m:t>l</m:t>
                      </m:r>
                      <m:r>
                        <w:rPr>
                          <w:rFonts w:ascii="Cambria Math" w:hAnsi="Cambria Math"/>
                          <w:kern w:val="0"/>
                          <w14:ligatures w14:val="none"/>
                        </w:rPr>
                        <m:t xml:space="preserve">-1 </m:t>
                      </m:r>
                    </m:sup>
                  </m:sSup>
                  <m:sSup>
                    <m:sSupPr>
                      <m:ctrlPr>
                        <w:rPr>
                          <w:rFonts w:ascii="Cambria Math" w:hAnsi="Cambria Math"/>
                          <w:i/>
                          <w:kern w:val="0"/>
                          <w14:ligatures w14:val="none"/>
                        </w:rPr>
                      </m:ctrlPr>
                    </m:sSupPr>
                    <m:e>
                      <m:r>
                        <w:rPr>
                          <w:rFonts w:ascii="Cambria Math" w:hAnsi="Cambria Math"/>
                          <w:kern w:val="0"/>
                          <w14:ligatures w14:val="none"/>
                        </w:rPr>
                        <m:t>ψ</m:t>
                      </m:r>
                    </m:e>
                    <m:sup>
                      <m:r>
                        <w:rPr>
                          <w:rFonts w:ascii="Cambria Math" w:hAnsi="Cambria Math"/>
                          <w:kern w:val="0"/>
                          <w14:ligatures w14:val="none"/>
                        </w:rPr>
                        <m:t>2</m:t>
                      </m:r>
                    </m:sup>
                  </m:sSup>
                </m:num>
                <m:den>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λ+ψ-λψ</m:t>
                          </m:r>
                        </m:e>
                      </m:d>
                    </m:e>
                    <m:sup>
                      <m:r>
                        <w:rPr>
                          <w:rFonts w:ascii="Cambria Math" w:hAnsi="Cambria Math"/>
                          <w:kern w:val="0"/>
                          <w14:ligatures w14:val="none"/>
                        </w:rPr>
                        <m:t>2</m:t>
                      </m:r>
                    </m:sup>
                  </m:sSup>
                </m:den>
              </m:f>
            </m:e>
          </m:nary>
          <m:r>
            <w:rPr>
              <w:rFonts w:ascii="Cambria Math" w:hAnsi="Cambria Math"/>
              <w:kern w:val="0"/>
              <w14:ligatures w14:val="none"/>
            </w:rPr>
            <m:t>=</m:t>
          </m:r>
          <m:f>
            <m:fPr>
              <m:ctrlPr>
                <w:rPr>
                  <w:rFonts w:ascii="Cambria Math" w:hAnsi="Cambria Math"/>
                  <w:i/>
                  <w:kern w:val="0"/>
                  <w14:ligatures w14:val="none"/>
                </w:rPr>
              </m:ctrlPr>
            </m:fPr>
            <m:num>
              <m:sSup>
                <m:sSupPr>
                  <m:ctrlPr>
                    <w:rPr>
                      <w:rFonts w:ascii="Cambria Math" w:hAnsi="Cambria Math"/>
                      <w:i/>
                      <w:kern w:val="0"/>
                      <w14:ligatures w14:val="none"/>
                    </w:rPr>
                  </m:ctrlPr>
                </m:sSupPr>
                <m:e>
                  <m:r>
                    <w:rPr>
                      <w:rFonts w:ascii="Cambria Math" w:hAnsi="Cambria Math"/>
                      <w:kern w:val="0"/>
                      <w14:ligatures w14:val="none"/>
                    </w:rPr>
                    <m:t>ψ</m:t>
                  </m:r>
                </m:e>
                <m:sup>
                  <m:r>
                    <w:rPr>
                      <w:rFonts w:ascii="Cambria Math" w:hAnsi="Cambria Math"/>
                      <w:kern w:val="0"/>
                      <w14:ligatures w14:val="none"/>
                    </w:rPr>
                    <m:t>2</m:t>
                  </m:r>
                </m:sup>
              </m:sSup>
              <m:r>
                <w:rPr>
                  <w:rFonts w:ascii="Cambria Math" w:hAnsi="Cambria Math"/>
                  <w:kern w:val="0"/>
                  <w14:ligatures w14:val="none"/>
                </w:rPr>
                <m:t>[(1-λ)-</m:t>
              </m:r>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1-λ</m:t>
                      </m:r>
                    </m:e>
                  </m:d>
                </m:e>
                <m:sup>
                  <m:r>
                    <w:rPr>
                      <w:rFonts w:ascii="Cambria Math" w:hAnsi="Cambria Math"/>
                      <w:kern w:val="0"/>
                      <w14:ligatures w14:val="none"/>
                    </w:rPr>
                    <m:t>1500</m:t>
                  </m:r>
                </m:sup>
              </m:sSup>
              <m:r>
                <w:rPr>
                  <w:rFonts w:ascii="Cambria Math" w:hAnsi="Cambria Math"/>
                  <w:kern w:val="0"/>
                  <w14:ligatures w14:val="none"/>
                </w:rPr>
                <m:t>]</m:t>
              </m:r>
            </m:num>
            <m:den>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λ+ψ-λψ</m:t>
                      </m:r>
                    </m:e>
                  </m:d>
                </m:e>
                <m:sup>
                  <m:r>
                    <w:rPr>
                      <w:rFonts w:ascii="Cambria Math" w:hAnsi="Cambria Math"/>
                      <w:kern w:val="0"/>
                      <w14:ligatures w14:val="none"/>
                    </w:rPr>
                    <m:t>2</m:t>
                  </m:r>
                </m:sup>
              </m:sSup>
            </m:den>
          </m:f>
          <m:r>
            <w:rPr>
              <w:rFonts w:ascii="Cambria Math" w:hAnsi="Cambria Math"/>
              <w:kern w:val="0"/>
              <w14:ligatures w14:val="none"/>
            </w:rPr>
            <m:t>.</m:t>
          </m:r>
        </m:oMath>
      </m:oMathPara>
    </w:p>
    <w:p w14:paraId="78723743" w14:textId="77777777" w:rsidR="00120A6F" w:rsidRPr="00C10536" w:rsidRDefault="00120A6F" w:rsidP="00120A6F">
      <w:pPr>
        <w:jc w:val="left"/>
      </w:pPr>
      <w:r w:rsidRPr="00C10536">
        <w:rPr>
          <w:kern w:val="0"/>
          <w14:ligatures w14:val="none"/>
        </w:rPr>
        <w:t>Then,</w:t>
      </w:r>
    </w:p>
    <w:p w14:paraId="50BEF967" w14:textId="77777777" w:rsidR="00120A6F" w:rsidRPr="00C10536" w:rsidRDefault="00120A6F" w:rsidP="00120A6F">
      <w:pPr>
        <w:jc w:val="center"/>
      </w:pPr>
      <m:oMathPara>
        <m:oMath>
          <m:r>
            <w:rPr>
              <w:rFonts w:ascii="Cambria Math" w:hAnsi="Cambria Math"/>
            </w:rPr>
            <m:t>P</m:t>
          </m:r>
          <m:d>
            <m:dPr>
              <m:ctrlPr>
                <w:rPr>
                  <w:rFonts w:ascii="Cambria Math" w:hAnsi="Cambria Math"/>
                  <w:i/>
                </w:rPr>
              </m:ctrlPr>
            </m:dPr>
            <m:e>
              <m:r>
                <w:rPr>
                  <w:rFonts w:ascii="Cambria Math" w:hAnsi="Cambria Math"/>
                </w:rPr>
                <m:t>L</m:t>
              </m:r>
              <m:r>
                <m:rPr>
                  <m:scr m:val="script"/>
                </m:rPr>
                <w:rPr>
                  <w:rFonts w:ascii="Cambria Math" w:hAnsi="Cambria Math"/>
                </w:rPr>
                <m:t>=l</m:t>
              </m:r>
            </m:e>
            <m:e>
              <m:r>
                <w:rPr>
                  <w:rFonts w:ascii="Cambria Math" w:hAnsi="Cambria Math"/>
                </w:rPr>
                <m:t>2≤L≤1500</m:t>
              </m:r>
            </m:e>
          </m:d>
          <m:r>
            <w:rPr>
              <w:rFonts w:ascii="Cambria Math" w:hAnsi="Cambria Math"/>
            </w:rPr>
            <m:t xml:space="preserve">= </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L</m:t>
                  </m:r>
                  <m:r>
                    <m:rPr>
                      <m:scr m:val="script"/>
                    </m:rPr>
                    <w:rPr>
                      <w:rFonts w:ascii="Cambria Math" w:hAnsi="Cambria Math"/>
                    </w:rPr>
                    <m:t>=l</m:t>
                  </m:r>
                </m:e>
              </m:d>
            </m:num>
            <m:den>
              <m:r>
                <w:rPr>
                  <w:rFonts w:ascii="Cambria Math" w:hAnsi="Cambria Math"/>
                </w:rPr>
                <m:t>P</m:t>
              </m:r>
              <m:d>
                <m:dPr>
                  <m:ctrlPr>
                    <w:rPr>
                      <w:rFonts w:ascii="Cambria Math" w:hAnsi="Cambria Math"/>
                      <w:i/>
                    </w:rPr>
                  </m:ctrlPr>
                </m:dPr>
                <m:e>
                  <m:r>
                    <w:rPr>
                      <w:rFonts w:ascii="Cambria Math" w:hAnsi="Cambria Math"/>
                    </w:rPr>
                    <m:t>2≤L≤1500</m:t>
                  </m:r>
                </m:e>
              </m:d>
            </m:den>
          </m:f>
          <m:r>
            <w:rPr>
              <w:rFonts w:ascii="Cambria Math" w:hAnsi="Cambria Math"/>
            </w:rPr>
            <m:t>=</m:t>
          </m:r>
          <m:f>
            <m:fPr>
              <m:ctrlPr>
                <w:rPr>
                  <w:rFonts w:ascii="Cambria Math" w:hAnsi="Cambria Math"/>
                  <w:i/>
                </w:rPr>
              </m:ctrlPr>
            </m:fPr>
            <m:num>
              <m:r>
                <w:rPr>
                  <w:rFonts w:ascii="Cambria Math" w:hAnsi="Cambria Math"/>
                  <w:kern w:val="0"/>
                  <w14:ligatures w14:val="none"/>
                </w:rPr>
                <m:t>λ</m:t>
              </m:r>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1-λ</m:t>
                      </m:r>
                    </m:e>
                  </m:d>
                </m:e>
                <m:sup>
                  <m:r>
                    <m:rPr>
                      <m:scr m:val="script"/>
                    </m:rPr>
                    <w:rPr>
                      <w:rFonts w:ascii="Cambria Math" w:hAnsi="Cambria Math"/>
                    </w:rPr>
                    <m:t>l</m:t>
                  </m:r>
                  <m:r>
                    <w:rPr>
                      <w:rFonts w:ascii="Cambria Math" w:hAnsi="Cambria Math"/>
                      <w:kern w:val="0"/>
                      <w14:ligatures w14:val="none"/>
                    </w:rPr>
                    <m:t xml:space="preserve">-1 </m:t>
                  </m:r>
                </m:sup>
              </m:sSup>
            </m:num>
            <m:den>
              <m:r>
                <w:rPr>
                  <w:rFonts w:ascii="Cambria Math" w:hAnsi="Cambria Math"/>
                  <w:kern w:val="0"/>
                  <w14:ligatures w14:val="none"/>
                </w:rPr>
                <m:t>[(1-λ)-</m:t>
              </m:r>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1-λ</m:t>
                      </m:r>
                    </m:e>
                  </m:d>
                </m:e>
                <m:sup>
                  <m:r>
                    <w:rPr>
                      <w:rFonts w:ascii="Cambria Math" w:hAnsi="Cambria Math"/>
                      <w:kern w:val="0"/>
                      <w14:ligatures w14:val="none"/>
                    </w:rPr>
                    <m:t>1500</m:t>
                  </m:r>
                </m:sup>
              </m:sSup>
              <m:r>
                <w:rPr>
                  <w:rFonts w:ascii="Cambria Math" w:hAnsi="Cambria Math"/>
                  <w:kern w:val="0"/>
                  <w14:ligatures w14:val="none"/>
                </w:rPr>
                <m:t>]</m:t>
              </m:r>
            </m:den>
          </m:f>
          <m:r>
            <w:rPr>
              <w:rFonts w:ascii="Cambria Math" w:hAnsi="Cambria Math"/>
            </w:rPr>
            <m:t>.</m:t>
          </m:r>
        </m:oMath>
      </m:oMathPara>
    </w:p>
    <w:p w14:paraId="4972CC32" w14:textId="77777777" w:rsidR="00120A6F" w:rsidRPr="00C10536" w:rsidRDefault="00120A6F" w:rsidP="00CE5F2D">
      <w:r w:rsidRPr="00C10536">
        <w:t xml:space="preserve">Notice that conditioning on </w:t>
      </w:r>
      <m:oMath>
        <m:r>
          <w:rPr>
            <w:rFonts w:ascii="Cambria Math" w:hAnsi="Cambria Math"/>
          </w:rPr>
          <m:t>2≤L≤1500</m:t>
        </m:r>
      </m:oMath>
      <w:r w:rsidRPr="00C10536">
        <w:t xml:space="preserve"> removed the parameter </w:t>
      </w:r>
      <m:oMath>
        <m:r>
          <w:rPr>
            <w:rFonts w:ascii="Cambria Math" w:hAnsi="Cambria Math"/>
            <w:kern w:val="0"/>
            <w14:ligatures w14:val="none"/>
          </w:rPr>
          <m:t>ψ</m:t>
        </m:r>
      </m:oMath>
      <w:r w:rsidRPr="00C10536">
        <w:rPr>
          <w:kern w:val="0"/>
          <w14:ligatures w14:val="none"/>
        </w:rPr>
        <w:t xml:space="preserve"> from our model. </w:t>
      </w:r>
    </w:p>
    <w:p w14:paraId="54106398" w14:textId="77777777" w:rsidR="00120A6F" w:rsidRPr="00C10536" w:rsidRDefault="00120A6F" w:rsidP="00CE5F2D">
      <w:r w:rsidRPr="00C10536">
        <w:t xml:space="preserve">As mentioned earlier,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|j=1,…,m</m:t>
            </m:r>
          </m:e>
        </m:d>
        <m:r>
          <w:rPr>
            <w:rFonts w:ascii="Cambria Math" w:hAnsi="Cambria Math"/>
          </w:rPr>
          <m:t xml:space="preserve"> </m:t>
        </m:r>
      </m:oMath>
      <w:r w:rsidRPr="00C10536">
        <w:t xml:space="preserve">represents the observed tract lengths in our dataset. When fitting the model, we use the filtered set of observed tract lengths,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|j=1,…,m,  2≤</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≤1500</m:t>
            </m:r>
          </m:e>
        </m:d>
      </m:oMath>
      <w:r w:rsidRPr="00C10536">
        <w:t xml:space="preserve">. </w:t>
      </w:r>
      <w:r w:rsidRPr="00C10536">
        <w:rPr>
          <w:rFonts w:hint="eastAsia"/>
        </w:rPr>
        <w:t xml:space="preserve">Henceforth, we will also </w:t>
      </w:r>
      <w:r w:rsidRPr="00C10536">
        <w:t xml:space="preserve">index our random variable </w:t>
      </w:r>
      <m:oMath>
        <m:r>
          <w:rPr>
            <w:rFonts w:ascii="Cambria Math" w:hAnsi="Cambria Math"/>
          </w:rPr>
          <m:t>L</m:t>
        </m:r>
      </m:oMath>
      <w:r w:rsidRPr="00C10536">
        <w:t xml:space="preserve"> using </w:t>
      </w:r>
      <m:oMath>
        <m:r>
          <w:rPr>
            <w:rFonts w:ascii="Cambria Math" w:hAnsi="Cambria Math"/>
          </w:rPr>
          <m:t>j</m:t>
        </m:r>
      </m:oMath>
      <w:r w:rsidRPr="00C10536">
        <w:rPr>
          <w:rFonts w:hint="eastAsia"/>
        </w:rPr>
        <w:t xml:space="preserve">. </w:t>
      </w:r>
      <m:oMath>
        <m:sSub>
          <m:sSubPr>
            <m:ctrlPr>
              <w:rPr>
                <w:rFonts w:ascii="Cambria Math" w:hAnsi="Cambria Math"/>
                <w:i/>
              </w:rPr>
            </m:ctrlPr>
          </m:sSubPr>
          <m:e>
            <m:r>
              <w:rPr>
                <w:rFonts w:ascii="Cambria Math" w:hAnsi="Cambria Math"/>
              </w:rPr>
              <m:t>L</m:t>
            </m:r>
          </m:e>
          <m:sub>
            <m:r>
              <w:rPr>
                <w:rFonts w:ascii="Cambria Math" w:hAnsi="Cambria Math"/>
              </w:rPr>
              <m:t>j</m:t>
            </m:r>
          </m:sub>
        </m:sSub>
      </m:oMath>
      <w:r w:rsidRPr="00C10536">
        <w:rPr>
          <w:rFonts w:hint="eastAsia"/>
        </w:rPr>
        <w:t xml:space="preserve"> represents the random variable</w:t>
      </w:r>
      <w:r w:rsidRPr="00C10536">
        <w:t xml:space="preserve"> </w:t>
      </w:r>
      <w:r w:rsidRPr="00C10536">
        <w:rPr>
          <w:rFonts w:hint="eastAsia"/>
        </w:rPr>
        <w:t>corresponding to the</w:t>
      </w:r>
      <w:r w:rsidRPr="00C10536">
        <w:t xml:space="preserve"> observed tract length</w:t>
      </w:r>
      <w:r w:rsidRPr="00C10536">
        <w:rPr>
          <w:rFonts w:hint="eastAsia"/>
        </w:rPr>
        <w:t xml:space="preserve"> </w:t>
      </w:r>
      <w:r w:rsidRPr="00C10536">
        <w:t>of</w:t>
      </w:r>
      <w:r w:rsidRPr="00C10536">
        <w:rPr>
          <w:rFonts w:hint="eastAsia"/>
        </w:rPr>
        <w:t xml:space="preserve"> </w:t>
      </w:r>
      <w:r w:rsidRPr="00C10536">
        <w:t xml:space="preserve">detected gene conversion </w:t>
      </w:r>
      <w:r w:rsidRPr="00C10536">
        <w:rPr>
          <w:rFonts w:hint="eastAsia"/>
        </w:rPr>
        <w:t xml:space="preserve">tract </w:t>
      </w:r>
      <m:oMath>
        <m:r>
          <w:rPr>
            <w:rFonts w:ascii="Cambria Math" w:hAnsi="Cambria Math"/>
          </w:rPr>
          <m:t>j</m:t>
        </m:r>
      </m:oMath>
      <w:r w:rsidRPr="00C10536">
        <w:rPr>
          <w:rFonts w:hint="eastAsia"/>
        </w:rPr>
        <w:t xml:space="preserve"> in our dataset</w:t>
      </w:r>
      <w:r w:rsidRPr="00C10536">
        <w:t xml:space="preserve">. </w:t>
      </w:r>
      <w:r w:rsidRPr="00C10536">
        <w:rPr>
          <w:rFonts w:hint="eastAsia"/>
        </w:rPr>
        <w:t>We have,</w:t>
      </w:r>
    </w:p>
    <w:p w14:paraId="13C9985C" w14:textId="77777777" w:rsidR="00120A6F" w:rsidRPr="00C10536" w:rsidRDefault="00120A6F" w:rsidP="00120A6F">
      <w:pPr>
        <w:jc w:val="cente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e>
            <m:e>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≤1500,λ</m:t>
              </m:r>
            </m:e>
          </m:d>
          <m:r>
            <w:rPr>
              <w:rFonts w:ascii="Cambria Math" w:hAnsi="Cambria Math"/>
            </w:rPr>
            <m:t xml:space="preserve">= </m:t>
          </m:r>
          <m:f>
            <m:fPr>
              <m:ctrlPr>
                <w:rPr>
                  <w:rFonts w:ascii="Cambria Math" w:hAnsi="Cambria Math"/>
                  <w:i/>
                </w:rPr>
              </m:ctrlPr>
            </m:fPr>
            <m:num>
              <m:r>
                <w:rPr>
                  <w:rFonts w:ascii="Cambria Math" w:hAnsi="Cambria Math"/>
                  <w:kern w:val="0"/>
                  <w14:ligatures w14:val="none"/>
                </w:rPr>
                <m:t>λ</m:t>
              </m:r>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1-λ</m:t>
                      </m:r>
                    </m:e>
                  </m:d>
                </m:e>
                <m:sup>
                  <m:sSub>
                    <m:sSubPr>
                      <m:ctrlPr>
                        <w:rPr>
                          <w:rFonts w:ascii="Cambria Math" w:hAnsi="Cambria Math"/>
                          <w:i/>
                          <w:kern w:val="0"/>
                          <w14:ligatures w14:val="none"/>
                        </w:rPr>
                      </m:ctrlPr>
                    </m:sSubPr>
                    <m:e>
                      <m:r>
                        <m:rPr>
                          <m:scr m:val="script"/>
                        </m:rPr>
                        <w:rPr>
                          <w:rFonts w:ascii="Cambria Math" w:hAnsi="Cambria Math"/>
                        </w:rPr>
                        <m:t>l</m:t>
                      </m:r>
                    </m:e>
                    <m:sub>
                      <m:r>
                        <w:rPr>
                          <w:rFonts w:ascii="Cambria Math" w:hAnsi="Cambria Math"/>
                          <w:kern w:val="0"/>
                          <w14:ligatures w14:val="none"/>
                        </w:rPr>
                        <m:t>j</m:t>
                      </m:r>
                    </m:sub>
                  </m:sSub>
                  <m:r>
                    <w:rPr>
                      <w:rFonts w:ascii="Cambria Math" w:hAnsi="Cambria Math"/>
                      <w:kern w:val="0"/>
                      <w14:ligatures w14:val="none"/>
                    </w:rPr>
                    <m:t xml:space="preserve">-1 </m:t>
                  </m:r>
                </m:sup>
              </m:sSup>
            </m:num>
            <m:den>
              <m:r>
                <w:rPr>
                  <w:rFonts w:ascii="Cambria Math" w:hAnsi="Cambria Math"/>
                  <w:kern w:val="0"/>
                  <w14:ligatures w14:val="none"/>
                </w:rPr>
                <m:t>[(1-λ)-</m:t>
              </m:r>
              <m:sSup>
                <m:sSupPr>
                  <m:ctrlPr>
                    <w:rPr>
                      <w:rFonts w:ascii="Cambria Math" w:hAnsi="Cambria Math"/>
                      <w:i/>
                      <w:kern w:val="0"/>
                      <w14:ligatures w14:val="none"/>
                    </w:rPr>
                  </m:ctrlPr>
                </m:sSupPr>
                <m:e>
                  <m:d>
                    <m:dPr>
                      <m:ctrlPr>
                        <w:rPr>
                          <w:rFonts w:ascii="Cambria Math" w:hAnsi="Cambria Math"/>
                          <w:i/>
                          <w:kern w:val="0"/>
                          <w14:ligatures w14:val="none"/>
                        </w:rPr>
                      </m:ctrlPr>
                    </m:dPr>
                    <m:e>
                      <m:r>
                        <w:rPr>
                          <w:rFonts w:ascii="Cambria Math" w:hAnsi="Cambria Math"/>
                          <w:kern w:val="0"/>
                          <w14:ligatures w14:val="none"/>
                        </w:rPr>
                        <m:t>1-λ</m:t>
                      </m:r>
                    </m:e>
                  </m:d>
                </m:e>
                <m:sup>
                  <m:r>
                    <w:rPr>
                      <w:rFonts w:ascii="Cambria Math" w:hAnsi="Cambria Math"/>
                      <w:kern w:val="0"/>
                      <w14:ligatures w14:val="none"/>
                    </w:rPr>
                    <m:t>1500</m:t>
                  </m:r>
                </m:sup>
              </m:sSup>
              <m:r>
                <w:rPr>
                  <w:rFonts w:ascii="Cambria Math" w:hAnsi="Cambria Math"/>
                  <w:kern w:val="0"/>
                  <w14:ligatures w14:val="none"/>
                </w:rPr>
                <m:t>]</m:t>
              </m:r>
            </m:den>
          </m:f>
          <m:r>
            <w:rPr>
              <w:rFonts w:ascii="Cambria Math" w:hAnsi="Cambria Math"/>
            </w:rPr>
            <m:t>.</m:t>
          </m:r>
        </m:oMath>
      </m:oMathPara>
    </w:p>
    <w:p w14:paraId="3529C5EF" w14:textId="09CA0ACD" w:rsidR="00246DA7" w:rsidRPr="00C10536" w:rsidRDefault="00875FCE" w:rsidP="00CE5F2D">
      <w:pPr>
        <w:rPr>
          <w:kern w:val="0"/>
          <w14:ligatures w14:val="none"/>
        </w:rPr>
      </w:pPr>
      <w:r w:rsidRPr="00C10536">
        <w:t xml:space="preserve">We also consider two alternative </w:t>
      </w:r>
      <w:r w:rsidR="00C7698F" w:rsidRPr="00C10536">
        <w:t>distributions</w:t>
      </w:r>
      <w:r w:rsidRPr="00C10536">
        <w:t xml:space="preserve"> for </w:t>
      </w:r>
      <m:oMath>
        <m:r>
          <w:rPr>
            <w:rFonts w:ascii="Cambria Math" w:hAnsi="Cambria Math"/>
          </w:rPr>
          <m:t>N</m:t>
        </m:r>
      </m:oMath>
      <w:r w:rsidRPr="00C10536">
        <w:t xml:space="preserve">: </w:t>
      </w:r>
      <w:r w:rsidR="00AC50F7" w:rsidRPr="00C10536">
        <w:t>a</w:t>
      </w:r>
      <w:r w:rsidRPr="00C10536">
        <w:t xml:space="preserve"> sum of two independent and identically distributed geometric random variables, and a mixture of two geometric components. </w:t>
      </w:r>
      <w:r w:rsidR="009F4924">
        <w:t>We derive</w:t>
      </w:r>
      <w:r w:rsidRPr="00C10536">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e>
          <m:e>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≤1500</m:t>
            </m:r>
          </m:e>
        </m:d>
      </m:oMath>
      <w:r w:rsidRPr="00C10536">
        <w:t xml:space="preserve"> under </w:t>
      </w:r>
      <w:del w:id="317" w:author="Nobu Masaki" w:date="2025-09-22T16:26:00Z" w16du:dateUtc="2025-09-22T23:26:00Z">
        <w:r w:rsidR="002A0D4A" w:rsidRPr="00C10536" w:rsidDel="00490F23">
          <w:delText>both</w:delText>
        </w:r>
        <w:r w:rsidRPr="00C10536" w:rsidDel="00490F23">
          <w:delText xml:space="preserve"> </w:delText>
        </w:r>
        <w:r w:rsidR="002A0D4A" w:rsidDel="00490F23">
          <w:delText>of these</w:delText>
        </w:r>
      </w:del>
      <w:ins w:id="318" w:author="Nobu Masaki" w:date="2025-09-22T16:26:00Z" w16du:dateUtc="2025-09-22T23:26:00Z">
        <w:r w:rsidR="00490F23" w:rsidRPr="00C10536">
          <w:t>both</w:t>
        </w:r>
      </w:ins>
      <w:r w:rsidR="002A0D4A">
        <w:t xml:space="preserve"> </w:t>
      </w:r>
      <w:r w:rsidRPr="00C10536">
        <w:t xml:space="preserve">settings </w:t>
      </w:r>
      <w:r w:rsidR="00FE47F8">
        <w:t>(see S</w:t>
      </w:r>
      <w:ins w:id="319" w:author="Nobu Masaki" w:date="2025-09-24T16:26:00Z" w16du:dateUtc="2025-09-24T23:26:00Z">
        <w:r w:rsidR="006D2435">
          <w:t>2</w:t>
        </w:r>
      </w:ins>
      <w:del w:id="320" w:author="Nobu Masaki" w:date="2025-09-24T16:26:00Z" w16du:dateUtc="2025-09-24T23:26:00Z">
        <w:r w:rsidR="00FE47F8" w:rsidDel="006D2435">
          <w:delText>3</w:delText>
        </w:r>
      </w:del>
      <w:r w:rsidR="00FE47F8">
        <w:t xml:space="preserve"> Appendix)</w:t>
      </w:r>
      <w:r w:rsidRPr="00C10536">
        <w:t xml:space="preserve">. Under these settings,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e>
          <m:e>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≤1500</m:t>
            </m:r>
          </m:e>
        </m:d>
      </m:oMath>
      <w:r w:rsidRPr="00C10536">
        <w:t xml:space="preserve"> depends on </w:t>
      </w:r>
      <m:oMath>
        <m:sSub>
          <m:sSubPr>
            <m:ctrlPr>
              <w:rPr>
                <w:rFonts w:ascii="Cambria Math" w:hAnsi="Cambria Math"/>
                <w:i/>
                <w:kern w:val="0"/>
                <w14:ligatures w14:val="none"/>
              </w:rPr>
            </m:ctrlPr>
          </m:sSubPr>
          <m:e>
            <m:r>
              <w:rPr>
                <w:rFonts w:ascii="Cambria Math" w:hAnsi="Cambria Math"/>
                <w:kern w:val="0"/>
                <w14:ligatures w14:val="none"/>
              </w:rPr>
              <m:t>ψ</m:t>
            </m:r>
          </m:e>
          <m:sub>
            <m:r>
              <w:rPr>
                <w:rFonts w:ascii="Cambria Math" w:hAnsi="Cambria Math"/>
                <w:kern w:val="0"/>
                <w14:ligatures w14:val="none"/>
              </w:rPr>
              <m:t>j</m:t>
            </m:r>
          </m:sub>
        </m:sSub>
      </m:oMath>
      <w:r w:rsidRPr="00C10536">
        <w:rPr>
          <w:kern w:val="0"/>
          <w14:ligatures w14:val="none"/>
        </w:rPr>
        <w:t xml:space="preserve">, so we estimate </w:t>
      </w:r>
      <m:oMath>
        <m:sSub>
          <m:sSubPr>
            <m:ctrlPr>
              <w:rPr>
                <w:rFonts w:ascii="Cambria Math" w:hAnsi="Cambria Math"/>
                <w:i/>
                <w:kern w:val="0"/>
                <w14:ligatures w14:val="none"/>
              </w:rPr>
            </m:ctrlPr>
          </m:sSubPr>
          <m:e>
            <m:r>
              <w:rPr>
                <w:rFonts w:ascii="Cambria Math" w:hAnsi="Cambria Math"/>
                <w:kern w:val="0"/>
                <w14:ligatures w14:val="none"/>
              </w:rPr>
              <m:t>ψ</m:t>
            </m:r>
          </m:e>
          <m:sub>
            <m:r>
              <w:rPr>
                <w:rFonts w:ascii="Cambria Math" w:hAnsi="Cambria Math"/>
                <w:kern w:val="0"/>
                <w14:ligatures w14:val="none"/>
              </w:rPr>
              <m:t>j</m:t>
            </m:r>
          </m:sub>
        </m:sSub>
      </m:oMath>
      <w:r w:rsidRPr="00C10536">
        <w:rPr>
          <w:kern w:val="0"/>
          <w14:ligatures w14:val="none"/>
        </w:rPr>
        <w:t xml:space="preserve"> for each tract </w:t>
      </w:r>
      <m:oMath>
        <m:r>
          <w:rPr>
            <w:rFonts w:ascii="Cambria Math" w:hAnsi="Cambria Math"/>
            <w:kern w:val="0"/>
            <w14:ligatures w14:val="none"/>
          </w:rPr>
          <m:t>j</m:t>
        </m:r>
      </m:oMath>
      <w:r w:rsidRPr="00C10536">
        <w:rPr>
          <w:kern w:val="0"/>
          <w14:ligatures w14:val="none"/>
        </w:rPr>
        <w:t xml:space="preserve"> before </w:t>
      </w:r>
      <w:r w:rsidRPr="00C10536">
        <w:t xml:space="preserve">estimating </w:t>
      </w:r>
      <m:oMath>
        <m:r>
          <w:rPr>
            <w:rFonts w:ascii="Cambria Math" w:hAnsi="Cambria Math"/>
          </w:rPr>
          <m:t>ϕ</m:t>
        </m:r>
      </m:oMath>
      <w:r w:rsidRPr="00C10536">
        <w:t xml:space="preserve">. </w:t>
      </w:r>
      <w:r w:rsidRPr="00C10536">
        <w:rPr>
          <w:kern w:val="0"/>
          <w14:ligatures w14:val="none"/>
        </w:rPr>
        <w:t xml:space="preserve">The procedure to estimate </w:t>
      </w:r>
      <m:oMath>
        <m:sSub>
          <m:sSubPr>
            <m:ctrlPr>
              <w:rPr>
                <w:rFonts w:ascii="Cambria Math" w:hAnsi="Cambria Math"/>
                <w:i/>
                <w:kern w:val="0"/>
                <w14:ligatures w14:val="none"/>
              </w:rPr>
            </m:ctrlPr>
          </m:sSubPr>
          <m:e>
            <m:r>
              <w:rPr>
                <w:rFonts w:ascii="Cambria Math" w:hAnsi="Cambria Math"/>
                <w:kern w:val="0"/>
                <w14:ligatures w14:val="none"/>
              </w:rPr>
              <m:t>ψ</m:t>
            </m:r>
          </m:e>
          <m:sub>
            <m:r>
              <w:rPr>
                <w:rFonts w:ascii="Cambria Math" w:hAnsi="Cambria Math"/>
                <w:kern w:val="0"/>
                <w14:ligatures w14:val="none"/>
              </w:rPr>
              <m:t>j</m:t>
            </m:r>
          </m:sub>
        </m:sSub>
      </m:oMath>
      <w:r w:rsidRPr="00C10536">
        <w:rPr>
          <w:kern w:val="0"/>
          <w14:ligatures w14:val="none"/>
        </w:rPr>
        <w:t xml:space="preserve"> for each tract </w:t>
      </w:r>
      <m:oMath>
        <m:r>
          <w:rPr>
            <w:rFonts w:ascii="Cambria Math" w:hAnsi="Cambria Math"/>
            <w:kern w:val="0"/>
            <w14:ligatures w14:val="none"/>
          </w:rPr>
          <m:t>j</m:t>
        </m:r>
      </m:oMath>
      <w:r w:rsidRPr="00C10536">
        <w:rPr>
          <w:kern w:val="0"/>
          <w14:ligatures w14:val="none"/>
        </w:rPr>
        <w:t xml:space="preserve"> is described in the following section.</w:t>
      </w:r>
    </w:p>
    <w:p w14:paraId="2BAAAB37" w14:textId="4F9A9595" w:rsidR="00120A6F" w:rsidRPr="00C10536" w:rsidRDefault="00120A6F" w:rsidP="00120A6F">
      <w:pPr>
        <w:pStyle w:val="Heading2"/>
      </w:pPr>
      <w:r w:rsidRPr="00C10536">
        <w:t>Estimating the allele conversion probability for each detected tract</w:t>
      </w:r>
    </w:p>
    <w:p w14:paraId="4D772CB4" w14:textId="4FBB6D22" w:rsidR="00120A6F" w:rsidRPr="00C10536" w:rsidRDefault="00120A6F" w:rsidP="00120A6F">
      <w:r w:rsidRPr="00C10536">
        <w:t xml:space="preserve">Recall that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Pr="00C10536">
        <w:t xml:space="preserve"> represents the probability that an allele conversion will occur at each position within detected gene conversion tract </w:t>
      </w:r>
      <m:oMath>
        <m:r>
          <w:rPr>
            <w:rFonts w:ascii="Cambria Math" w:hAnsi="Cambria Math"/>
          </w:rPr>
          <m:t>j</m:t>
        </m:r>
      </m:oMath>
      <w:r w:rsidRPr="00C10536">
        <w:t xml:space="preserve">. When </w:t>
      </w:r>
      <m:oMath>
        <m:r>
          <w:rPr>
            <w:rFonts w:ascii="Cambria Math" w:hAnsi="Cambria Math"/>
          </w:rPr>
          <m:t>N</m:t>
        </m:r>
      </m:oMath>
      <w:r w:rsidRPr="00C10536">
        <w:t xml:space="preserve"> is a sum of two geometric random variables</w:t>
      </w:r>
      <w:r w:rsidR="001A6709" w:rsidRPr="00C10536">
        <w:t xml:space="preserve"> or a mixture of two geometric components</w:t>
      </w:r>
      <w:r w:rsidRPr="00C10536">
        <w:t xml:space="preserve">, the likelihood of the observed tract length for detected gene conversion tract </w:t>
      </w:r>
      <m:oMath>
        <m:r>
          <w:rPr>
            <w:rFonts w:ascii="Cambria Math" w:hAnsi="Cambria Math"/>
          </w:rPr>
          <w:lastRenderedPageBreak/>
          <m:t>j</m:t>
        </m:r>
      </m:oMath>
      <w:r w:rsidRPr="00C10536">
        <w:t>,</w:t>
      </w:r>
      <m:oMath>
        <m:r>
          <w:rPr>
            <w:rFonts w:ascii="Cambria Math" w:hAnsi="Cambria Math"/>
          </w:rPr>
          <m:t xml:space="preserve"> P</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e>
          <m:e>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≤1500</m:t>
            </m:r>
          </m:e>
        </m:d>
      </m:oMath>
      <w:r w:rsidRPr="00C10536">
        <w:t xml:space="preserve">, depends on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Pr="00C10536">
        <w:t xml:space="preserve"> (see </w:t>
      </w:r>
      <w:r w:rsidR="00EA5018">
        <w:t>S</w:t>
      </w:r>
      <w:ins w:id="321" w:author="Nobu Masaki" w:date="2025-09-24T16:26:00Z" w16du:dateUtc="2025-09-24T23:26:00Z">
        <w:r w:rsidR="00802F08">
          <w:t>2</w:t>
        </w:r>
      </w:ins>
      <w:del w:id="322" w:author="Nobu Masaki" w:date="2025-09-24T16:26:00Z" w16du:dateUtc="2025-09-24T23:26:00Z">
        <w:r w:rsidR="00EA5018" w:rsidDel="00802F08">
          <w:delText>3</w:delText>
        </w:r>
      </w:del>
      <w:r w:rsidR="00EA5018">
        <w:t xml:space="preserve"> </w:t>
      </w:r>
      <w:r w:rsidRPr="00C10536">
        <w:t xml:space="preserve">Appendix), so we need to estimate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Pr="00C10536">
        <w:t xml:space="preserve"> for </w:t>
      </w:r>
      <m:oMath>
        <m:r>
          <w:rPr>
            <w:rFonts w:ascii="Cambria Math" w:hAnsi="Cambria Math"/>
          </w:rPr>
          <m:t>j=1,…,m</m:t>
        </m:r>
      </m:oMath>
      <w:r w:rsidRPr="00C10536">
        <w:t xml:space="preserve"> to obtain a maximum likelihood estimate for the mean gene conversion tract length </w:t>
      </w:r>
      <m:oMath>
        <m:r>
          <w:rPr>
            <w:rFonts w:ascii="Cambria Math" w:hAnsi="Cambria Math"/>
          </w:rPr>
          <m:t>ϕ</m:t>
        </m:r>
      </m:oMath>
      <w:r w:rsidRPr="00C10536">
        <w:t xml:space="preserve">. </w:t>
      </w:r>
    </w:p>
    <w:p w14:paraId="6FFAD96B" w14:textId="0F72336F" w:rsidR="00120A6F" w:rsidRPr="00C10536" w:rsidRDefault="00120A6F" w:rsidP="00120A6F">
      <w:r w:rsidRPr="00C10536">
        <w:t>Allele conversion</w:t>
      </w:r>
      <w:r w:rsidRPr="00C10536">
        <w:rPr>
          <w:rFonts w:hint="eastAsia"/>
        </w:rPr>
        <w:t>s</w:t>
      </w:r>
      <w:r w:rsidRPr="00C10536">
        <w:t xml:space="preserve"> </w:t>
      </w:r>
      <w:r w:rsidRPr="00C10536">
        <w:rPr>
          <w:rFonts w:hint="eastAsia"/>
        </w:rPr>
        <w:t xml:space="preserve">occur at positions within </w:t>
      </w:r>
      <w:r w:rsidRPr="00C10536">
        <w:t>each</w:t>
      </w:r>
      <w:r w:rsidRPr="00C10536">
        <w:rPr>
          <w:rFonts w:hint="eastAsia"/>
        </w:rPr>
        <w:t xml:space="preserve"> gene conversion tract where the </w:t>
      </w:r>
      <w:r w:rsidRPr="00C10536">
        <w:t>individual is heterozygous</w:t>
      </w:r>
      <w:r w:rsidRPr="00C10536">
        <w:rPr>
          <w:rFonts w:hint="eastAsia"/>
        </w:rPr>
        <w:t xml:space="preserve">. </w:t>
      </w:r>
      <w:r w:rsidRPr="00C10536">
        <w:t>Therefore, t</w:t>
      </w:r>
      <w:r w:rsidRPr="00C10536">
        <w:rPr>
          <w:rFonts w:hint="eastAsia"/>
        </w:rPr>
        <w:t xml:space="preserve">he </w:t>
      </w:r>
      <w:r w:rsidRPr="00C10536">
        <w:t xml:space="preserve">probability that a randomly selected individual from the population is heterozygous </w:t>
      </w:r>
      <w:r w:rsidRPr="00C10536">
        <w:rPr>
          <w:rFonts w:hint="eastAsia"/>
        </w:rPr>
        <w:t xml:space="preserve">at </w:t>
      </w:r>
      <w:r w:rsidRPr="00C10536">
        <w:t>a given</w:t>
      </w:r>
      <w:r w:rsidRPr="00C10536">
        <w:rPr>
          <w:rFonts w:hint="eastAsia"/>
        </w:rPr>
        <w:t xml:space="preserve"> </w:t>
      </w:r>
      <w:del w:id="323" w:author="Nobu Masaki" w:date="2025-09-04T10:46:00Z" w16du:dateUtc="2025-09-04T17:46:00Z">
        <w:r w:rsidRPr="00C10536" w:rsidDel="00923B89">
          <w:rPr>
            <w:rFonts w:hint="eastAsia"/>
          </w:rPr>
          <w:delText xml:space="preserve">marker </w:delText>
        </w:r>
      </w:del>
      <w:ins w:id="324" w:author="Nobu Masaki" w:date="2025-09-04T10:46:00Z" w16du:dateUtc="2025-09-04T17:46:00Z">
        <w:r w:rsidR="00923B89">
          <w:t>position</w:t>
        </w:r>
        <w:r w:rsidR="00923B89" w:rsidRPr="00C10536">
          <w:rPr>
            <w:rFonts w:hint="eastAsia"/>
          </w:rPr>
          <w:t xml:space="preserve"> </w:t>
        </w:r>
      </w:ins>
      <w:r w:rsidRPr="00C10536">
        <w:rPr>
          <w:rFonts w:hint="eastAsia"/>
        </w:rPr>
        <w:t xml:space="preserve">can be used to </w:t>
      </w:r>
      <w:r w:rsidRPr="00C10536">
        <w:t>estimate</w:t>
      </w:r>
      <w:r w:rsidRPr="00C10536">
        <w:rPr>
          <w:rFonts w:hint="eastAsia"/>
        </w:rPr>
        <w:t xml:space="preserve"> the probability that an allele </w:t>
      </w:r>
      <w:r w:rsidRPr="00C10536">
        <w:t>conversion</w:t>
      </w:r>
      <w:r w:rsidRPr="00C10536">
        <w:rPr>
          <w:rFonts w:hint="eastAsia"/>
        </w:rPr>
        <w:t xml:space="preserve"> will happen at </w:t>
      </w:r>
      <w:r w:rsidRPr="00C10536">
        <w:t xml:space="preserve">this </w:t>
      </w:r>
      <w:del w:id="325" w:author="Nobu Masaki" w:date="2025-09-04T10:46:00Z" w16du:dateUtc="2025-09-04T17:46:00Z">
        <w:r w:rsidRPr="00C10536" w:rsidDel="00923B89">
          <w:delText>marker</w:delText>
        </w:r>
      </w:del>
      <w:ins w:id="326" w:author="Nobu Masaki" w:date="2025-09-04T10:46:00Z" w16du:dateUtc="2025-09-04T17:46:00Z">
        <w:r w:rsidR="00923B89">
          <w:t>position</w:t>
        </w:r>
      </w:ins>
      <w:r w:rsidRPr="00C10536">
        <w:t>, once it is included in a</w:t>
      </w:r>
      <w:r w:rsidRPr="00C10536">
        <w:rPr>
          <w:rFonts w:hint="eastAsia"/>
        </w:rPr>
        <w:t xml:space="preserve"> gene conversion tract. However, it is difficult to derive a closed form expression for the marginal distribution of </w:t>
      </w:r>
      <m:oMath>
        <m:r>
          <w:rPr>
            <w:rFonts w:ascii="Cambria Math" w:hAnsi="Cambria Math"/>
          </w:rPr>
          <m:t>L</m:t>
        </m:r>
      </m:oMath>
      <w:r w:rsidRPr="00C10536">
        <w:rPr>
          <w:rFonts w:hint="eastAsia"/>
        </w:rPr>
        <w:t xml:space="preserve"> when we </w:t>
      </w:r>
      <w:r w:rsidRPr="00C10536">
        <w:t xml:space="preserve">only </w:t>
      </w:r>
      <w:r w:rsidRPr="00C10536">
        <w:rPr>
          <w:rFonts w:hint="eastAsia"/>
        </w:rPr>
        <w:t xml:space="preserve">allow allele conversions to occur at </w:t>
      </w:r>
      <w:r w:rsidRPr="00C10536">
        <w:t>SNV positions, and with differing rates at each SNV position</w:t>
      </w:r>
      <w:r w:rsidRPr="00C10536">
        <w:rPr>
          <w:rFonts w:hint="eastAsia"/>
        </w:rPr>
        <w:t xml:space="preserve">. </w:t>
      </w:r>
      <w:r w:rsidRPr="00C10536">
        <w:t>Thus</w:t>
      </w:r>
      <w:r w:rsidRPr="00C10536">
        <w:rPr>
          <w:rFonts w:hint="eastAsia"/>
        </w:rPr>
        <w:t xml:space="preserve">, we let allele conversions occur with the same probability </w:t>
      </w:r>
      <m:oMath>
        <m:sSub>
          <m:sSubPr>
            <m:ctrlPr>
              <w:rPr>
                <w:rFonts w:ascii="Cambria Math" w:hAnsi="Cambria Math"/>
                <w:i/>
              </w:rPr>
            </m:ctrlPr>
          </m:sSubPr>
          <m:e>
            <m:r>
              <w:rPr>
                <w:rFonts w:ascii="Cambria Math" w:hAnsi="Cambria Math"/>
              </w:rPr>
              <m:t>ψ</m:t>
            </m:r>
          </m:e>
          <m:sub>
            <m:r>
              <w:rPr>
                <w:rFonts w:ascii="Cambria Math" w:hAnsi="Cambria Math"/>
              </w:rPr>
              <m:t>j</m:t>
            </m:r>
          </m:sub>
        </m:sSub>
        <m:r>
          <w:rPr>
            <w:rFonts w:ascii="Cambria Math" w:hAnsi="Cambria Math"/>
          </w:rPr>
          <m:t xml:space="preserve"> </m:t>
        </m:r>
      </m:oMath>
      <w:r w:rsidRPr="00C10536">
        <w:rPr>
          <w:rFonts w:hint="eastAsia"/>
        </w:rPr>
        <w:t xml:space="preserve">at all positions within </w:t>
      </w:r>
      <w:r w:rsidRPr="00C10536">
        <w:t xml:space="preserve">detected </w:t>
      </w:r>
      <w:r w:rsidRPr="00C10536">
        <w:rPr>
          <w:rFonts w:hint="eastAsia"/>
        </w:rPr>
        <w:t xml:space="preserve">gene conversion tract </w:t>
      </w:r>
      <m:oMath>
        <m:r>
          <w:rPr>
            <w:rFonts w:ascii="Cambria Math" w:hAnsi="Cambria Math"/>
          </w:rPr>
          <m:t>j</m:t>
        </m:r>
      </m:oMath>
      <w:r w:rsidRPr="00C10536">
        <w:rPr>
          <w:rFonts w:hint="eastAsia"/>
        </w:rPr>
        <w:t>. We use</w:t>
      </w:r>
      <w:r w:rsidRPr="00C10536">
        <w:t xml:space="preserve"> the average heterozygosity rate </w:t>
      </w:r>
      <w:r w:rsidRPr="00C10536">
        <w:rPr>
          <w:rFonts w:hint="eastAsia"/>
        </w:rPr>
        <w:t>of positions near</w:t>
      </w:r>
      <w:r w:rsidRPr="00C10536">
        <w:t xml:space="preserve"> detected tract </w:t>
      </w:r>
      <m:oMath>
        <m:r>
          <w:rPr>
            <w:rFonts w:ascii="Cambria Math" w:hAnsi="Cambria Math"/>
          </w:rPr>
          <m:t>j</m:t>
        </m:r>
      </m:oMath>
      <w:r w:rsidRPr="00C10536">
        <w:t xml:space="preserve"> to estimate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Pr="00C10536">
        <w:t>.</w:t>
      </w:r>
      <w:r w:rsidRPr="00C10536">
        <w:rPr>
          <w:rFonts w:hint="eastAsia"/>
        </w:rPr>
        <w:t xml:space="preserve"> </w:t>
      </w:r>
    </w:p>
    <w:p w14:paraId="0573CA85" w14:textId="7C8EE927" w:rsidR="00120A6F" w:rsidRPr="00C10536" w:rsidRDefault="00120A6F" w:rsidP="00120A6F">
      <w:r w:rsidRPr="00C10536">
        <w:t>Letting</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oMath>
      <w:r w:rsidRPr="00C10536">
        <w:rPr>
          <w:rFonts w:hint="eastAsia"/>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j</m:t>
            </m:r>
          </m:sub>
        </m:sSub>
      </m:oMath>
      <w:r w:rsidRPr="00C10536">
        <w:rPr>
          <w:rFonts w:hint="eastAsia"/>
        </w:rPr>
        <w:t xml:space="preserve"> </w:t>
      </w:r>
      <w:r w:rsidRPr="00C10536">
        <w:t>(</w:t>
      </w:r>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C10536">
        <w:t xml:space="preserve">) </w:t>
      </w:r>
      <w:r w:rsidRPr="00C10536">
        <w:rPr>
          <w:rFonts w:hint="eastAsia"/>
        </w:rPr>
        <w:t xml:space="preserve">represent </w:t>
      </w:r>
      <w:r w:rsidRPr="00C10536">
        <w:t xml:space="preserve">the </w:t>
      </w:r>
      <w:r w:rsidRPr="00C10536">
        <w:rPr>
          <w:rFonts w:hint="eastAsia"/>
        </w:rPr>
        <w:t xml:space="preserve">positions </w:t>
      </w:r>
      <w:r w:rsidRPr="00C10536">
        <w:t xml:space="preserve">on the chromosome </w:t>
      </w:r>
      <w:r w:rsidRPr="00C10536">
        <w:rPr>
          <w:rFonts w:hint="eastAsia"/>
        </w:rPr>
        <w:t xml:space="preserve">corresponding to </w:t>
      </w:r>
      <w:r w:rsidRPr="00C10536">
        <w:t xml:space="preserve">the </w:t>
      </w:r>
      <w:del w:id="327" w:author="Nobu Masaki" w:date="2025-09-16T17:53:00Z" w16du:dateUtc="2025-09-17T00:53:00Z">
        <w:r w:rsidRPr="00C10536" w:rsidDel="00C22FF7">
          <w:delText xml:space="preserve">furthest </w:delText>
        </w:r>
      </w:del>
      <w:ins w:id="328" w:author="Nobu Masaki" w:date="2025-09-16T17:53:00Z" w16du:dateUtc="2025-09-17T00:53:00Z">
        <w:r w:rsidR="00C22FF7">
          <w:t>outermost</w:t>
        </w:r>
        <w:r w:rsidR="00C22FF7" w:rsidRPr="00C10536">
          <w:t xml:space="preserve"> </w:t>
        </w:r>
      </w:ins>
      <w:r w:rsidRPr="00C10536">
        <w:t xml:space="preserve">allele converted </w:t>
      </w:r>
      <w:del w:id="329" w:author="Nobu Masaki" w:date="2025-09-04T10:46:00Z" w16du:dateUtc="2025-09-04T17:46:00Z">
        <w:r w:rsidRPr="00C10536" w:rsidDel="00923B89">
          <w:delText xml:space="preserve">markers </w:delText>
        </w:r>
      </w:del>
      <w:ins w:id="330" w:author="Nobu Masaki" w:date="2025-09-04T10:46:00Z" w16du:dateUtc="2025-09-04T17:46:00Z">
        <w:r w:rsidR="00923B89">
          <w:t>positions</w:t>
        </w:r>
        <w:r w:rsidR="00923B89" w:rsidRPr="00C10536">
          <w:t xml:space="preserve"> </w:t>
        </w:r>
      </w:ins>
      <w:r w:rsidRPr="00C10536">
        <w:t xml:space="preserve">within detected gene conversion tract </w:t>
      </w:r>
      <m:oMath>
        <m:r>
          <w:rPr>
            <w:rFonts w:ascii="Cambria Math" w:hAnsi="Cambria Math"/>
          </w:rPr>
          <m:t>j</m:t>
        </m:r>
      </m:oMath>
      <w:r w:rsidRPr="00C10536">
        <w:rPr>
          <w:rFonts w:hint="eastAsia"/>
        </w:rPr>
        <w:t>, we average the heterozygosity rate across the set of positions</w:t>
      </w:r>
      <w:r w:rsidRPr="00C10536">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 xml:space="preserve">-5000, </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+5000</m:t>
            </m:r>
          </m:e>
        </m:d>
      </m:oMath>
      <w:r w:rsidRPr="00C10536">
        <w:rPr>
          <w:rFonts w:hint="eastAsia"/>
        </w:rPr>
        <w:t xml:space="preserve"> to </w:t>
      </w:r>
      <w:r w:rsidRPr="00C10536">
        <w:t>estimate</w:t>
      </w:r>
      <w:r w:rsidRPr="00C10536">
        <w:rPr>
          <w:rFonts w:hint="eastAsia"/>
        </w:rPr>
        <w:t xml:space="preserve">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Pr="00C10536">
        <w:rPr>
          <w:rFonts w:hint="eastAsia"/>
        </w:rPr>
        <w:t>:</w:t>
      </w:r>
      <w:r w:rsidRPr="00C10536">
        <w:t xml:space="preserve">    </w:t>
      </w:r>
    </w:p>
    <w:p w14:paraId="462D1254" w14:textId="77777777" w:rsidR="00120A6F" w:rsidRPr="00C10536" w:rsidRDefault="00000000" w:rsidP="00120A6F">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ψ</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+10001</m:t>
              </m:r>
            </m:den>
          </m:f>
          <m:nary>
            <m:naryPr>
              <m:chr m:val="∑"/>
              <m:limLoc m:val="undOvr"/>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-5000</m:t>
              </m:r>
            </m:sub>
            <m:sup>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+5000</m:t>
              </m:r>
            </m:sup>
            <m:e>
              <m:r>
                <w:rPr>
                  <w:rFonts w:ascii="Cambria Math" w:hAnsi="Cambria Math"/>
                </w:rPr>
                <m:t>2</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nary>
          <m:r>
            <w:rPr>
              <w:rFonts w:ascii="Cambria Math" w:hAnsi="Cambria Math"/>
            </w:rPr>
            <m:t>.</m:t>
          </m:r>
        </m:oMath>
      </m:oMathPara>
    </w:p>
    <w:p w14:paraId="4A24FB54" w14:textId="460008B6" w:rsidR="00120A6F" w:rsidRPr="00C10536" w:rsidRDefault="00120A6F" w:rsidP="00120A6F">
      <w:r w:rsidRPr="00C10536">
        <w:t xml:space="preserve">Here,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C10536">
        <w:t xml:space="preserve"> denotes the MAF of position </w:t>
      </w:r>
      <m:oMath>
        <m:r>
          <w:rPr>
            <w:rFonts w:ascii="Cambria Math" w:hAnsi="Cambria Math"/>
          </w:rPr>
          <m:t>i</m:t>
        </m:r>
      </m:oMath>
      <w:r w:rsidRPr="00C10536">
        <w:t xml:space="preserve"> on the chromosome in which the gene conversion event occurred.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C10536">
        <w:t xml:space="preserve"> is calculated using the sample of 125,361 White British individuals</w:t>
      </w:r>
      <w:r w:rsidRPr="00C10536">
        <w:rPr>
          <w:rFonts w:hint="eastAsia"/>
        </w:rPr>
        <w:t xml:space="preserve"> from the UK Biobank</w:t>
      </w:r>
      <w:r w:rsidRPr="00C10536">
        <w:t xml:space="preserve">. Variants with MAF less than 5% were excluded when detecting allele conversions, so we cannot observe allele conversions at these positions (see the section, Detecting gene conversion tracts). Therefore, if the MAF is less than 5% at position </w:t>
      </w:r>
      <m:oMath>
        <m:r>
          <w:rPr>
            <w:rFonts w:ascii="Cambria Math" w:hAnsi="Cambria Math"/>
          </w:rPr>
          <m:t>i</m:t>
        </m:r>
      </m:oMath>
      <w:r w:rsidRPr="00C10536">
        <w:t xml:space="preserve">, we set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=0</m:t>
        </m:r>
      </m:oMath>
      <w:r w:rsidRPr="00C10536">
        <w:t xml:space="preserve">. The formula </w:t>
      </w:r>
      <m:oMath>
        <m:r>
          <w:rPr>
            <w:rFonts w:ascii="Cambria Math" w:hAnsi="Cambria Math"/>
          </w:rPr>
          <m:t>2p</m:t>
        </m:r>
        <m:d>
          <m:dPr>
            <m:ctrlPr>
              <w:rPr>
                <w:rFonts w:ascii="Cambria Math" w:hAnsi="Cambria Math"/>
                <w:i/>
              </w:rPr>
            </m:ctrlPr>
          </m:dPr>
          <m:e>
            <m:r>
              <w:rPr>
                <w:rFonts w:ascii="Cambria Math" w:hAnsi="Cambria Math"/>
              </w:rPr>
              <m:t>1-p</m:t>
            </m:r>
          </m:e>
        </m:d>
      </m:oMath>
      <w:r w:rsidRPr="00C10536">
        <w:t xml:space="preserve"> for heterozygosity at a </w:t>
      </w:r>
      <w:del w:id="331" w:author="Nobu Masaki" w:date="2025-09-04T10:49:00Z" w16du:dateUtc="2025-09-04T17:49:00Z">
        <w:r w:rsidRPr="00C10536" w:rsidDel="00923B89">
          <w:delText xml:space="preserve">marker </w:delText>
        </w:r>
      </w:del>
      <w:ins w:id="332" w:author="Nobu Masaki" w:date="2025-09-04T10:49:00Z" w16du:dateUtc="2025-09-04T17:49:00Z">
        <w:r w:rsidR="00923B89">
          <w:t>position</w:t>
        </w:r>
        <w:r w:rsidR="00923B89" w:rsidRPr="00C10536">
          <w:t xml:space="preserve"> </w:t>
        </w:r>
      </w:ins>
      <w:r w:rsidRPr="00C10536">
        <w:t xml:space="preserve">assumes that Hardy-Weinberg equilibrium holds, which is a reasonable approximation for common variants in a relatively homogeneous population.  </w:t>
      </w:r>
    </w:p>
    <w:p w14:paraId="07CAA50E" w14:textId="77777777" w:rsidR="00120A6F" w:rsidRPr="00C10536" w:rsidRDefault="00120A6F" w:rsidP="00120A6F">
      <w:r w:rsidRPr="00C10536">
        <w:lastRenderedPageBreak/>
        <w:t>If either</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-5000</m:t>
        </m:r>
      </m:oMath>
      <w:r w:rsidRPr="00C10536">
        <w:t xml:space="preserve"> or </w:t>
      </w:r>
      <m:oMath>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+5000</m:t>
        </m:r>
      </m:oMath>
      <w:r w:rsidRPr="00C10536">
        <w:t xml:space="preserve"> exceeds the end of the chromosome, the averaging only takes place within the bounds of the chromosome (e.g. if </w:t>
      </w:r>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=100</m:t>
        </m:r>
      </m:oMath>
      <w:r w:rsidRPr="00C10536">
        <w:t xml:space="preserve"> and </w:t>
      </w:r>
      <m:oMath>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=200</m:t>
        </m:r>
      </m:oMath>
      <w:r w:rsidRPr="00C10536">
        <w:t xml:space="preserve">, we only average the heterozygosity rate from positions 1 to 5,200). </w:t>
      </w:r>
    </w:p>
    <w:p w14:paraId="042AADE8" w14:textId="77777777" w:rsidR="00120A6F" w:rsidRPr="00C10536" w:rsidRDefault="00120A6F" w:rsidP="00120A6F">
      <w:pPr>
        <w:pStyle w:val="Heading2"/>
      </w:pPr>
      <w:r w:rsidRPr="00C10536">
        <w:t>Maximum likelihood estimation of the mean gene conversion tract length</w:t>
      </w:r>
    </w:p>
    <w:p w14:paraId="745E4A03" w14:textId="77777777" w:rsidR="00120A6F" w:rsidRPr="00C10536" w:rsidRDefault="00120A6F" w:rsidP="00120A6F">
      <w:r w:rsidRPr="00C10536">
        <w:t xml:space="preserve">Given observed tract lengths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|j=1,…,m</m:t>
            </m:r>
          </m:e>
        </m:d>
      </m:oMath>
      <w:r w:rsidRPr="00C10536">
        <w:t xml:space="preserve">, we propose the following maximum likelihood estimator for </w:t>
      </w:r>
      <m:oMath>
        <m:r>
          <w:rPr>
            <w:rFonts w:ascii="Cambria Math" w:hAnsi="Cambria Math"/>
          </w:rPr>
          <m:t>ϕ</m:t>
        </m:r>
      </m:oMath>
      <w:r w:rsidRPr="00C10536">
        <w:t xml:space="preserve">, the mean gene conversion tract length, when the gene conversion tract length </w:t>
      </w:r>
      <m:oMath>
        <m:r>
          <w:rPr>
            <w:rFonts w:ascii="Cambria Math" w:hAnsi="Cambria Math"/>
          </w:rPr>
          <m:t>N</m:t>
        </m:r>
      </m:oMath>
      <w:r w:rsidRPr="00C10536">
        <w:t xml:space="preserve"> is drawn from a geometric distribution</w:t>
      </w:r>
      <w:r w:rsidRPr="00C10536">
        <w:rPr>
          <w:bCs/>
        </w:rPr>
        <w:t xml:space="preserve">. Recall that the version of the model in which </w:t>
      </w:r>
      <m:oMath>
        <m:r>
          <w:rPr>
            <w:rFonts w:ascii="Cambria Math" w:hAnsi="Cambria Math"/>
          </w:rPr>
          <m:t>N</m:t>
        </m:r>
      </m:oMath>
      <w:r w:rsidRPr="00C10536">
        <w:t xml:space="preserve"> is geometric</w:t>
      </w:r>
      <w:r w:rsidRPr="00C10536">
        <w:rPr>
          <w:bCs/>
        </w:rPr>
        <w:t xml:space="preserve"> was parameterized by </w:t>
      </w:r>
      <m:oMath>
        <m:r>
          <w:rPr>
            <w:rFonts w:ascii="Cambria Math" w:hAnsi="Cambria Math"/>
          </w:rPr>
          <m:t>λ=1/ϕ</m:t>
        </m:r>
      </m:oMath>
      <w:r w:rsidRPr="00C10536">
        <w:rPr>
          <w:bCs/>
        </w:rPr>
        <w:t xml:space="preserve">, but we can simply maximize with respect to </w:t>
      </w:r>
      <m:oMath>
        <m:r>
          <w:rPr>
            <w:rFonts w:ascii="Cambria Math" w:hAnsi="Cambria Math"/>
          </w:rPr>
          <m:t>ϕ</m:t>
        </m:r>
      </m:oMath>
      <w:r w:rsidRPr="00C10536">
        <w:rPr>
          <w:bCs/>
        </w:rPr>
        <w:t>. In other words,</w:t>
      </w:r>
    </w:p>
    <w:p w14:paraId="604A3FC9" w14:textId="77777777" w:rsidR="00120A6F" w:rsidRPr="00C10536" w:rsidRDefault="00000000" w:rsidP="00120A6F">
      <w:pPr>
        <w:ind w:firstLine="360"/>
        <w:jc w:val="center"/>
      </w:pPr>
      <m:oMathPara>
        <m:oMath>
          <m:acc>
            <m:accPr>
              <m:ctrlPr>
                <w:rPr>
                  <w:rFonts w:ascii="Cambria Math" w:hAnsi="Cambria Math"/>
                  <w:i/>
                </w:rPr>
              </m:ctrlPr>
            </m:accPr>
            <m:e>
              <m:r>
                <w:rPr>
                  <w:rFonts w:ascii="Cambria Math" w:hAnsi="Cambria Math"/>
                </w:rPr>
                <m:t>ϕ</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ctrlPr>
                    <w:rPr>
                      <w:rFonts w:ascii="Cambria Math" w:hAnsi="Cambria Math"/>
                    </w:rPr>
                  </m:ctrlPr>
                </m:e>
                <m:lim>
                  <m:r>
                    <w:rPr>
                      <w:rFonts w:ascii="Cambria Math" w:hAnsi="Cambria Math"/>
                    </w:rPr>
                    <m:t>ϕ</m:t>
                  </m:r>
                  <m:ctrlPr>
                    <w:rPr>
                      <w:rFonts w:ascii="Cambria Math" w:hAnsi="Cambria Math"/>
                    </w:rPr>
                  </m:ctrlPr>
                </m:lim>
              </m:limLow>
            </m:fName>
            <m:e>
              <m:nary>
                <m:naryPr>
                  <m:chr m:val="∑"/>
                  <m:limLoc m:val="undOvr"/>
                  <m:supHide m:val="1"/>
                  <m:ctrlPr>
                    <w:rPr>
                      <w:rFonts w:ascii="Cambria Math" w:hAnsi="Cambria Math"/>
                      <w:i/>
                    </w:rPr>
                  </m:ctrlPr>
                </m:naryPr>
                <m:sub>
                  <m:r>
                    <w:rPr>
                      <w:rFonts w:ascii="Cambria Math" w:hAnsi="Cambria Math"/>
                    </w:rPr>
                    <m:t>j∈</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1500</m:t>
                      </m:r>
                    </m:sup>
                  </m:sSubSup>
                </m:sub>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≤1500,ϕ)</m:t>
                      </m:r>
                    </m:e>
                  </m:func>
                </m:e>
              </m:nary>
            </m:e>
          </m:func>
          <m:r>
            <w:rPr>
              <w:rFonts w:ascii="Cambria Math" w:hAnsi="Cambria Math"/>
            </w:rPr>
            <m:t>,</m:t>
          </m:r>
        </m:oMath>
      </m:oMathPara>
    </w:p>
    <w:p w14:paraId="1B7DF509" w14:textId="58A674E1" w:rsidR="00120A6F" w:rsidRPr="00C10536" w:rsidRDefault="00120A6F" w:rsidP="00120A6F">
      <w:r w:rsidRPr="00C10536">
        <w:t xml:space="preserve">where </w:t>
      </w:r>
      <m:oMath>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1500</m:t>
            </m:r>
          </m:sup>
        </m:sSubSup>
        <m:r>
          <w:rPr>
            <w:rFonts w:ascii="Cambria Math" w:hAnsi="Cambria Math"/>
          </w:rPr>
          <m:t>=</m:t>
        </m:r>
        <m:d>
          <m:dPr>
            <m:begChr m:val="{"/>
            <m:endChr m:val="}"/>
            <m:ctrlPr>
              <w:rPr>
                <w:rFonts w:ascii="Cambria Math" w:hAnsi="Cambria Math"/>
                <w:i/>
              </w:rPr>
            </m:ctrlPr>
          </m:dPr>
          <m:e>
            <m:r>
              <w:rPr>
                <w:rFonts w:ascii="Cambria Math" w:hAnsi="Cambria Math"/>
              </w:rPr>
              <m:t>j=1,…,m|2≤</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≤1500</m:t>
            </m:r>
          </m:e>
        </m:d>
      </m:oMath>
      <w:r w:rsidRPr="00C10536">
        <w:rPr>
          <w:bCs/>
        </w:rPr>
        <w:t xml:space="preserve">. </w:t>
      </w:r>
      <w:r w:rsidRPr="00C10536">
        <w:t xml:space="preserve">When </w:t>
      </w:r>
      <m:oMath>
        <m:r>
          <w:rPr>
            <w:rFonts w:ascii="Cambria Math" w:hAnsi="Cambria Math"/>
          </w:rPr>
          <m:t>N</m:t>
        </m:r>
      </m:oMath>
      <w:r w:rsidRPr="00C10536">
        <w:t xml:space="preserve"> is a sum of two geometric random variables, we parameterize the distribution of </w:t>
      </w:r>
      <m:oMath>
        <m:r>
          <w:rPr>
            <w:rFonts w:ascii="Cambria Math" w:hAnsi="Cambria Math"/>
          </w:rPr>
          <m:t>L</m:t>
        </m:r>
      </m:oMath>
      <w:r w:rsidRPr="00C10536">
        <w:t xml:space="preserve"> using </w:t>
      </w:r>
      <m:oMath>
        <m:r>
          <w:rPr>
            <w:rFonts w:ascii="Cambria Math" w:hAnsi="Cambria Math"/>
          </w:rPr>
          <m:t>γ=2/ϕ</m:t>
        </m:r>
      </m:oMath>
      <w:r w:rsidRPr="00C10536">
        <w:t xml:space="preserve"> (see </w:t>
      </w:r>
      <w:r w:rsidR="00A936C9">
        <w:t>S</w:t>
      </w:r>
      <w:ins w:id="333" w:author="Nobu Masaki" w:date="2025-09-24T16:26:00Z" w16du:dateUtc="2025-09-24T23:26:00Z">
        <w:r w:rsidR="008A58F1">
          <w:t>2</w:t>
        </w:r>
      </w:ins>
      <w:del w:id="334" w:author="Nobu Masaki" w:date="2025-09-24T16:26:00Z" w16du:dateUtc="2025-09-24T23:26:00Z">
        <w:r w:rsidR="00A936C9" w:rsidDel="008A58F1">
          <w:delText>3</w:delText>
        </w:r>
      </w:del>
      <w:r w:rsidR="00A936C9">
        <w:t xml:space="preserve"> </w:t>
      </w:r>
      <w:r w:rsidRPr="00C10536">
        <w:t xml:space="preserve">Appendix). Unlike the geometric case, our marginal distribution of </w:t>
      </w:r>
      <m:oMath>
        <m:sSub>
          <m:sSubPr>
            <m:ctrlPr>
              <w:rPr>
                <w:rFonts w:ascii="Cambria Math" w:hAnsi="Cambria Math"/>
                <w:i/>
              </w:rPr>
            </m:ctrlPr>
          </m:sSubPr>
          <m:e>
            <m:r>
              <w:rPr>
                <w:rFonts w:ascii="Cambria Math" w:hAnsi="Cambria Math"/>
              </w:rPr>
              <m:t>L</m:t>
            </m:r>
          </m:e>
          <m:sub>
            <m:r>
              <w:rPr>
                <w:rFonts w:ascii="Cambria Math" w:hAnsi="Cambria Math"/>
              </w:rPr>
              <m:t>j</m:t>
            </m:r>
          </m:sub>
        </m:sSub>
      </m:oMath>
      <w:r w:rsidRPr="00C10536">
        <w:t xml:space="preserve"> truncated between 2 and 1,500 still depends on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Pr="00C10536">
        <w:t xml:space="preserve">, so for each </w:t>
      </w:r>
      <m:oMath>
        <m:r>
          <w:rPr>
            <w:rFonts w:ascii="Cambria Math" w:hAnsi="Cambria Math"/>
          </w:rPr>
          <m:t>j</m:t>
        </m:r>
      </m:oMath>
      <w:r w:rsidRPr="00C10536">
        <w:t xml:space="preserve">, we plug in our estimated </w:t>
      </w:r>
      <m:oMath>
        <m:sSub>
          <m:sSubPr>
            <m:ctrlPr>
              <w:rPr>
                <w:rFonts w:ascii="Cambria Math" w:hAnsi="Cambria Math"/>
                <w:i/>
              </w:rPr>
            </m:ctrlPr>
          </m:sSubPr>
          <m:e>
            <m:acc>
              <m:accPr>
                <m:ctrlPr>
                  <w:rPr>
                    <w:rFonts w:ascii="Cambria Math" w:hAnsi="Cambria Math"/>
                    <w:i/>
                  </w:rPr>
                </m:ctrlPr>
              </m:accPr>
              <m:e>
                <m:r>
                  <w:rPr>
                    <w:rFonts w:ascii="Cambria Math" w:hAnsi="Cambria Math"/>
                  </w:rPr>
                  <m:t>ψ</m:t>
                </m:r>
              </m:e>
            </m:acc>
          </m:e>
          <m:sub>
            <m:r>
              <w:rPr>
                <w:rFonts w:ascii="Cambria Math" w:hAnsi="Cambria Math"/>
              </w:rPr>
              <m:t>j</m:t>
            </m:r>
          </m:sub>
        </m:sSub>
      </m:oMath>
      <w:r w:rsidRPr="00C10536">
        <w:t xml:space="preserve"> in place of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Pr="00C10536">
        <w:t xml:space="preserve">. Then, we can again maximize with respect to </w:t>
      </w:r>
      <m:oMath>
        <m:r>
          <w:rPr>
            <w:rFonts w:ascii="Cambria Math" w:hAnsi="Cambria Math"/>
          </w:rPr>
          <m:t>ϕ</m:t>
        </m:r>
      </m:oMath>
      <w:r w:rsidRPr="00C10536">
        <w:t>:</w:t>
      </w:r>
    </w:p>
    <w:p w14:paraId="4A2E2D24" w14:textId="77777777" w:rsidR="00120A6F" w:rsidRPr="00C10536" w:rsidRDefault="00000000" w:rsidP="00120A6F">
      <m:oMathPara>
        <m:oMath>
          <m:acc>
            <m:accPr>
              <m:ctrlPr>
                <w:rPr>
                  <w:rFonts w:ascii="Cambria Math" w:hAnsi="Cambria Math"/>
                  <w:i/>
                </w:rPr>
              </m:ctrlPr>
            </m:accPr>
            <m:e>
              <m:r>
                <w:rPr>
                  <w:rFonts w:ascii="Cambria Math" w:hAnsi="Cambria Math"/>
                </w:rPr>
                <m:t>ϕ</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ctrlPr>
                    <w:rPr>
                      <w:rFonts w:ascii="Cambria Math" w:hAnsi="Cambria Math"/>
                    </w:rPr>
                  </m:ctrlPr>
                </m:e>
                <m:lim>
                  <m:r>
                    <w:rPr>
                      <w:rFonts w:ascii="Cambria Math" w:hAnsi="Cambria Math"/>
                    </w:rPr>
                    <m:t>ϕ</m:t>
                  </m:r>
                  <m:ctrlPr>
                    <w:rPr>
                      <w:rFonts w:ascii="Cambria Math" w:hAnsi="Cambria Math"/>
                    </w:rPr>
                  </m:ctrlPr>
                </m:lim>
              </m:limLow>
            </m:fName>
            <m:e>
              <m:nary>
                <m:naryPr>
                  <m:chr m:val="∑"/>
                  <m:limLoc m:val="undOvr"/>
                  <m:supHide m:val="1"/>
                  <m:ctrlPr>
                    <w:rPr>
                      <w:rFonts w:ascii="Cambria Math" w:hAnsi="Cambria Math"/>
                      <w:i/>
                    </w:rPr>
                  </m:ctrlPr>
                </m:naryPr>
                <m:sub>
                  <m:r>
                    <w:rPr>
                      <w:rFonts w:ascii="Cambria Math" w:hAnsi="Cambria Math"/>
                    </w:rPr>
                    <m:t>j∈</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1500</m:t>
                      </m:r>
                    </m:sup>
                  </m:sSubSup>
                </m:sub>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≤1500,ϕ,</m:t>
                      </m:r>
                      <m:sSub>
                        <m:sSubPr>
                          <m:ctrlPr>
                            <w:rPr>
                              <w:rFonts w:ascii="Cambria Math" w:hAnsi="Cambria Math"/>
                              <w:i/>
                            </w:rPr>
                          </m:ctrlPr>
                        </m:sSubPr>
                        <m:e>
                          <m:r>
                            <w:rPr>
                              <w:rFonts w:ascii="Cambria Math" w:hAnsi="Cambria Math"/>
                            </w:rPr>
                            <m:t>ψ</m:t>
                          </m:r>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ψ</m:t>
                              </m:r>
                            </m:e>
                          </m:acc>
                        </m:e>
                        <m:sub>
                          <m:r>
                            <w:rPr>
                              <w:rFonts w:ascii="Cambria Math" w:hAnsi="Cambria Math"/>
                            </w:rPr>
                            <m:t>j</m:t>
                          </m:r>
                        </m:sub>
                      </m:sSub>
                      <m:r>
                        <w:rPr>
                          <w:rFonts w:ascii="Cambria Math" w:hAnsi="Cambria Math"/>
                        </w:rPr>
                        <m:t>)</m:t>
                      </m:r>
                    </m:e>
                  </m:func>
                </m:e>
              </m:nary>
              <m:r>
                <w:rPr>
                  <w:rFonts w:ascii="Cambria Math" w:hAnsi="Cambria Math"/>
                </w:rPr>
                <m:t>.</m:t>
              </m:r>
            </m:e>
          </m:func>
        </m:oMath>
      </m:oMathPara>
    </w:p>
    <w:p w14:paraId="082779B4" w14:textId="0DB2F3B2" w:rsidR="0017305F" w:rsidRPr="00C10536" w:rsidRDefault="0017305F" w:rsidP="00120A6F">
      <w:r w:rsidRPr="00C10536">
        <w:t xml:space="preserve">When </w:t>
      </w:r>
      <m:oMath>
        <m:r>
          <w:rPr>
            <w:rFonts w:ascii="Cambria Math" w:hAnsi="Cambria Math"/>
          </w:rPr>
          <m:t>N</m:t>
        </m:r>
      </m:oMath>
      <w:r w:rsidRPr="00C10536">
        <w:t xml:space="preserve"> is a mixture of two geometric components, we have three unknown parameters </w:t>
      </w:r>
      <m:oMath>
        <m:sSub>
          <m:sSubPr>
            <m:ctrlPr>
              <w:rPr>
                <w:rFonts w:ascii="Cambria Math" w:hAnsi="Cambria Math"/>
                <w:i/>
              </w:rPr>
            </m:ctrlPr>
          </m:sSubPr>
          <m:e>
            <m:r>
              <w:rPr>
                <w:rFonts w:ascii="Cambria Math" w:hAnsi="Cambria Math"/>
              </w:rPr>
              <m:t>ϕ</m:t>
            </m:r>
          </m:e>
          <m:sub>
            <m:r>
              <w:rPr>
                <w:rFonts w:ascii="Cambria Math" w:hAnsi="Cambria Math"/>
              </w:rPr>
              <m:t>1</m:t>
            </m:r>
          </m:sub>
        </m:sSub>
      </m:oMath>
      <w:r w:rsidRPr="00C10536">
        <w:t xml:space="preserve">, </w:t>
      </w:r>
      <m:oMath>
        <m:sSub>
          <m:sSubPr>
            <m:ctrlPr>
              <w:rPr>
                <w:rFonts w:ascii="Cambria Math" w:hAnsi="Cambria Math"/>
                <w:i/>
              </w:rPr>
            </m:ctrlPr>
          </m:sSubPr>
          <m:e>
            <m:r>
              <w:rPr>
                <w:rFonts w:ascii="Cambria Math" w:hAnsi="Cambria Math"/>
              </w:rPr>
              <m:t>ϕ</m:t>
            </m:r>
          </m:e>
          <m:sub>
            <m:r>
              <w:rPr>
                <w:rFonts w:ascii="Cambria Math" w:hAnsi="Cambria Math"/>
              </w:rPr>
              <m:t>2</m:t>
            </m:r>
          </m:sub>
        </m:sSub>
      </m:oMath>
      <w:r w:rsidRPr="00C10536">
        <w:t xml:space="preserve">, and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Pr="00C10536">
        <w:t xml:space="preserve">, </w:t>
      </w:r>
      <w:r w:rsidR="00FF1301" w:rsidRPr="00C10536">
        <w:t xml:space="preserve">which represent the mean of the first component, the mean of the second component, and the mixing proportion of the first component (see </w:t>
      </w:r>
      <w:r w:rsidR="009572DF">
        <w:t>S</w:t>
      </w:r>
      <w:ins w:id="335" w:author="Nobu Masaki" w:date="2025-09-24T16:26:00Z" w16du:dateUtc="2025-09-24T23:26:00Z">
        <w:r w:rsidR="008A58F1">
          <w:t>2</w:t>
        </w:r>
      </w:ins>
      <w:del w:id="336" w:author="Nobu Masaki" w:date="2025-09-24T16:26:00Z" w16du:dateUtc="2025-09-24T23:26:00Z">
        <w:r w:rsidR="009572DF" w:rsidDel="008A58F1">
          <w:delText>3</w:delText>
        </w:r>
      </w:del>
      <w:r w:rsidR="009572DF">
        <w:t xml:space="preserve"> </w:t>
      </w:r>
      <w:r w:rsidR="00FF1301" w:rsidRPr="00C10536">
        <w:t>Appendix).</w:t>
      </w:r>
      <w:r w:rsidR="00253630" w:rsidRPr="00C10536">
        <w:t xml:space="preserve"> Again, our marginal distribution of </w:t>
      </w:r>
      <m:oMath>
        <m:sSub>
          <m:sSubPr>
            <m:ctrlPr>
              <w:rPr>
                <w:rFonts w:ascii="Cambria Math" w:hAnsi="Cambria Math"/>
                <w:i/>
              </w:rPr>
            </m:ctrlPr>
          </m:sSubPr>
          <m:e>
            <m:r>
              <w:rPr>
                <w:rFonts w:ascii="Cambria Math" w:hAnsi="Cambria Math"/>
              </w:rPr>
              <m:t>L</m:t>
            </m:r>
          </m:e>
          <m:sub>
            <m:r>
              <w:rPr>
                <w:rFonts w:ascii="Cambria Math" w:hAnsi="Cambria Math"/>
              </w:rPr>
              <m:t>j</m:t>
            </m:r>
          </m:sub>
        </m:sSub>
      </m:oMath>
      <w:r w:rsidR="00253630" w:rsidRPr="00C10536">
        <w:t xml:space="preserve"> truncated between 2 and 1,500 still depends on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00253630" w:rsidRPr="00C10536">
        <w:t xml:space="preserve">, so for each </w:t>
      </w:r>
      <m:oMath>
        <m:r>
          <w:rPr>
            <w:rFonts w:ascii="Cambria Math" w:hAnsi="Cambria Math"/>
          </w:rPr>
          <m:t>j</m:t>
        </m:r>
      </m:oMath>
      <w:r w:rsidR="00253630" w:rsidRPr="00C10536">
        <w:t xml:space="preserve">, we plug in our estimated </w:t>
      </w:r>
      <m:oMath>
        <m:sSub>
          <m:sSubPr>
            <m:ctrlPr>
              <w:rPr>
                <w:rFonts w:ascii="Cambria Math" w:hAnsi="Cambria Math"/>
                <w:i/>
              </w:rPr>
            </m:ctrlPr>
          </m:sSubPr>
          <m:e>
            <m:acc>
              <m:accPr>
                <m:ctrlPr>
                  <w:rPr>
                    <w:rFonts w:ascii="Cambria Math" w:hAnsi="Cambria Math"/>
                    <w:i/>
                  </w:rPr>
                </m:ctrlPr>
              </m:accPr>
              <m:e>
                <m:r>
                  <w:rPr>
                    <w:rFonts w:ascii="Cambria Math" w:hAnsi="Cambria Math"/>
                  </w:rPr>
                  <m:t>ψ</m:t>
                </m:r>
              </m:e>
            </m:acc>
          </m:e>
          <m:sub>
            <m:r>
              <w:rPr>
                <w:rFonts w:ascii="Cambria Math" w:hAnsi="Cambria Math"/>
              </w:rPr>
              <m:t>j</m:t>
            </m:r>
          </m:sub>
        </m:sSub>
      </m:oMath>
      <w:r w:rsidR="00253630" w:rsidRPr="00C10536">
        <w:t xml:space="preserve"> in place of </w:t>
      </w:r>
      <m:oMath>
        <m:sSub>
          <m:sSubPr>
            <m:ctrlPr>
              <w:rPr>
                <w:rFonts w:ascii="Cambria Math" w:hAnsi="Cambria Math"/>
                <w:i/>
              </w:rPr>
            </m:ctrlPr>
          </m:sSubPr>
          <m:e>
            <m:r>
              <w:rPr>
                <w:rFonts w:ascii="Cambria Math" w:hAnsi="Cambria Math"/>
              </w:rPr>
              <m:t>ψ</m:t>
            </m:r>
          </m:e>
          <m:sub>
            <m:r>
              <w:rPr>
                <w:rFonts w:ascii="Cambria Math" w:hAnsi="Cambria Math"/>
              </w:rPr>
              <m:t>j</m:t>
            </m:r>
          </m:sub>
        </m:sSub>
      </m:oMath>
      <w:r w:rsidR="00253630" w:rsidRPr="00C10536">
        <w:t xml:space="preserve">. Then, we can maximize with respect to </w:t>
      </w:r>
      <m:oMath>
        <m:sSub>
          <m:sSubPr>
            <m:ctrlPr>
              <w:rPr>
                <w:rFonts w:ascii="Cambria Math" w:hAnsi="Cambria Math"/>
                <w:i/>
              </w:rPr>
            </m:ctrlPr>
          </m:sSubPr>
          <m:e>
            <m:r>
              <w:rPr>
                <w:rFonts w:ascii="Cambria Math" w:hAnsi="Cambria Math"/>
              </w:rPr>
              <m:t>ϕ</m:t>
            </m:r>
          </m:e>
          <m:sub>
            <m:r>
              <w:rPr>
                <w:rFonts w:ascii="Cambria Math" w:hAnsi="Cambria Math"/>
              </w:rPr>
              <m:t>1</m:t>
            </m:r>
          </m:sub>
        </m:sSub>
      </m:oMath>
      <w:r w:rsidR="00253630" w:rsidRPr="00C10536">
        <w:t xml:space="preserve">, </w:t>
      </w:r>
      <m:oMath>
        <m:sSub>
          <m:sSubPr>
            <m:ctrlPr>
              <w:rPr>
                <w:rFonts w:ascii="Cambria Math" w:hAnsi="Cambria Math"/>
                <w:i/>
              </w:rPr>
            </m:ctrlPr>
          </m:sSubPr>
          <m:e>
            <m:r>
              <w:rPr>
                <w:rFonts w:ascii="Cambria Math" w:hAnsi="Cambria Math"/>
              </w:rPr>
              <m:t>ϕ</m:t>
            </m:r>
          </m:e>
          <m:sub>
            <m:r>
              <w:rPr>
                <w:rFonts w:ascii="Cambria Math" w:hAnsi="Cambria Math"/>
              </w:rPr>
              <m:t>2</m:t>
            </m:r>
          </m:sub>
        </m:sSub>
      </m:oMath>
      <w:r w:rsidR="00253630" w:rsidRPr="00C10536">
        <w:t xml:space="preserve">, and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253630" w:rsidRPr="00C10536">
        <w:t>:</w:t>
      </w:r>
    </w:p>
    <w:p w14:paraId="78D3D616" w14:textId="40654EAA" w:rsidR="00253630" w:rsidRPr="00C10536" w:rsidRDefault="00000000" w:rsidP="00120A6F">
      <m:oMathPara>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ctrlPr>
                    <w:rPr>
                      <w:rFonts w:ascii="Cambria Math" w:hAnsi="Cambria Math"/>
                    </w:rPr>
                  </m:ctrlPr>
                </m:e>
                <m:lim>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ctrlPr>
                    <w:rPr>
                      <w:rFonts w:ascii="Cambria Math" w:hAnsi="Cambria Math"/>
                    </w:rPr>
                  </m:ctrlPr>
                </m:lim>
              </m:limLow>
            </m:fName>
            <m:e>
              <m:nary>
                <m:naryPr>
                  <m:chr m:val="∑"/>
                  <m:limLoc m:val="undOvr"/>
                  <m:supHide m:val="1"/>
                  <m:ctrlPr>
                    <w:rPr>
                      <w:rFonts w:ascii="Cambria Math" w:hAnsi="Cambria Math"/>
                      <w:i/>
                    </w:rPr>
                  </m:ctrlPr>
                </m:naryPr>
                <m:sub>
                  <m:r>
                    <w:rPr>
                      <w:rFonts w:ascii="Cambria Math" w:hAnsi="Cambria Math"/>
                    </w:rPr>
                    <m:t>j∈</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1500</m:t>
                      </m:r>
                    </m:sup>
                  </m:sSubSup>
                </m:sub>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≤1500,</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ψ</m:t>
                              </m:r>
                            </m:e>
                          </m:acc>
                        </m:e>
                        <m:sub>
                          <m:r>
                            <w:rPr>
                              <w:rFonts w:ascii="Cambria Math" w:hAnsi="Cambria Math"/>
                            </w:rPr>
                            <m:t>j</m:t>
                          </m:r>
                        </m:sub>
                      </m:sSub>
                      <m:r>
                        <w:rPr>
                          <w:rFonts w:ascii="Cambria Math" w:hAnsi="Cambria Math"/>
                        </w:rPr>
                        <m:t>)</m:t>
                      </m:r>
                    </m:e>
                  </m:func>
                </m:e>
              </m:nary>
              <m:r>
                <w:rPr>
                  <w:rFonts w:ascii="Cambria Math" w:hAnsi="Cambria Math"/>
                </w:rPr>
                <m:t>.</m:t>
              </m:r>
            </m:e>
          </m:func>
        </m:oMath>
      </m:oMathPara>
    </w:p>
    <w:p w14:paraId="341750F8" w14:textId="795F17A2" w:rsidR="00B40DF6" w:rsidRPr="00C10536" w:rsidRDefault="00120A6F" w:rsidP="00120A6F">
      <w:r w:rsidRPr="00C10536">
        <w:t>To find the argmax</w:t>
      </w:r>
      <w:r w:rsidR="00AD5771" w:rsidRPr="00C10536">
        <w:t xml:space="preserve"> when </w:t>
      </w:r>
      <m:oMath>
        <m:r>
          <w:rPr>
            <w:rFonts w:ascii="Cambria Math" w:hAnsi="Cambria Math"/>
          </w:rPr>
          <m:t>N</m:t>
        </m:r>
      </m:oMath>
      <w:r w:rsidR="00AD5771" w:rsidRPr="00C10536">
        <w:t xml:space="preserve"> is geometric or a sum of two geometric random variables, we use the L-BFGS-B algorithm implemented in</w:t>
      </w:r>
      <w:r w:rsidR="00B40DF6" w:rsidRPr="00C10536">
        <w:t xml:space="preserve"> </w:t>
      </w:r>
      <w:r w:rsidR="00AD5771" w:rsidRPr="00C10536">
        <w:t>the scipy.optimize.minimize function from the SciPy Python library</w:t>
      </w:r>
      <w:r w:rsidR="004C3000" w:rsidRPr="00C10536">
        <w:t xml:space="preserve"> </w:t>
      </w:r>
      <w:r w:rsidR="00AD5771" w:rsidRPr="00C10536">
        <w:fldChar w:fldCharType="begin"/>
      </w:r>
      <w:r w:rsidR="00A90212">
        <w:instrText xml:space="preserve"> ADDIN ZOTERO_ITEM CSL_CITATION {"citationID":"W0R14Uj8","properties":{"formattedCitation":"[21]","plainCitation":"[21]","noteIndex":0},"citationItems":[{"id":155,"uris":["http://zotero.org/users/14121098/items/7HSN6J4X"],"itemData":{"id":155,"type":"article-journal","abstract":"SciPy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Methods","DOI":"10.1038/s41592-019-0686-2","ISSN":"1548-7105","issue":"3","journalAbbreviation":"Nat Methods","language":"en","license":"2020 The Author(s)","note":"publisher: Nature Publishing Group","page":"261-272","source":"www.nature.com","title":"SciPy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Walt","given":"Stéfan J.","non-dropping-particle":"van der"},{"family":"Brett","given":"Matthew"},{"family":"Wilson","given":"Joshua"},{"family":"Millman","given":"K.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H."},{"family":"Pedregosa","given":"Fabian"},{"family":"Mulbregt","given":"Paul","non-dropping-particle":"van"}],"issued":{"date-parts":[["2020",3]]}}}],"schema":"https://github.com/citation-style-language/schema/raw/master/csl-citation.json"} </w:instrText>
      </w:r>
      <w:r w:rsidR="00AD5771" w:rsidRPr="00C10536">
        <w:fldChar w:fldCharType="separate"/>
      </w:r>
      <w:r w:rsidR="00A90212">
        <w:rPr>
          <w:rFonts w:ascii="Calibri" w:cs="Calibri"/>
          <w:kern w:val="0"/>
        </w:rPr>
        <w:t>[21]</w:t>
      </w:r>
      <w:r w:rsidR="00AD5771" w:rsidRPr="00C10536">
        <w:fldChar w:fldCharType="end"/>
      </w:r>
      <w:r w:rsidR="004C3000" w:rsidRPr="00C10536">
        <w:t>.</w:t>
      </w:r>
      <w:r w:rsidR="00AD5771" w:rsidRPr="00C10536">
        <w:t xml:space="preserve"> </w:t>
      </w:r>
      <w:r w:rsidR="00085228" w:rsidRPr="00C10536">
        <w:t>When </w:t>
      </w:r>
      <m:oMath>
        <m:r>
          <w:rPr>
            <w:rFonts w:ascii="Cambria Math" w:hAnsi="Cambria Math"/>
          </w:rPr>
          <m:t>N</m:t>
        </m:r>
      </m:oMath>
      <w:r w:rsidR="00085228" w:rsidRPr="00C10536">
        <w:t xml:space="preserve"> is a mixture of two geometric components, we define a grid for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085228" w:rsidRPr="00C10536">
        <w:t xml:space="preserve"> ranging from </w:t>
      </w:r>
      <w:r w:rsidR="0063144E" w:rsidRPr="00C10536">
        <w:t>0.002</w:t>
      </w:r>
      <w:r w:rsidR="00085228" w:rsidRPr="00C10536">
        <w:t xml:space="preserve"> to </w:t>
      </w:r>
      <w:r w:rsidR="0063144E" w:rsidRPr="00C10536">
        <w:t>0.5</w:t>
      </w:r>
      <w:r w:rsidR="00085228" w:rsidRPr="00C10536">
        <w:t xml:space="preserve">, using increments of </w:t>
      </w:r>
      <w:r w:rsidR="0063144E" w:rsidRPr="00C10536">
        <w:t>0.00025</w:t>
      </w:r>
      <w:r w:rsidR="00F23A44" w:rsidRPr="00C10536">
        <w:t xml:space="preserve"> </w:t>
      </w:r>
      <w:r w:rsidR="00085228" w:rsidRPr="00C10536">
        <w:t xml:space="preserve">between </w:t>
      </w:r>
      <w:r w:rsidR="0063144E" w:rsidRPr="00C10536">
        <w:t>0.002</w:t>
      </w:r>
      <w:r w:rsidR="00F23A44" w:rsidRPr="00C10536">
        <w:t xml:space="preserve"> </w:t>
      </w:r>
      <w:r w:rsidR="00085228" w:rsidRPr="00C10536">
        <w:t xml:space="preserve">and </w:t>
      </w:r>
      <w:r w:rsidR="0063144E" w:rsidRPr="00C10536">
        <w:t>0.01</w:t>
      </w:r>
      <w:r w:rsidR="00085228" w:rsidRPr="00C10536">
        <w:t xml:space="preserve">, and increments of </w:t>
      </w:r>
      <w:r w:rsidR="0063144E" w:rsidRPr="00C10536">
        <w:t>0.05</w:t>
      </w:r>
      <w:r w:rsidR="00F23A44" w:rsidRPr="00C10536">
        <w:t xml:space="preserve"> </w:t>
      </w:r>
      <w:r w:rsidR="00085228" w:rsidRPr="00C10536">
        <w:t xml:space="preserve">between </w:t>
      </w:r>
      <w:r w:rsidR="0063144E" w:rsidRPr="00C10536">
        <w:t>0.05</w:t>
      </w:r>
      <w:r w:rsidR="00F23A44" w:rsidRPr="00C10536">
        <w:t xml:space="preserve"> </w:t>
      </w:r>
      <w:r w:rsidR="00085228" w:rsidRPr="00C10536">
        <w:t xml:space="preserve">and </w:t>
      </w:r>
      <w:r w:rsidR="0063144E" w:rsidRPr="00C10536">
        <w:t>0.5</w:t>
      </w:r>
      <w:r w:rsidR="00085228" w:rsidRPr="00C10536">
        <w:t xml:space="preserve">. </w:t>
      </w:r>
      <w:r w:rsidR="00B40DF6" w:rsidRPr="00C10536">
        <w:t>We chose a finer grid at smaller values of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B40DF6" w:rsidRPr="00C10536">
        <w:t xml:space="preserve"> because preliminary analyses of observed tract lengths from the UK Biobank whole autosome data consistently inferred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F23A44" w:rsidRPr="00C10536">
        <w:t xml:space="preserve"> to be</w:t>
      </w:r>
      <w:r w:rsidR="00B40DF6" w:rsidRPr="00C10536">
        <w:t xml:space="preserve"> close to zero. Then, for each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B40DF6" w:rsidRPr="00C10536">
        <w:t xml:space="preserve"> value in the grid, we </w:t>
      </w:r>
      <w:r w:rsidR="00AD47A4" w:rsidRPr="00C10536">
        <w:t xml:space="preserve">again </w:t>
      </w:r>
      <w:r w:rsidR="00B40DF6" w:rsidRPr="00C10536">
        <w:t xml:space="preserve">ran </w:t>
      </w:r>
      <w:r w:rsidR="00AD47A4" w:rsidRPr="00C10536">
        <w:t xml:space="preserve">the </w:t>
      </w:r>
      <w:r w:rsidR="00B40DF6" w:rsidRPr="00C10536">
        <w:t xml:space="preserve">L-BFGS-B </w:t>
      </w:r>
      <w:r w:rsidR="00AD47A4" w:rsidRPr="00C10536">
        <w:t xml:space="preserve">algorithm </w:t>
      </w:r>
      <w:r w:rsidR="00B40DF6" w:rsidRPr="00C10536">
        <w:t xml:space="preserve">from four starting values of </w:t>
      </w:r>
      <m:oMath>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2</m:t>
                </m:r>
              </m:sub>
            </m:sSub>
          </m:e>
        </m:d>
        <m:r>
          <w:rPr>
            <w:rFonts w:ascii="Cambria Math" w:hAnsi="Cambria Math"/>
          </w:rPr>
          <m:t xml:space="preserve">: </m:t>
        </m:r>
        <m:d>
          <m:dPr>
            <m:ctrlPr>
              <w:rPr>
                <w:rFonts w:ascii="Cambria Math" w:hAnsi="Cambria Math"/>
                <w:i/>
              </w:rPr>
            </m:ctrlPr>
          </m:dPr>
          <m:e>
            <m:r>
              <w:rPr>
                <w:rFonts w:ascii="Cambria Math" w:hAnsi="Cambria Math"/>
              </w:rPr>
              <m:t>0.0005, 0.0005</m:t>
            </m:r>
          </m:e>
        </m:d>
        <m:r>
          <w:rPr>
            <w:rFonts w:ascii="Cambria Math" w:hAnsi="Cambria Math"/>
          </w:rPr>
          <m:t xml:space="preserve">, </m:t>
        </m:r>
        <m:d>
          <m:dPr>
            <m:ctrlPr>
              <w:rPr>
                <w:rFonts w:ascii="Cambria Math" w:hAnsi="Cambria Math"/>
                <w:i/>
              </w:rPr>
            </m:ctrlPr>
          </m:dPr>
          <m:e>
            <m:r>
              <w:rPr>
                <w:rFonts w:ascii="Cambria Math" w:hAnsi="Cambria Math"/>
              </w:rPr>
              <m:t>0.0005, 0.1</m:t>
            </m:r>
          </m:e>
        </m:d>
        <m:r>
          <w:rPr>
            <w:rFonts w:ascii="Cambria Math" w:hAnsi="Cambria Math"/>
          </w:rPr>
          <m:t xml:space="preserve">, </m:t>
        </m:r>
        <m:d>
          <m:dPr>
            <m:ctrlPr>
              <w:rPr>
                <w:rFonts w:ascii="Cambria Math" w:hAnsi="Cambria Math"/>
                <w:i/>
              </w:rPr>
            </m:ctrlPr>
          </m:dPr>
          <m:e>
            <m:r>
              <w:rPr>
                <w:rFonts w:ascii="Cambria Math" w:hAnsi="Cambria Math"/>
              </w:rPr>
              <m:t>0.1, 0.0005</m:t>
            </m:r>
          </m:e>
        </m:d>
        <m:r>
          <w:rPr>
            <w:rFonts w:ascii="Cambria Math" w:hAnsi="Cambria Math"/>
          </w:rPr>
          <m:t>,</m:t>
        </m:r>
      </m:oMath>
      <w:r w:rsidR="00B40DF6" w:rsidRPr="00C10536">
        <w:t xml:space="preserve"> and </w:t>
      </w:r>
      <m:oMath>
        <m:r>
          <w:rPr>
            <w:rFonts w:ascii="Cambria Math" w:hAnsi="Cambria Math"/>
          </w:rPr>
          <m:t>(0.1, 0.1)</m:t>
        </m:r>
      </m:oMath>
      <w:r w:rsidR="00B40DF6" w:rsidRPr="00C10536">
        <w:t xml:space="preserve">. Multiple starting values were used because the likelihood of </w:t>
      </w:r>
      <m:oMath>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ϕ</m:t>
                </m:r>
              </m:e>
              <m:sub>
                <m:r>
                  <w:rPr>
                    <w:rFonts w:ascii="Cambria Math" w:hAnsi="Cambria Math"/>
                  </w:rPr>
                  <m:t>2</m:t>
                </m:r>
              </m:sub>
            </m:sSub>
          </m:e>
        </m:d>
      </m:oMath>
      <w:r w:rsidR="00B40DF6" w:rsidRPr="00C10536">
        <w:t xml:space="preserve"> (</w:t>
      </w:r>
      <w:r w:rsidR="00F23A44" w:rsidRPr="00C10536">
        <w:t>fixing</w:t>
      </w:r>
      <w:r w:rsidR="00B40DF6" w:rsidRPr="00C10536">
        <w:t xml:space="preserve">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B40DF6" w:rsidRPr="00C10536">
        <w:t xml:space="preserve">) appeared to have multiple local maxima. </w:t>
      </w:r>
      <w:r w:rsidR="00AD47A4" w:rsidRPr="00C10536">
        <w:t>The final maximum likelihood estimates were selected as the set of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r>
          <w:rPr>
            <w:rFonts w:ascii="Cambria Math" w:hAnsi="Cambria Math"/>
          </w:rPr>
          <m:t>)</m:t>
        </m:r>
      </m:oMath>
      <w:r w:rsidR="00AD47A4" w:rsidRPr="00C10536">
        <w:t xml:space="preserve"> values achieving the highest </w:t>
      </w:r>
      <w:r w:rsidR="00C42242" w:rsidRPr="00C10536">
        <w:t xml:space="preserve">joint </w:t>
      </w:r>
      <w:r w:rsidR="00AD47A4" w:rsidRPr="00C10536">
        <w:t>likelihood across all grid points</w:t>
      </w:r>
      <w:r w:rsidR="00F23A44" w:rsidRPr="00C10536">
        <w:t xml:space="preserve"> of </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00F23A44" w:rsidRPr="00C10536">
        <w:t xml:space="preserve"> </w:t>
      </w:r>
      <w:r w:rsidR="00AD47A4" w:rsidRPr="00C10536">
        <w:t>and starting values of L-BFGS-B.</w:t>
      </w:r>
    </w:p>
    <w:p w14:paraId="0DE3AB08" w14:textId="7160C91B" w:rsidR="00120A6F" w:rsidRPr="00C10536" w:rsidRDefault="00120A6F" w:rsidP="00120A6F">
      <w:r w:rsidRPr="00C10536">
        <w:t xml:space="preserve">To choose between the </w:t>
      </w:r>
      <w:r w:rsidR="007B0D37" w:rsidRPr="00C10536">
        <w:t>three</w:t>
      </w:r>
      <w:r w:rsidRPr="00C10536">
        <w:t xml:space="preserve"> distributions of </w:t>
      </w:r>
      <m:oMath>
        <m:r>
          <w:rPr>
            <w:rFonts w:ascii="Cambria Math" w:hAnsi="Cambria Math"/>
          </w:rPr>
          <m:t>N</m:t>
        </m:r>
      </m:oMath>
      <w:r w:rsidRPr="00C10536">
        <w:rPr>
          <w:rFonts w:hint="eastAsia"/>
        </w:rPr>
        <w:t xml:space="preserve">, we propose calculating the </w:t>
      </w:r>
      <w:del w:id="337" w:author="Nobu Masaki" w:date="2025-09-16T17:21:00Z" w16du:dateUtc="2025-09-17T00:21:00Z">
        <w:r w:rsidRPr="00C10536" w:rsidDel="00DA7AA0">
          <w:rPr>
            <w:rFonts w:hint="eastAsia"/>
          </w:rPr>
          <w:delText xml:space="preserve">Akaike </w:delText>
        </w:r>
      </w:del>
      <w:ins w:id="338" w:author="Nobu Masaki" w:date="2025-09-16T17:21:00Z" w16du:dateUtc="2025-09-17T00:21:00Z">
        <w:r w:rsidR="00DA7AA0">
          <w:t>Bayesian</w:t>
        </w:r>
        <w:r w:rsidR="00DA7AA0" w:rsidRPr="00C10536">
          <w:rPr>
            <w:rFonts w:hint="eastAsia"/>
          </w:rPr>
          <w:t xml:space="preserve"> </w:t>
        </w:r>
      </w:ins>
      <w:r w:rsidRPr="00C10536">
        <w:rPr>
          <w:rFonts w:hint="eastAsia"/>
        </w:rPr>
        <w:t>Information Criterion (</w:t>
      </w:r>
      <w:ins w:id="339" w:author="Nobu Masaki" w:date="2025-09-16T17:21:00Z" w16du:dateUtc="2025-09-17T00:21:00Z">
        <w:r w:rsidR="00DA7AA0">
          <w:t>B</w:t>
        </w:r>
      </w:ins>
      <w:del w:id="340" w:author="Nobu Masaki" w:date="2025-09-16T17:21:00Z" w16du:dateUtc="2025-09-17T00:21:00Z">
        <w:r w:rsidRPr="00C10536" w:rsidDel="00DA7AA0">
          <w:rPr>
            <w:rFonts w:hint="eastAsia"/>
          </w:rPr>
          <w:delText>A</w:delText>
        </w:r>
      </w:del>
      <w:r w:rsidRPr="00C10536">
        <w:rPr>
          <w:rFonts w:hint="eastAsia"/>
        </w:rPr>
        <w:t xml:space="preserve">IC) </w:t>
      </w:r>
      <w:r w:rsidRPr="00C10536">
        <w:t>under each version of the model</w:t>
      </w:r>
      <w:del w:id="341" w:author="Nobu Masaki" w:date="2025-09-16T17:28:00Z" w16du:dateUtc="2025-09-17T00:28:00Z">
        <w:r w:rsidR="000A5D02" w:rsidRPr="00C10536" w:rsidDel="00E4459F">
          <w:delText xml:space="preserve"> </w:delText>
        </w:r>
        <w:r w:rsidR="00EC2EA7" w:rsidRPr="00C10536" w:rsidDel="00E4459F">
          <w:fldChar w:fldCharType="begin"/>
        </w:r>
        <w:r w:rsidR="00E4459F" w:rsidDel="00E4459F">
          <w:delInstrText xml:space="preserve"> ADDIN ZOTERO_ITEM CSL_CITATION {"citationID":"aH5mtOqI","properties":{"formattedCitation":"[22]","plainCitation":"[22]","noteIndex":0},"citationItems":[{"id":4,"uris":["http://zotero.org/users/14121098/items/X4C9XQ5F"],"itemData":{"id":4,"type":"article-journal","abstract":"The history of the development of statistical hypothesis testing in time series analysis is reviewed briefly and it is pointed out that the hypothesis testing procedure is not adequately defined as the procedure for statistical model identification. The classical maximum likelihood estimation procedure is reviewed and a new estimate minimum information theoretical criterion (AIC) estimate (MAICE) which is designed for the purpose of statistical identification is introduced. When there are several competing models the MAICE is defined by the model and the maximum likelihood estimates of the parameters which give the minimum of AIC defined by AIC = (-2)log-(maximum likelihood) + 2(number of independently adjusted parameters within the model). MAICE provides a versatile procedure for statistical model identification which is free from the ambiguities inherent in the application of conventional hypothesis testing procedure. The practical utility of MAICE in time series analysis is demonstrated with some numerical examples.","container-title":"IEEE Transactions on Automatic Control","DOI":"10.1109/TAC.1974.1100705","ISSN":"1558-2523","issue":"6","note":"event-title: IEEE Transactions on Automatic Control","page":"716-723","source":"IEEE Xplore","title":"A new look at the statistical model identification","volume":"19","author":[{"family":"Akaike","given":"H."}],"issued":{"date-parts":[["1974",12]]}}}],"schema":"https://github.com/citation-style-language/schema/raw/master/csl-citation.json"} </w:delInstrText>
        </w:r>
        <w:r w:rsidR="00EC2EA7" w:rsidRPr="00C10536" w:rsidDel="00E4459F">
          <w:fldChar w:fldCharType="separate"/>
        </w:r>
        <w:r w:rsidR="00E4459F" w:rsidDel="00E4459F">
          <w:rPr>
            <w:rFonts w:ascii="Calibri" w:cs="Calibri"/>
            <w:kern w:val="0"/>
          </w:rPr>
          <w:delText>[22]</w:delText>
        </w:r>
        <w:r w:rsidR="00EC2EA7" w:rsidRPr="00C10536" w:rsidDel="00E4459F">
          <w:fldChar w:fldCharType="end"/>
        </w:r>
      </w:del>
      <w:r w:rsidR="000A5D02" w:rsidRPr="00C10536">
        <w:t>.</w:t>
      </w:r>
      <w:r w:rsidRPr="00C10536">
        <w:t xml:space="preserve"> Lower </w:t>
      </w:r>
      <w:ins w:id="342" w:author="Nobu Masaki" w:date="2025-09-16T17:21:00Z" w16du:dateUtc="2025-09-17T00:21:00Z">
        <w:r w:rsidR="00DA7AA0">
          <w:t>B</w:t>
        </w:r>
      </w:ins>
      <w:del w:id="343" w:author="Nobu Masaki" w:date="2025-09-16T17:21:00Z" w16du:dateUtc="2025-09-17T00:21:00Z">
        <w:r w:rsidRPr="00C10536" w:rsidDel="00DA7AA0">
          <w:delText>A</w:delText>
        </w:r>
      </w:del>
      <w:r w:rsidRPr="00C10536">
        <w:t xml:space="preserve">IC indicates that the distribution of </w:t>
      </w:r>
      <m:oMath>
        <m:r>
          <w:rPr>
            <w:rFonts w:ascii="Cambria Math" w:hAnsi="Cambria Math"/>
          </w:rPr>
          <m:t>N</m:t>
        </m:r>
      </m:oMath>
      <w:r w:rsidRPr="00C10536">
        <w:t xml:space="preserve"> that is used is a better fit to the data.</w:t>
      </w:r>
    </w:p>
    <w:p w14:paraId="7224FD49" w14:textId="77777777" w:rsidR="00120A6F" w:rsidRPr="00C10536" w:rsidRDefault="00120A6F" w:rsidP="00120A6F">
      <w:pPr>
        <w:pStyle w:val="Heading2"/>
      </w:pPr>
      <w:bookmarkStart w:id="344" w:name="_Hlk171272798"/>
      <w:r w:rsidRPr="00C10536">
        <w:t>Bootstrap confidence intervals</w:t>
      </w:r>
    </w:p>
    <w:bookmarkEnd w:id="344"/>
    <w:p w14:paraId="1015E03E" w14:textId="3B51497F" w:rsidR="00120A6F" w:rsidRPr="00C10536" w:rsidRDefault="00120A6F" w:rsidP="00120A6F">
      <w:r w:rsidRPr="00C10536">
        <w:t xml:space="preserve">We calculate 95% bootstrap confidence intervals for </w:t>
      </w:r>
      <m:oMath>
        <m:r>
          <w:rPr>
            <w:rFonts w:ascii="Cambria Math" w:hAnsi="Cambria Math"/>
          </w:rPr>
          <m:t>ϕ</m:t>
        </m:r>
      </m:oMath>
      <w:r w:rsidR="0082734C" w:rsidRPr="00C10536">
        <w:t xml:space="preser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oMath>
      <w:r w:rsidR="0082734C" w:rsidRPr="00C10536">
        <w:t xml:space="preserve"> in the case where </w:t>
      </w:r>
      <m:oMath>
        <m:r>
          <w:rPr>
            <w:rFonts w:ascii="Cambria Math" w:hAnsi="Cambria Math"/>
          </w:rPr>
          <m:t>N</m:t>
        </m:r>
      </m:oMath>
      <w:r w:rsidR="0082734C" w:rsidRPr="00C10536">
        <w:t xml:space="preserve"> is a mixture of two geometric components)</w:t>
      </w:r>
      <w:r w:rsidRPr="00C10536">
        <w:t xml:space="preserve">. We denote the number of detected gene conversion tracts with observed tract length between 2 and 1,500 bp as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1500</m:t>
                </m:r>
              </m:sup>
            </m:sSubSup>
          </m:e>
        </m:d>
      </m:oMath>
      <w:r w:rsidRPr="00C10536">
        <w:t xml:space="preserve">. To obtain each bootstrap sample, we sample with replacement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1500</m:t>
                </m:r>
              </m:sup>
            </m:sSubSup>
          </m:e>
        </m:d>
      </m:oMath>
      <w:r w:rsidRPr="00C10536">
        <w:t xml:space="preserve"> observed tract lengths from the set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|j=1,…,m,  2≤</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≤1500</m:t>
            </m:r>
          </m:e>
        </m:d>
      </m:oMath>
      <w:r w:rsidRPr="00C10536">
        <w:t xml:space="preserve">. Each bootstrap sample consists of the set of observed tract lengths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e>
        </m:d>
      </m:oMath>
      <w:r w:rsidRPr="00C10536">
        <w:t xml:space="preserve"> and allele conversion probabilities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j</m:t>
                </m:r>
              </m:sub>
            </m:sSub>
          </m:e>
        </m:d>
      </m:oMath>
      <w:r w:rsidRPr="00C10536">
        <w:t xml:space="preserve"> corresponding to the resampled indices.</w:t>
      </w:r>
    </w:p>
    <w:p w14:paraId="324874A1" w14:textId="5CC242C2" w:rsidR="00120A6F" w:rsidRPr="00C10536" w:rsidRDefault="00120A6F" w:rsidP="00120A6F">
      <w:pPr>
        <w:rPr>
          <w:szCs w:val="22"/>
        </w:rPr>
      </w:pPr>
      <w:r w:rsidRPr="00C10536">
        <w:lastRenderedPageBreak/>
        <w:t xml:space="preserve">We refit our model to </w:t>
      </w:r>
      <w:r w:rsidRPr="00C10536">
        <w:rPr>
          <w:rFonts w:hint="eastAsia"/>
        </w:rPr>
        <w:t>500</w:t>
      </w:r>
      <w:r w:rsidRPr="00C10536">
        <w:t xml:space="preserve"> bootstrap samples and obtain a new maximum likelihood estimate of </w:t>
      </w:r>
      <m:oMath>
        <m:r>
          <w:rPr>
            <w:rFonts w:ascii="Cambria Math" w:hAnsi="Cambria Math"/>
          </w:rPr>
          <m:t>ϕ</m:t>
        </m:r>
      </m:oMath>
      <w:r w:rsidRPr="00C10536">
        <w:t xml:space="preserve"> </w:t>
      </w:r>
      <w:r w:rsidR="0082734C" w:rsidRPr="00C10536">
        <w:t xml:space="preserve">(or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oMath>
      <w:r w:rsidR="00595C3C" w:rsidRPr="00C10536">
        <w:t xml:space="preserve"> </w:t>
      </w:r>
      <w:r w:rsidR="002B3E37" w:rsidRPr="00C10536">
        <w:t xml:space="preserve">in the case where </w:t>
      </w:r>
      <m:oMath>
        <m:r>
          <w:rPr>
            <w:rFonts w:ascii="Cambria Math" w:hAnsi="Cambria Math"/>
          </w:rPr>
          <m:t>N</m:t>
        </m:r>
      </m:oMath>
      <w:r w:rsidR="002B3E37" w:rsidRPr="00C10536">
        <w:t xml:space="preserve"> is a mixture of two geometric components</w:t>
      </w:r>
      <w:r w:rsidR="0082734C" w:rsidRPr="00C10536">
        <w:t xml:space="preserve">) </w:t>
      </w:r>
      <w:r w:rsidRPr="00C10536">
        <w:t xml:space="preserve">for each bootstrap sample. We take </w:t>
      </w:r>
      <w:r w:rsidRPr="00C10536">
        <w:rPr>
          <w:szCs w:val="22"/>
        </w:rPr>
        <w:t>the 0.025 and 0.975 quantiles of the resulting bootstrap distribution</w:t>
      </w:r>
      <w:r w:rsidR="0082734C" w:rsidRPr="00C10536">
        <w:rPr>
          <w:szCs w:val="22"/>
        </w:rPr>
        <w:t xml:space="preserve">s </w:t>
      </w:r>
      <w:r w:rsidRPr="00C10536">
        <w:t xml:space="preserve">and use this as the bounds of our 95% </w:t>
      </w:r>
      <w:r w:rsidRPr="00C10536">
        <w:rPr>
          <w:szCs w:val="22"/>
        </w:rPr>
        <w:t>bootstrap confidence interval</w:t>
      </w:r>
      <w:r w:rsidR="0082734C" w:rsidRPr="00C10536">
        <w:rPr>
          <w:szCs w:val="22"/>
        </w:rPr>
        <w:t>s</w:t>
      </w:r>
      <w:r w:rsidRPr="00C10536">
        <w:rPr>
          <w:szCs w:val="22"/>
        </w:rPr>
        <w:t>.</w:t>
      </w:r>
    </w:p>
    <w:p w14:paraId="20AF109E" w14:textId="6E714DF2" w:rsidR="00120A6F" w:rsidRPr="00C10536" w:rsidRDefault="00120A6F" w:rsidP="00120A6F">
      <w:pPr>
        <w:pStyle w:val="Heading2"/>
        <w:rPr>
          <w:szCs w:val="22"/>
        </w:rPr>
      </w:pPr>
      <w:r w:rsidRPr="00C10536">
        <w:rPr>
          <w:rFonts w:hint="eastAsia"/>
        </w:rPr>
        <w:t>Simulation study</w:t>
      </w:r>
      <w:ins w:id="345" w:author="Nobu Masaki" w:date="2025-09-17T15:09:00Z" w16du:dateUtc="2025-09-17T22:09:00Z">
        <w:r w:rsidR="00DE205E">
          <w:t xml:space="preserve"> 1</w:t>
        </w:r>
      </w:ins>
    </w:p>
    <w:p w14:paraId="771D45DA" w14:textId="7EE18011" w:rsidR="00120A6F" w:rsidRPr="00C10536" w:rsidRDefault="00120A6F" w:rsidP="00120A6F">
      <w:r w:rsidRPr="00C10536">
        <w:t>We use simulated data described in</w:t>
      </w:r>
      <w:r w:rsidRPr="00C10536">
        <w:rPr>
          <w:rFonts w:hint="eastAsia"/>
        </w:rPr>
        <w:t xml:space="preserve"> Browning and Browning</w:t>
      </w:r>
      <w:r w:rsidRPr="00C10536">
        <w:t xml:space="preserve"> (2024)</w:t>
      </w:r>
      <w:r w:rsidR="00236D3B" w:rsidRPr="00C10536">
        <w:t xml:space="preserve"> </w:t>
      </w:r>
      <w:r w:rsidR="00EC2EA7" w:rsidRPr="00C10536">
        <w:fldChar w:fldCharType="begin"/>
      </w:r>
      <w:r w:rsidR="00A90212">
        <w:instrText xml:space="preserve"> ADDIN ZOTERO_ITEM CSL_CITATION {"citationID":"yC01U5hX","properties":{"formattedCitation":"[13]","plainCitation":"[13]","noteIndex":0},"citationItems":[{"id":27,"uris":["http://zotero.org/users/14121098/items/CA6KQGXP"],"itemData":{"id":27,"type":"article-journal","container-title":"The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EC2EA7" w:rsidRPr="00C10536">
        <w:fldChar w:fldCharType="separate"/>
      </w:r>
      <w:r w:rsidR="00A90212">
        <w:rPr>
          <w:rFonts w:ascii="Calibri" w:cs="Calibri"/>
          <w:kern w:val="0"/>
        </w:rPr>
        <w:t>[13]</w:t>
      </w:r>
      <w:r w:rsidR="00EC2EA7" w:rsidRPr="00C10536">
        <w:fldChar w:fldCharType="end"/>
      </w:r>
      <w:r w:rsidR="00236D3B" w:rsidRPr="00C10536">
        <w:t>.</w:t>
      </w:r>
      <w:r w:rsidRPr="00C10536">
        <w:rPr>
          <w:rFonts w:hint="eastAsia"/>
        </w:rPr>
        <w:t xml:space="preserve"> </w:t>
      </w:r>
      <w:r w:rsidRPr="00C10536">
        <w:t xml:space="preserve">20 regions of length 10 Mb were generated for 125,000 individuals using the coalescent simulator </w:t>
      </w:r>
      <w:r w:rsidRPr="00C10536">
        <w:rPr>
          <w:i/>
          <w:iCs/>
        </w:rPr>
        <w:t>msprime</w:t>
      </w:r>
      <w:r w:rsidRPr="00C10536">
        <w:t xml:space="preserve"> v1.2</w:t>
      </w:r>
      <w:r w:rsidR="00236D3B" w:rsidRPr="00C10536">
        <w:t xml:space="preserve"> </w:t>
      </w:r>
      <w:r w:rsidR="002F771B" w:rsidRPr="00C10536">
        <w:fldChar w:fldCharType="begin"/>
      </w:r>
      <w:r w:rsidR="00A90212">
        <w:instrText xml:space="preserve"> ADDIN ZOTERO_ITEM CSL_CITATION {"citationID":"JxosRSWQ","properties":{"formattedCitation":"[16]","plainCitation":"[16]","noteIndex":0},"citationItems":[{"id":11,"uris":["http://zotero.org/users/14121098/items/NHQI4KVE"],"itemData":{"id":11,"type":"article-journal","abstract":"Stochastic simulation is a key tool in population genetics, since the models involved are often analytically intractable and simulation is usually the only way of obtaining ground-truth data to evaluate inferences. Because of this, a large number of specialized simulation programs have been developed, each filling a particular niche, but with largely overlapping functionality and a substantial duplication of effort. Here, we introduce msprime version 1.0, which efficiently implements ancestry and mutation simulations based on the succinct tree sequence data structure and the tskit library. We summarize msprime’s many features, and show that its performance is excellent, often many times faster and more memory efficient than specialized alternatives. These high-performance features have been thoroughly tested and validated, and built using a collaborative, open source development model, which reduces duplication of effort and promotes software quality via community engagement.","container-title":"Genetics","DOI":"10.1093/genetics/iyab229","ISSN":"1943-2631","issue":"3","journalAbbreviation":"Genetics","page":"iyab229","source":"Silverchair","title":"Efficient ancestry and mutation simulation with msprime 1.0","volume":"220","author":[{"family":"Baumdicker","given":"Franz"},{"family":"Bisschop","given":"Gertjan"},{"family":"Goldstein","given":"Daniel"},{"family":"Gower","given":"Graham"},{"family":"Ragsdale","given":"Aaron P"},{"family":"Tsambos","given":"Georgia"},{"family":"Zhu","given":"Sha"},{"family":"Eldon","given":"Bjarki"},{"family":"Ellerman","given":"E Castedo"},{"family":"Galloway","given":"Jared G"},{"family":"Gladstein","given":"Ariella L"},{"family":"Gorjanc","given":"Gregor"},{"family":"Guo","given":"Bing"},{"family":"Jeffery","given":"Ben"},{"family":"Kretzschumar","given":"Warren W"},{"family":"Lohse","given":"Konrad"},{"family":"Matschiner","given":"Michael"},{"family":"Nelson","given":"Dominic"},{"family":"Pope","given":"Nathaniel S"},{"family":"Quinto-Cortés","given":"Consuelo D"},{"family":"Rodrigues","given":"Murillo F"},{"family":"Saunack","given":"Kumar"},{"family":"Sellinger","given":"Thibaut"},{"family":"Thornton","given":"Kevin"},{"family":"Kemenade","given":"Hugo","non-dropping-particle":"van"},{"family":"Wohns","given":"Anthony W"},{"family":"Wong","given":"Yan"},{"family":"Gravel","given":"Simon"},{"family":"Kern","given":"Andrew D"},{"family":"Koskela","given":"Jere"},{"family":"Ralph","given":"Peter L"},{"family":"Kelleher","given":"Jerome"}],"issued":{"date-parts":[["2022",3,1]]}}}],"schema":"https://github.com/citation-style-language/schema/raw/master/csl-citation.json"} </w:instrText>
      </w:r>
      <w:r w:rsidR="002F771B" w:rsidRPr="00C10536">
        <w:fldChar w:fldCharType="separate"/>
      </w:r>
      <w:r w:rsidR="00A90212">
        <w:rPr>
          <w:rFonts w:ascii="Calibri" w:cs="Calibri"/>
          <w:kern w:val="0"/>
        </w:rPr>
        <w:t>[16]</w:t>
      </w:r>
      <w:r w:rsidR="002F771B" w:rsidRPr="00C10536">
        <w:fldChar w:fldCharType="end"/>
      </w:r>
      <w:r w:rsidR="00236D3B" w:rsidRPr="00C10536">
        <w:t>.</w:t>
      </w:r>
      <w:r w:rsidRPr="00C10536">
        <w:t xml:space="preserve"> The demographic model for the simulation was an exponentially growing population with an initial size of 10,000 and a </w:t>
      </w:r>
      <w:r w:rsidRPr="00C10536">
        <w:rPr>
          <w:rFonts w:hint="eastAsia"/>
        </w:rPr>
        <w:t>g</w:t>
      </w:r>
      <w:r w:rsidRPr="00C10536">
        <w:t xml:space="preserve">rowth rate of 3% per generation for the past 200 generations. To simulate recombination and mutation, a </w:t>
      </w:r>
      <w:r w:rsidR="00E24569" w:rsidRPr="00C10536">
        <w:t xml:space="preserve">crossover </w:t>
      </w:r>
      <w:r w:rsidRPr="00C10536">
        <w:t xml:space="preserve">rate of 1 cM/Mb and a mutation rate of </w:t>
      </w:r>
      <m:oMath>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-8</m:t>
            </m:r>
          </m:sup>
        </m:sSup>
      </m:oMath>
      <w:r w:rsidRPr="00C10536">
        <w:t xml:space="preserve"> per bp per meiosis were used. </w:t>
      </w:r>
      <w:r w:rsidR="00C02DA2" w:rsidRPr="00C10536">
        <w:t>The mutation rate used is similar to previously inferred mutation rates using IBD segments</w:t>
      </w:r>
      <w:r w:rsidR="00236D3B" w:rsidRPr="00C10536">
        <w:t xml:space="preserve"> </w:t>
      </w:r>
      <w:r w:rsidR="00C02DA2" w:rsidRPr="00C10536">
        <w:fldChar w:fldCharType="begin"/>
      </w:r>
      <w:r w:rsidR="00A97E2D">
        <w:instrText xml:space="preserve"> ADDIN ZOTERO_ITEM CSL_CITATION {"citationID":"e65Lm7j5","properties":{"formattedCitation":"[22,23]","plainCitation":"[22,23]","noteIndex":0},"citationItems":[{"id":143,"uris":["http://zotero.org/users/14121098/items/EUYW2GC7"],"itemData":{"id":143,"type":"article-journal","abstract":"We provide a method for estimating the genome-wide mutation rate from sequence data on unrelated individuals by using segments of identity by descent (IBD). The length of an IBD segment indicates the time to shared ancestor of the segment, and mutations that have occurred since the shared ancestor result in discordances between the two IBD haplotypes. Previous methods for IBD-based estimation of mutation rate have required the use of family data for accurate phasing of the genotypes. This has limited the scope of application of IBD-based mutation rate estimation. Here, we develop an IBD-based method for mutation rate estimation from population data, and we apply it to whole-genome sequence data on 4,166 European American individuals from the TOPMed Framingham Heart Study, 2,996 European American individuals from the TOPMed My Life, Our Future study, and 1,586 African American individuals from the TOPMed Hypertension Genetic Epidemiology Network study. Although mutation rates may differ between populations as a result of genetic factors, demographic factors such as average parental age, and environmental exposures, our results are consistent with equal genome-wide average mutation rates across these three populations. Our overall estimate of the average genome-wide mutation rate per 108 base pairs per generation for single-nucleotide variants is 1.24 (95% CI 1.18–1.33).","container-title":"The American Journal of Human Genetics","DOI":"10.1016/j.ajhg.2022.10.015","ISSN":"0002-9297","issue":"12","journalAbbreviation":"The American Journal of Human Genetics","page":"2178-2184","source":"ScienceDirect","title":"Estimating the genome-wide mutation rate from thousands of unrelated individuals","volume":"109","author":[{"family":"Tian","given":"Xiaowen"},{"family":"Cai","given":"Ruoyi"},{"family":"Browning","given":"Sharon R."}],"issued":{"date-parts":[["2022",12,1]]}}},{"id":142,"uris":["http://zotero.org/users/14121098/items/KIG8SLNU"],"itemData":{"id":142,"type":"article-journal","abstract":"The rate at which human genomes mutate is a central biological parameter that has many implications for our ability to understand demographic and evolutionary phenomena. We present a method for inferring mutation and gene-conversion rates by using the number of sequence differences observed in identical-by-descent (IBD) segments together with a reconstructed model of recent population-size history. This approach is robust to, and can quantify, the presence of substantial genotyping error, as validated in coalescent simulations. We applied the method to 498 trio-phased sequenced Dutch individuals and inferred a point mutation rate of 1.66 × 10−8 per base per generation and a rate of 1.26 × 10−9 for &lt;20 bp indels. By quantifying how estimates varied as a function of allele frequency, we inferred the probability that a site is involved in non-crossover gene conversion as 5.99 × 10−6. We found that recombination does not have observable mutagenic effects after gene conversion is accounted for and that local gene-conversion rates reflect recombination rates. We detected a strong enrichment of recent deleterious variation among mismatching variants found within IBD regions and observed summary statistics of local sharing of IBD segments to closely match previously proposed metrics of background selection; however, we found no significant effects of selection on our mutation-rate estimates. We detected no evidence of strong variation of mutation rates in a number of genomic annotations obtained from several recent studies. Our analysis suggests that a mutation-rate estimate higher than that reported by recent pedigree-based studies should be adopted in the context of DNA-based demographic reconstruction.","container-title":"The American Journal of Human Genetics","DOI":"10.1016/j.ajhg.2015.10.006","ISSN":"0002-9297","issue":"6","journalAbbreviation":"The American Journal of Human Genetics","page":"775-789","source":"ScienceDirect","title":"Leveraging Distant Relatedness to Quantify Human Mutation and Gene-Conversion Rates","volume":"97","author":[{"family":"Palamara","given":"Pier Francesco"},{"family":"Francioli","given":"Laurent C."},{"family":"Wilton","given":"Peter R."},{"family":"Genovese","given":"Giulio"},{"family":"Gusev","given":"Alexander"},{"family":"Finucane","given":"Hilary K."},{"family":"Sankararaman","given":"Sriram"},{"family":"Sunyaev","given":"Shamil R."},{"family":"Bakker","given":"Paul I. W.","non-dropping-particle":"de"},{"family":"Wakeley","given":"John"},{"family":"Pe’er","given":"Itsik"},{"family":"Price","given":"Alkes L."}],"issued":{"date-parts":[["2015",12,3]]}}}],"schema":"https://github.com/citation-style-language/schema/raw/master/csl-citation.json"} </w:instrText>
      </w:r>
      <w:r w:rsidR="00C02DA2" w:rsidRPr="00C10536">
        <w:fldChar w:fldCharType="separate"/>
      </w:r>
      <w:r w:rsidR="00A97E2D">
        <w:rPr>
          <w:rFonts w:ascii="Calibri" w:cs="Calibri"/>
          <w:kern w:val="0"/>
        </w:rPr>
        <w:t>[22,23]</w:t>
      </w:r>
      <w:r w:rsidR="00C02DA2" w:rsidRPr="00C10536">
        <w:fldChar w:fldCharType="end"/>
      </w:r>
      <w:r w:rsidR="00236D3B" w:rsidRPr="00C10536">
        <w:t>.</w:t>
      </w:r>
      <w:r w:rsidR="00C02DA2" w:rsidRPr="00C10536">
        <w:t xml:space="preserve"> </w:t>
      </w:r>
      <w:r w:rsidRPr="00C10536">
        <w:t>Gene conversions were simulated with an initiation rate of 0.02 per Mb and gene conversion lengths were simulated from a geometric distribution</w:t>
      </w:r>
      <w:r w:rsidRPr="00C10536">
        <w:rPr>
          <w:rFonts w:hint="eastAsia"/>
        </w:rPr>
        <w:t xml:space="preserve"> </w:t>
      </w:r>
      <w:r w:rsidRPr="00C10536">
        <w:t xml:space="preserve">with a mean tract length of 300 bp. </w:t>
      </w:r>
      <w:del w:id="346" w:author="Nobu Masaki" w:date="2025-09-22T16:45:00Z" w16du:dateUtc="2025-09-22T23:45:00Z">
        <w:r w:rsidR="00A97E2D" w:rsidDel="007355D4">
          <w:fldChar w:fldCharType="begin"/>
        </w:r>
        <w:r w:rsidR="00A97E2D" w:rsidDel="007355D4">
          <w:delInstrText xml:space="preserve"> ADDIN ZOTERO_ITEM CSL_CITATION {"citationID":"x1flh29I","properties":{"formattedCitation":"[13]","plainCitation":"[13]","noteIndex":0},"citationItems":[{"id":27,"uris":["http://zotero.org/users/14121098/items/CA6KQGXP"],"itemData":{"id":27,"type":"article-journal","container-title":"The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delInstrText>
        </w:r>
        <w:r w:rsidR="00A97E2D" w:rsidDel="007355D4">
          <w:fldChar w:fldCharType="separate"/>
        </w:r>
        <w:r w:rsidR="00A97E2D" w:rsidDel="007355D4">
          <w:rPr>
            <w:noProof/>
          </w:rPr>
          <w:delText>[13]</w:delText>
        </w:r>
        <w:r w:rsidR="00A97E2D" w:rsidDel="007355D4">
          <w:fldChar w:fldCharType="end"/>
        </w:r>
      </w:del>
      <w:del w:id="347" w:author="Nobu Masaki" w:date="2025-09-22T16:54:00Z" w16du:dateUtc="2025-09-22T23:54:00Z">
        <w:r w:rsidRPr="00C10536" w:rsidDel="000C22EE">
          <w:delText>The processes used to add</w:delText>
        </w:r>
        <w:r w:rsidRPr="00C10536" w:rsidDel="000C22EE">
          <w:rPr>
            <w:rFonts w:hint="eastAsia"/>
          </w:rPr>
          <w:delText xml:space="preserve"> u</w:delText>
        </w:r>
        <w:r w:rsidRPr="00C10536" w:rsidDel="000C22EE">
          <w:delText>ncalled deletions and genotype errors are described in Browning and Browning (2024)</w:delText>
        </w:r>
        <w:r w:rsidR="00E8476A" w:rsidRPr="00C10536" w:rsidDel="000C22EE">
          <w:delText xml:space="preserve"> </w:delText>
        </w:r>
      </w:del>
      <w:ins w:id="348" w:author="Nobu Masaki" w:date="2025-09-22T16:54:00Z" w16du:dateUtc="2025-09-22T23:54:00Z">
        <w:r w:rsidR="000C22EE">
          <w:t xml:space="preserve">Uncalled deletions and genotype errors were added to the resulting genomes </w:t>
        </w:r>
      </w:ins>
      <w:r w:rsidR="002F771B" w:rsidRPr="00C10536">
        <w:fldChar w:fldCharType="begin"/>
      </w:r>
      <w:r w:rsidR="00A90212">
        <w:instrText xml:space="preserve"> ADDIN ZOTERO_ITEM CSL_CITATION {"citationID":"Qz8eE4Y7","properties":{"formattedCitation":"[13]","plainCitation":"[13]","noteIndex":0},"citationItems":[{"id":27,"uris":["http://zotero.org/users/14121098/items/CA6KQGXP"],"itemData":{"id":27,"type":"article-journal","container-title":"The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2F771B" w:rsidRPr="00C10536">
        <w:fldChar w:fldCharType="separate"/>
      </w:r>
      <w:r w:rsidR="00A90212">
        <w:rPr>
          <w:rFonts w:ascii="Calibri" w:cs="Calibri"/>
          <w:kern w:val="0"/>
        </w:rPr>
        <w:t>[13]</w:t>
      </w:r>
      <w:r w:rsidR="002F771B" w:rsidRPr="00C10536">
        <w:fldChar w:fldCharType="end"/>
      </w:r>
      <w:r w:rsidR="00E8476A" w:rsidRPr="00C10536">
        <w:t>.</w:t>
      </w:r>
      <w:r w:rsidRPr="00C10536">
        <w:t xml:space="preserve"> </w:t>
      </w:r>
      <w:ins w:id="349" w:author="Nobu Masaki" w:date="2025-09-22T16:50:00Z" w16du:dateUtc="2025-09-22T23:50:00Z">
        <w:r w:rsidR="006D58B8">
          <w:t>The details of this coalescent simulation</w:t>
        </w:r>
      </w:ins>
      <w:ins w:id="350" w:author="Nobu Masaki" w:date="2025-09-22T16:55:00Z" w16du:dateUtc="2025-09-22T23:55:00Z">
        <w:r w:rsidR="000C22EE">
          <w:t>, the procedure used to add uncalled deletions and genotype errors,</w:t>
        </w:r>
      </w:ins>
      <w:ins w:id="351" w:author="Nobu Masaki" w:date="2025-09-22T16:50:00Z" w16du:dateUtc="2025-09-22T23:50:00Z">
        <w:r w:rsidR="006D58B8">
          <w:t xml:space="preserve"> and the subsequent detection of gene conversion tracts is described in Browning and Browning (2024) </w:t>
        </w:r>
        <w:r w:rsidR="006D58B8">
          <w:fldChar w:fldCharType="begin"/>
        </w:r>
        <w:r w:rsidR="006D58B8">
          <w:instrText xml:space="preserve"> ADDIN ZOTERO_ITEM CSL_CITATION {"citationID":"a2HBGty8","properties":{"formattedCitation":"[13]","plainCitation":"[13]","noteIndex":0},"citationItems":[{"id":27,"uris":["http://zotero.org/users/14121098/items/CA6KQGXP"],"itemData":{"id":27,"type":"article-journal","container-title":"The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6D58B8">
          <w:fldChar w:fldCharType="separate"/>
        </w:r>
        <w:r w:rsidR="006D58B8">
          <w:rPr>
            <w:noProof/>
          </w:rPr>
          <w:t>[13]</w:t>
        </w:r>
        <w:r w:rsidR="006D58B8">
          <w:fldChar w:fldCharType="end"/>
        </w:r>
        <w:r w:rsidR="006D58B8">
          <w:t xml:space="preserve">. </w:t>
        </w:r>
      </w:ins>
      <w:del w:id="352" w:author="Nobu Masaki" w:date="2025-09-22T16:46:00Z" w16du:dateUtc="2025-09-22T23:46:00Z">
        <w:r w:rsidRPr="00C10536" w:rsidDel="007355D4">
          <w:rPr>
            <w:rFonts w:hint="eastAsia"/>
          </w:rPr>
          <w:delText>Variants</w:delText>
        </w:r>
        <w:r w:rsidRPr="00C10536" w:rsidDel="007355D4">
          <w:delText xml:space="preserve"> with MAF </w:delText>
        </w:r>
        <w:r w:rsidR="0063144E" w:rsidRPr="00C10536" w:rsidDel="007355D4">
          <w:sym w:font="Symbol" w:char="F0A3"/>
        </w:r>
        <w:r w:rsidRPr="00C10536" w:rsidDel="007355D4">
          <w:delText xml:space="preserve"> 0.01</w:delText>
        </w:r>
        <w:r w:rsidRPr="00C10536" w:rsidDel="007355D4">
          <w:rPr>
            <w:rFonts w:hint="eastAsia"/>
          </w:rPr>
          <w:delText xml:space="preserve"> were excluded</w:delText>
        </w:r>
        <w:r w:rsidRPr="00C10536" w:rsidDel="007355D4">
          <w:delText xml:space="preserve">, </w:delText>
        </w:r>
        <w:r w:rsidRPr="00C10536" w:rsidDel="007355D4">
          <w:rPr>
            <w:rFonts w:hint="eastAsia"/>
          </w:rPr>
          <w:delText>the</w:delText>
        </w:r>
        <w:r w:rsidRPr="00C10536" w:rsidDel="007355D4">
          <w:delText xml:space="preserve"> phase information</w:delText>
        </w:r>
        <w:r w:rsidRPr="00C10536" w:rsidDel="007355D4">
          <w:rPr>
            <w:rFonts w:hint="eastAsia"/>
          </w:rPr>
          <w:delText xml:space="preserve"> was removed</w:delText>
        </w:r>
        <w:r w:rsidRPr="00C10536" w:rsidDel="007355D4">
          <w:delText xml:space="preserve">, and Beagle 5.4 </w:delText>
        </w:r>
        <w:r w:rsidRPr="00C10536" w:rsidDel="007355D4">
          <w:rPr>
            <w:rFonts w:hint="eastAsia"/>
          </w:rPr>
          <w:delText>was used to</w:delText>
        </w:r>
        <w:r w:rsidRPr="00C10536" w:rsidDel="007355D4">
          <w:delText xml:space="preserve"> statistically phase the genotypes</w:delText>
        </w:r>
        <w:r w:rsidR="009C7AFD" w:rsidRPr="00C10536" w:rsidDel="007355D4">
          <w:delText xml:space="preserve"> </w:delText>
        </w:r>
        <w:r w:rsidR="002F771B" w:rsidRPr="00C10536" w:rsidDel="007355D4">
          <w:fldChar w:fldCharType="begin"/>
        </w:r>
        <w:r w:rsidR="00A90212" w:rsidDel="007355D4">
          <w:delInstrText xml:space="preserve"> ADDIN ZOTERO_ITEM CSL_CITATION {"citationID":"UG1GJCQc","properties":{"formattedCitation":"[18]","plainCitation":"[18]","noteIndex":0},"citationItems":[{"id":24,"uris":["http://zotero.org/users/14121098/items/J65SLJ3S"],"itemData":{"id":24,"type":"article-journal","abstract":"Haplotype phasing is the estimation of haplotypes from genotype data. We present a fast, accurate, and memory-efficient haplotype phasing method that scales to large-scale SNP array and sequence data. The method uses marker windowing and composite reference haplotypes to reduce memory usage and computation time. It incorporates a progressive phasing algorithm that identifies confidently phased heterozygotes in each iteration and fixes the phase of these heterozygotes in subsequent iterations. For data with many low-frequency variants, such as whole-genome sequence data, the method employs a two-stage phasing algorithm that phases high-frequency markers via progressive phasing in the first stage and phases low-frequency markers via genotype imputation in the second stage. This haplotype phasing method is implemented in the open-source Beagle 5.2 software package. We compare Beagle 5.2 and SHAPEIT 4.2.1 by using expanding subsets of 485,301 UK Biobank samples and 38,387 TOPMed samples. Both methods have very similar accuracy and computation time for UK Biobank SNP array data. However, for TOPMed sequence data, Beagle is more than 20 times faster than SHAPEIT, achieves similar accuracy, and scales to larger sample sizes.","container-title":"The American Journal of Human Genetics","DOI":"10.1016/j.ajhg.2021.08.005","ISSN":"0002-9297","issue":"10","journalAbbreviation":"The American Journal of Human Genetics","page":"1880-1890","source":"ScienceDirect","title":"Fast two-stage phasing of large-scale sequence data","volume":"108","author":[{"family":"Browning","given":"Brian L."},{"family":"Tian","given":"Xiaowen"},{"family":"Zhou","given":"Ying"},{"family":"Browning","given":"Sharon R."}],"issued":{"date-parts":[["2021",10,7]]}}}],"schema":"https://github.com/citation-style-language/schema/raw/master/csl-citation.json"} </w:delInstrText>
        </w:r>
        <w:r w:rsidR="002F771B" w:rsidRPr="00C10536" w:rsidDel="007355D4">
          <w:fldChar w:fldCharType="separate"/>
        </w:r>
        <w:r w:rsidR="00A90212" w:rsidDel="007355D4">
          <w:rPr>
            <w:rFonts w:ascii="Calibri" w:cs="Calibri"/>
            <w:kern w:val="0"/>
          </w:rPr>
          <w:delText>[18]</w:delText>
        </w:r>
        <w:r w:rsidR="002F771B" w:rsidRPr="00C10536" w:rsidDel="007355D4">
          <w:fldChar w:fldCharType="end"/>
        </w:r>
        <w:r w:rsidR="009C7AFD" w:rsidRPr="00C10536" w:rsidDel="007355D4">
          <w:delText>.</w:delText>
        </w:r>
        <w:r w:rsidRPr="00C10536" w:rsidDel="007355D4">
          <w:delText xml:space="preserve"> </w:delText>
        </w:r>
      </w:del>
      <w:r w:rsidRPr="00C10536">
        <w:t xml:space="preserve">The multi-individual IBD analysis detected 284,838 allele conversions belonging to 226,007 detected gene conversion tracts across the 20 regions. We fit our model to the detected gene conversion tracts in each of the 20 regions to estimate the mean gene conversion tract length in each region. For the purposes of this simulation study, we refer to the detected gene conversion tracts in each region as a separate replicate dataset. We refer to fitting our model to the detected gene conversion tracts in each of the 20 regions as a separate replicate of this simulation study.   </w:t>
      </w:r>
    </w:p>
    <w:p w14:paraId="390DAED6" w14:textId="4C26B491" w:rsidR="00120A6F" w:rsidRPr="00C10536" w:rsidRDefault="00120A6F" w:rsidP="00120A6F">
      <w:r w:rsidRPr="00C10536">
        <w:lastRenderedPageBreak/>
        <w:t>We</w:t>
      </w:r>
      <w:r w:rsidRPr="00C10536">
        <w:rPr>
          <w:rFonts w:hint="eastAsia"/>
        </w:rPr>
        <w:t xml:space="preserve"> fit our </w:t>
      </w:r>
      <w:r w:rsidRPr="00C10536">
        <w:t xml:space="preserve">model </w:t>
      </w:r>
      <w:r w:rsidR="00E91454" w:rsidRPr="00C10536">
        <w:t xml:space="preserve">under </w:t>
      </w:r>
      <w:r w:rsidR="00DA5032" w:rsidRPr="00C10536">
        <w:t xml:space="preserve">all </w:t>
      </w:r>
      <w:r w:rsidR="00E91454" w:rsidRPr="00C10536">
        <w:t>three distributions for the true tract length</w:t>
      </w:r>
      <w:r w:rsidR="00412258" w:rsidRPr="00C10536">
        <w:t xml:space="preserve"> (geometric, sum of two geometric </w:t>
      </w:r>
      <w:r w:rsidR="00AA11F1" w:rsidRPr="00C10536">
        <w:t>random variables</w:t>
      </w:r>
      <w:r w:rsidR="00412258" w:rsidRPr="00C10536">
        <w:t>, and mixture of two geometric components)</w:t>
      </w:r>
      <w:r w:rsidRPr="00C10536">
        <w:rPr>
          <w:rFonts w:hint="eastAsia"/>
        </w:rPr>
        <w:t>. Because the true tract lengths in this simulation study are drawn from a geometric distribution, we are interested in whether</w:t>
      </w:r>
      <w:r w:rsidRPr="00C10536">
        <w:t xml:space="preserve"> the version of the model in which </w:t>
      </w:r>
      <w:r w:rsidR="00583089" w:rsidRPr="00C10536">
        <w:t>the tract length</w:t>
      </w:r>
      <w:r w:rsidRPr="00C10536">
        <w:t xml:space="preserve"> is geometric will be favored using </w:t>
      </w:r>
      <w:del w:id="353" w:author="Nobu Masaki" w:date="2025-09-16T17:22:00Z" w16du:dateUtc="2025-09-17T00:22:00Z">
        <w:r w:rsidRPr="00C10536" w:rsidDel="00DA7AA0">
          <w:delText>AIC</w:delText>
        </w:r>
      </w:del>
      <w:ins w:id="354" w:author="Nobu Masaki" w:date="2025-09-16T17:22:00Z" w16du:dateUtc="2025-09-17T00:22:00Z">
        <w:r w:rsidR="00DA7AA0">
          <w:t>BIC</w:t>
        </w:r>
      </w:ins>
      <w:r w:rsidRPr="00C10536">
        <w:t xml:space="preserve">. </w:t>
      </w:r>
    </w:p>
    <w:p w14:paraId="663281AC" w14:textId="712C335F" w:rsidR="003B04A9" w:rsidRDefault="003B04A9" w:rsidP="003B04A9">
      <w:pPr>
        <w:rPr>
          <w:ins w:id="355" w:author="Nobu Masaki" w:date="2025-09-17T15:09:00Z" w16du:dateUtc="2025-09-17T22:09:00Z"/>
        </w:rPr>
      </w:pPr>
      <w:r w:rsidRPr="00C10536">
        <w:rPr>
          <w:i/>
          <w:iCs/>
        </w:rPr>
        <w:t>msprime</w:t>
      </w:r>
      <w:r w:rsidRPr="00C10536">
        <w:t xml:space="preserve"> only allows gene conversion tract lengths to be drawn from a geometric distribution</w:t>
      </w:r>
      <w:r w:rsidR="000B3BBD" w:rsidRPr="00C10536">
        <w:t xml:space="preserve"> </w:t>
      </w:r>
      <w:r w:rsidRPr="00C10536">
        <w:fldChar w:fldCharType="begin"/>
      </w:r>
      <w:r w:rsidR="00A90212">
        <w:instrText xml:space="preserve"> ADDIN ZOTERO_ITEM CSL_CITATION {"citationID":"NcqhQD3V","properties":{"formattedCitation":"[16]","plainCitation":"[16]","noteIndex":0},"citationItems":[{"id":11,"uris":["http://zotero.org/users/14121098/items/NHQI4KVE"],"itemData":{"id":11,"type":"article-journal","abstract":"Stochastic simulation is a key tool in population genetics, since the models involved are often analytically intractable and simulation is usually the only way of obtaining ground-truth data to evaluate inferences. Because of this, a large number of specialized simulation programs have been developed, each filling a particular niche, but with largely overlapping functionality and a substantial duplication of effort. Here, we introduce msprime version 1.0, which efficiently implements ancestry and mutation simulations based on the succinct tree sequence data structure and the tskit library. We summarize msprime’s many features, and show that its performance is excellent, often many times faster and more memory efficient than specialized alternatives. These high-performance features have been thoroughly tested and validated, and built using a collaborative, open source development model, which reduces duplication of effort and promotes software quality via community engagement.","container-title":"Genetics","DOI":"10.1093/genetics/iyab229","ISSN":"1943-2631","issue":"3","journalAbbreviation":"Genetics","page":"iyab229","source":"Silverchair","title":"Efficient ancestry and mutation simulation with msprime 1.0","volume":"220","author":[{"family":"Baumdicker","given":"Franz"},{"family":"Bisschop","given":"Gertjan"},{"family":"Goldstein","given":"Daniel"},{"family":"Gower","given":"Graham"},{"family":"Ragsdale","given":"Aaron P"},{"family":"Tsambos","given":"Georgia"},{"family":"Zhu","given":"Sha"},{"family":"Eldon","given":"Bjarki"},{"family":"Ellerman","given":"E Castedo"},{"family":"Galloway","given":"Jared G"},{"family":"Gladstein","given":"Ariella L"},{"family":"Gorjanc","given":"Gregor"},{"family":"Guo","given":"Bing"},{"family":"Jeffery","given":"Ben"},{"family":"Kretzschumar","given":"Warren W"},{"family":"Lohse","given":"Konrad"},{"family":"Matschiner","given":"Michael"},{"family":"Nelson","given":"Dominic"},{"family":"Pope","given":"Nathaniel S"},{"family":"Quinto-Cortés","given":"Consuelo D"},{"family":"Rodrigues","given":"Murillo F"},{"family":"Saunack","given":"Kumar"},{"family":"Sellinger","given":"Thibaut"},{"family":"Thornton","given":"Kevin"},{"family":"Kemenade","given":"Hugo","non-dropping-particle":"van"},{"family":"Wohns","given":"Anthony W"},{"family":"Wong","given":"Yan"},{"family":"Gravel","given":"Simon"},{"family":"Kern","given":"Andrew D"},{"family":"Koskela","given":"Jere"},{"family":"Ralph","given":"Peter L"},{"family":"Kelleher","given":"Jerome"}],"issued":{"date-parts":[["2022",3,1]]}}}],"schema":"https://github.com/citation-style-language/schema/raw/master/csl-citation.json"} </w:instrText>
      </w:r>
      <w:r w:rsidRPr="00C10536">
        <w:fldChar w:fldCharType="separate"/>
      </w:r>
      <w:r w:rsidR="00A90212">
        <w:rPr>
          <w:rFonts w:ascii="Calibri" w:cs="Calibri"/>
          <w:kern w:val="0"/>
        </w:rPr>
        <w:t>[16]</w:t>
      </w:r>
      <w:r w:rsidRPr="00C10536">
        <w:fldChar w:fldCharType="end"/>
      </w:r>
      <w:r w:rsidR="000B3BBD" w:rsidRPr="00C10536">
        <w:t>.</w:t>
      </w:r>
      <w:r w:rsidRPr="00C10536">
        <w:t xml:space="preserve"> Thus, to test the robustness of our method to different tract length distributions, </w:t>
      </w:r>
      <w:r w:rsidR="009070EC" w:rsidRPr="00C10536">
        <w:t>we run an additional simulation study drawing gene conversion tract lengths from various distributions, including a mixture of two geometric components</w:t>
      </w:r>
      <w:del w:id="356" w:author="Nobu Masaki" w:date="2025-09-22T16:41:00Z" w16du:dateUtc="2025-09-22T23:41:00Z">
        <w:r w:rsidR="009070EC" w:rsidRPr="00C10536" w:rsidDel="00A44FC8">
          <w:delText xml:space="preserve"> (see </w:delText>
        </w:r>
        <w:r w:rsidR="0082608E" w:rsidDel="00A44FC8">
          <w:delText xml:space="preserve">S2 </w:delText>
        </w:r>
        <w:r w:rsidR="009070EC" w:rsidRPr="00C10536" w:rsidDel="00A44FC8">
          <w:delText>Appendix)</w:delText>
        </w:r>
      </w:del>
      <w:r w:rsidR="009070EC" w:rsidRPr="00C10536">
        <w:t>.</w:t>
      </w:r>
    </w:p>
    <w:p w14:paraId="752F9B98" w14:textId="5B47A961" w:rsidR="00DE205E" w:rsidRPr="00C10536" w:rsidRDefault="00DE205E" w:rsidP="00DE205E">
      <w:pPr>
        <w:pStyle w:val="Heading2"/>
        <w:rPr>
          <w:ins w:id="357" w:author="Nobu Masaki" w:date="2025-09-17T15:09:00Z" w16du:dateUtc="2025-09-17T22:09:00Z"/>
          <w:szCs w:val="22"/>
        </w:rPr>
      </w:pPr>
      <w:ins w:id="358" w:author="Nobu Masaki" w:date="2025-09-17T15:09:00Z" w16du:dateUtc="2025-09-17T22:09:00Z">
        <w:r w:rsidRPr="00C10536">
          <w:rPr>
            <w:rFonts w:hint="eastAsia"/>
          </w:rPr>
          <w:t>Simulation study</w:t>
        </w:r>
        <w:r>
          <w:t xml:space="preserve"> 2</w:t>
        </w:r>
      </w:ins>
    </w:p>
    <w:p w14:paraId="34DF2A45" w14:textId="19D8877F" w:rsidR="00003B86" w:rsidRPr="00C10536" w:rsidDel="00A6176E" w:rsidRDefault="005A058F" w:rsidP="00003B86">
      <w:pPr>
        <w:rPr>
          <w:ins w:id="359" w:author="Nobu Masaki" w:date="2025-09-17T16:24:00Z" w16du:dateUtc="2025-09-17T23:24:00Z"/>
          <w:del w:id="360" w:author="Nobu Masaki" w:date="2025-09-08T12:16:00Z" w16du:dateUtc="2025-09-08T19:16:00Z"/>
        </w:rPr>
      </w:pPr>
      <w:ins w:id="361" w:author="Nobu Masaki" w:date="2025-09-22T17:37:00Z">
        <w:r w:rsidRPr="005A058F">
          <w:t>We conduc</w:t>
        </w:r>
      </w:ins>
      <w:ins w:id="362" w:author="Nobu Masaki" w:date="2025-09-22T17:39:00Z" w16du:dateUtc="2025-09-23T00:39:00Z">
        <w:r w:rsidR="005A79C0">
          <w:t>t</w:t>
        </w:r>
      </w:ins>
      <w:ins w:id="363" w:author="Nobu Masaki" w:date="2025-09-22T17:37:00Z">
        <w:r w:rsidRPr="005A058F">
          <w:t xml:space="preserve"> an additional simulation study to evaluate how well our </w:t>
        </w:r>
      </w:ins>
      <w:ins w:id="364" w:author="Nobu Masaki" w:date="2025-09-22T17:38:00Z" w16du:dateUtc="2025-09-23T00:38:00Z">
        <w:r w:rsidR="002E4481">
          <w:t>method</w:t>
        </w:r>
      </w:ins>
      <w:ins w:id="365" w:author="Nobu Masaki" w:date="2025-09-22T17:37:00Z">
        <w:r w:rsidRPr="005A058F">
          <w:t xml:space="preserve"> recovers the mean tract length </w:t>
        </w:r>
      </w:ins>
      <m:oMath>
        <m:r>
          <w:ins w:id="366" w:author="Nobu Masaki" w:date="2025-09-22T17:37:00Z">
            <w:rPr>
              <w:rFonts w:ascii="Cambria Math" w:hAnsi="Cambria Math"/>
            </w:rPr>
            <m:t>ϕ</m:t>
          </w:ins>
        </m:r>
      </m:oMath>
      <w:ins w:id="367" w:author="Nobu Masaki" w:date="2025-09-22T17:37:00Z">
        <w:r w:rsidRPr="005A058F">
          <w:t> when gene</w:t>
        </w:r>
      </w:ins>
      <w:ins w:id="368" w:author="Nobu Masaki" w:date="2025-09-22T17:37:00Z" w16du:dateUtc="2025-09-23T00:37:00Z">
        <w:r w:rsidR="001B11CA">
          <w:t xml:space="preserve"> </w:t>
        </w:r>
      </w:ins>
      <w:ins w:id="369" w:author="Nobu Masaki" w:date="2025-09-22T17:37:00Z">
        <w:r w:rsidRPr="005A058F">
          <w:t xml:space="preserve">conversion </w:t>
        </w:r>
      </w:ins>
      <w:ins w:id="370" w:author="Nobu Masaki" w:date="2025-09-22T17:37:00Z" w16du:dateUtc="2025-09-23T00:37:00Z">
        <w:r w:rsidR="00BE03F7">
          <w:t xml:space="preserve">tract </w:t>
        </w:r>
      </w:ins>
      <w:ins w:id="371" w:author="Nobu Masaki" w:date="2025-09-22T17:37:00Z">
        <w:r w:rsidRPr="005A058F">
          <w:t>lengths are drawn from candidate distributions</w:t>
        </w:r>
      </w:ins>
      <w:ins w:id="372" w:author="Nobu Masaki" w:date="2025-09-17T16:24:00Z" w16du:dateUtc="2025-09-17T23:24:00Z">
        <w:r w:rsidR="00003B86" w:rsidRPr="00C10536">
          <w:t xml:space="preserve">. We simulate observed tract lengths </w:t>
        </w:r>
      </w:ins>
      <m:oMath>
        <m:d>
          <m:dPr>
            <m:begChr m:val="{"/>
            <m:endChr m:val="}"/>
            <m:ctrlPr>
              <w:ins w:id="373" w:author="Nobu Masaki" w:date="2025-09-17T16:24:00Z" w16du:dateUtc="2025-09-17T23:24:00Z">
                <w:rPr>
                  <w:rFonts w:ascii="Cambria Math" w:hAnsi="Cambria Math"/>
                  <w:i/>
                </w:rPr>
              </w:ins>
            </m:ctrlPr>
          </m:dPr>
          <m:e>
            <m:sSub>
              <m:sSubPr>
                <m:ctrlPr>
                  <w:ins w:id="374" w:author="Nobu Masaki" w:date="2025-09-17T16:24:00Z" w16du:dateUtc="2025-09-17T23:24:00Z">
                    <w:rPr>
                      <w:rFonts w:ascii="Cambria Math" w:hAnsi="Cambria Math"/>
                      <w:i/>
                    </w:rPr>
                  </w:ins>
                </m:ctrlPr>
              </m:sSubPr>
              <m:e>
                <m:r>
                  <w:ins w:id="375" w:author="Nobu Masaki" w:date="2025-09-17T16:24:00Z" w16du:dateUtc="2025-09-17T23:24:00Z">
                    <m:rPr>
                      <m:scr m:val="script"/>
                    </m:rPr>
                    <w:rPr>
                      <w:rFonts w:ascii="Cambria Math" w:hAnsi="Cambria Math"/>
                    </w:rPr>
                    <m:t>l</m:t>
                  </w:ins>
                </m:r>
              </m:e>
              <m:sub>
                <m:r>
                  <w:ins w:id="376" w:author="Nobu Masaki" w:date="2025-09-17T16:24:00Z" w16du:dateUtc="2025-09-17T23:24:00Z">
                    <w:rPr>
                      <w:rFonts w:ascii="Cambria Math" w:hAnsi="Cambria Math"/>
                    </w:rPr>
                    <m:t>j</m:t>
                  </w:ins>
                </m:r>
              </m:sub>
            </m:sSub>
            <m:r>
              <w:ins w:id="377" w:author="Nobu Masaki" w:date="2025-09-17T16:24:00Z" w16du:dateUtc="2025-09-17T23:24:00Z">
                <w:rPr>
                  <w:rFonts w:ascii="Cambria Math" w:hAnsi="Cambria Math"/>
                </w:rPr>
                <m:t>|j=1,…,m</m:t>
              </w:ins>
            </m:r>
          </m:e>
        </m:d>
      </m:oMath>
      <w:ins w:id="378" w:author="Nobu Masaki" w:date="2025-09-17T16:24:00Z" w16du:dateUtc="2025-09-17T23:24:00Z">
        <w:r w:rsidR="00003B86" w:rsidRPr="00C10536">
          <w:t xml:space="preserve"> </w:t>
        </w:r>
      </w:ins>
      <w:ins w:id="379" w:author="Nobu Masaki" w:date="2025-09-22T17:40:00Z" w16du:dateUtc="2025-09-23T00:40:00Z">
        <w:r w:rsidR="004457BF">
          <w:t>using</w:t>
        </w:r>
      </w:ins>
      <w:ins w:id="380" w:author="Nobu Masaki" w:date="2025-09-22T17:39:00Z" w16du:dateUtc="2025-09-23T00:39:00Z">
        <w:r w:rsidR="005A79C0">
          <w:t xml:space="preserve"> ten distributions (five distributional families and two mean settings)</w:t>
        </w:r>
      </w:ins>
      <w:ins w:id="381" w:author="Nobu Masaki" w:date="2025-09-17T16:24:00Z" w16du:dateUtc="2025-09-17T23:24:00Z">
        <w:r w:rsidR="00003B86" w:rsidRPr="00C10536">
          <w:t xml:space="preserve"> for the length distribution of gene conversion tracts</w:t>
        </w:r>
      </w:ins>
      <w:ins w:id="382" w:author="Nobu Masaki" w:date="2025-09-17T16:31:00Z" w16du:dateUtc="2025-09-17T23:31:00Z">
        <w:r w:rsidR="00F001BB">
          <w:t xml:space="preserve">, shown in Table 1. </w:t>
        </w:r>
      </w:ins>
      <w:ins w:id="383" w:author="Nobu Masaki" w:date="2025-09-17T16:32:00Z" w16du:dateUtc="2025-09-17T23:32:00Z">
        <w:r w:rsidR="00D64B2B">
          <w:t xml:space="preserve">We plot these distributions </w:t>
        </w:r>
      </w:ins>
      <w:ins w:id="384" w:author="Nobu Masaki" w:date="2025-09-23T13:48:00Z" w16du:dateUtc="2025-09-23T20:48:00Z">
        <w:r w:rsidR="00311839">
          <w:t xml:space="preserve">in </w:t>
        </w:r>
      </w:ins>
      <w:ins w:id="385" w:author="Nobu Masaki" w:date="2025-09-24T13:12:00Z" w16du:dateUtc="2025-09-24T20:12:00Z">
        <w:r w:rsidR="001679A4">
          <w:t>S3 F</w:t>
        </w:r>
      </w:ins>
      <w:ins w:id="386" w:author="Nobu Masaki" w:date="2025-09-24T13:13:00Z" w16du:dateUtc="2025-09-24T20:13:00Z">
        <w:r w:rsidR="001679A4">
          <w:t>ig</w:t>
        </w:r>
      </w:ins>
      <w:ins w:id="387" w:author="Nobu Masaki" w:date="2025-09-17T16:32:00Z" w16du:dateUtc="2025-09-17T23:32:00Z">
        <w:r w:rsidR="00D64B2B">
          <w:t xml:space="preserve">. </w:t>
        </w:r>
      </w:ins>
      <w:ins w:id="388" w:author="Nobu Masaki" w:date="2025-09-20T14:45:00Z" w16du:dateUtc="2025-09-20T21:45:00Z">
        <w:r w:rsidR="000A3CA6">
          <w:t>The</w:t>
        </w:r>
      </w:ins>
      <w:ins w:id="389" w:author="Nobu Masaki" w:date="2025-09-20T14:44:00Z" w16du:dateUtc="2025-09-20T21:44:00Z">
        <w:r w:rsidR="000A3CA6">
          <w:t xml:space="preserve"> mixture distribution with a mean tract length of 21 bp </w:t>
        </w:r>
      </w:ins>
      <w:ins w:id="390" w:author="Nobu Masaki" w:date="2025-09-22T17:42:00Z" w16du:dateUtc="2025-09-23T00:42:00Z">
        <w:r w:rsidR="00E119CF">
          <w:t>has parameter values identical to what we estimated</w:t>
        </w:r>
      </w:ins>
      <w:ins w:id="391" w:author="Nobu Masaki" w:date="2025-09-20T14:45:00Z" w16du:dateUtc="2025-09-20T21:45:00Z">
        <w:r w:rsidR="000A3CA6">
          <w:t xml:space="preserve"> using detected gene conversion tracts from the UK Biobank whole autosome data</w:t>
        </w:r>
        <w:r w:rsidR="00C17360">
          <w:t xml:space="preserve"> (see Results)</w:t>
        </w:r>
        <w:r w:rsidR="000A3CA6">
          <w:t xml:space="preserve">. </w:t>
        </w:r>
      </w:ins>
    </w:p>
    <w:p w14:paraId="70655F59" w14:textId="77777777" w:rsidR="00003B86" w:rsidRPr="00C10536" w:rsidDel="00A6176E" w:rsidRDefault="00003B86">
      <w:pPr>
        <w:rPr>
          <w:ins w:id="392" w:author="Nobu Masaki" w:date="2025-09-17T16:24:00Z" w16du:dateUtc="2025-09-17T23:24:00Z"/>
          <w:del w:id="393" w:author="Nobu Masaki" w:date="2025-09-08T12:16:00Z" w16du:dateUtc="2025-09-08T19:16:00Z"/>
        </w:rPr>
        <w:pPrChange w:id="394" w:author="Nobu Masaki" w:date="2025-09-08T12:16:00Z" w16du:dateUtc="2025-09-08T19:16:00Z">
          <w:pPr>
            <w:pStyle w:val="ListParagraph"/>
            <w:numPr>
              <w:numId w:val="18"/>
            </w:numPr>
            <w:ind w:hanging="360"/>
          </w:pPr>
        </w:pPrChange>
      </w:pPr>
      <w:ins w:id="395" w:author="Nobu Masaki" w:date="2025-09-17T16:24:00Z" w16du:dateUtc="2025-09-17T23:24:00Z">
        <w:del w:id="396" w:author="Nobu Masaki" w:date="2025-09-08T12:16:00Z" w16du:dateUtc="2025-09-08T19:16:00Z">
          <w:r w:rsidRPr="00C10536" w:rsidDel="00A6176E">
            <w:delText xml:space="preserve">Geometric distribution with mean 100 </w:delText>
          </w:r>
          <w:r w:rsidRPr="00C10536" w:rsidDel="00A6176E">
            <w:rPr>
              <w:rFonts w:hint="eastAsia"/>
            </w:rPr>
            <w:delText>b</w:delText>
          </w:r>
          <w:r w:rsidRPr="00C10536" w:rsidDel="00A6176E">
            <w:delText>p</w:delText>
          </w:r>
        </w:del>
      </w:ins>
    </w:p>
    <w:p w14:paraId="7C07C1B4" w14:textId="77777777" w:rsidR="00003B86" w:rsidRPr="00C10536" w:rsidDel="00A6176E" w:rsidRDefault="00003B86">
      <w:pPr>
        <w:rPr>
          <w:ins w:id="397" w:author="Nobu Masaki" w:date="2025-09-17T16:24:00Z" w16du:dateUtc="2025-09-17T23:24:00Z"/>
          <w:del w:id="398" w:author="Nobu Masaki" w:date="2025-09-08T12:16:00Z" w16du:dateUtc="2025-09-08T19:16:00Z"/>
        </w:rPr>
        <w:pPrChange w:id="399" w:author="Nobu Masaki" w:date="2025-09-08T12:16:00Z" w16du:dateUtc="2025-09-08T19:16:00Z">
          <w:pPr>
            <w:pStyle w:val="ListParagraph"/>
            <w:numPr>
              <w:numId w:val="18"/>
            </w:numPr>
            <w:ind w:hanging="360"/>
          </w:pPr>
        </w:pPrChange>
      </w:pPr>
      <w:ins w:id="400" w:author="Nobu Masaki" w:date="2025-09-17T16:24:00Z" w16du:dateUtc="2025-09-17T23:24:00Z">
        <w:del w:id="401" w:author="Nobu Masaki" w:date="2025-09-08T12:16:00Z" w16du:dateUtc="2025-09-08T19:16:00Z">
          <w:r w:rsidRPr="00C10536" w:rsidDel="00A6176E">
            <w:delText>Sum of two geometric random variables, each with mean 50 bp</w:delText>
          </w:r>
        </w:del>
      </w:ins>
    </w:p>
    <w:p w14:paraId="509F17A4" w14:textId="77777777" w:rsidR="00003B86" w:rsidRPr="00C10536" w:rsidDel="00A6176E" w:rsidRDefault="00003B86">
      <w:pPr>
        <w:rPr>
          <w:ins w:id="402" w:author="Nobu Masaki" w:date="2025-09-17T16:24:00Z" w16du:dateUtc="2025-09-17T23:24:00Z"/>
          <w:del w:id="403" w:author="Nobu Masaki" w:date="2025-09-08T12:16:00Z" w16du:dateUtc="2025-09-08T19:16:00Z"/>
        </w:rPr>
        <w:pPrChange w:id="404" w:author="Nobu Masaki" w:date="2025-09-08T12:16:00Z" w16du:dateUtc="2025-09-08T19:16:00Z">
          <w:pPr>
            <w:pStyle w:val="ListParagraph"/>
            <w:numPr>
              <w:numId w:val="18"/>
            </w:numPr>
            <w:ind w:hanging="360"/>
          </w:pPr>
        </w:pPrChange>
      </w:pPr>
      <w:ins w:id="405" w:author="Nobu Masaki" w:date="2025-09-17T16:24:00Z" w16du:dateUtc="2025-09-17T23:24:00Z">
        <w:del w:id="406" w:author="Nobu Masaki" w:date="2025-09-08T12:16:00Z" w16du:dateUtc="2025-09-08T19:16:00Z">
          <w:r w:rsidRPr="00C10536" w:rsidDel="00A6176E">
            <w:delText>Sum of three geometric random variables, each with mean 33.3 bp</w:delText>
          </w:r>
        </w:del>
      </w:ins>
    </w:p>
    <w:p w14:paraId="025AD529" w14:textId="77777777" w:rsidR="00003B86" w:rsidRPr="00C10536" w:rsidDel="00A6176E" w:rsidRDefault="00003B86">
      <w:pPr>
        <w:rPr>
          <w:ins w:id="407" w:author="Nobu Masaki" w:date="2025-09-17T16:24:00Z" w16du:dateUtc="2025-09-17T23:24:00Z"/>
          <w:del w:id="408" w:author="Nobu Masaki" w:date="2025-09-08T12:16:00Z" w16du:dateUtc="2025-09-08T19:16:00Z"/>
        </w:rPr>
        <w:pPrChange w:id="409" w:author="Nobu Masaki" w:date="2025-09-08T12:16:00Z" w16du:dateUtc="2025-09-08T19:16:00Z">
          <w:pPr>
            <w:pStyle w:val="ListParagraph"/>
            <w:numPr>
              <w:numId w:val="18"/>
            </w:numPr>
            <w:ind w:hanging="360"/>
          </w:pPr>
        </w:pPrChange>
      </w:pPr>
      <w:ins w:id="410" w:author="Nobu Masaki" w:date="2025-09-17T16:24:00Z" w16du:dateUtc="2025-09-17T23:24:00Z">
        <w:del w:id="411" w:author="Nobu Masaki" w:date="2025-09-08T12:16:00Z" w16du:dateUtc="2025-09-08T19:16:00Z">
          <w:r w:rsidRPr="00C10536" w:rsidDel="00A6176E">
            <w:delText>Discrete uniform distribution with support from 1 to 199 bp</w:delText>
          </w:r>
        </w:del>
      </w:ins>
    </w:p>
    <w:p w14:paraId="71B02C8E" w14:textId="77777777" w:rsidR="00003B86" w:rsidRDefault="00003B86">
      <w:pPr>
        <w:rPr>
          <w:ins w:id="412" w:author="Nobu Masaki" w:date="2025-09-17T16:24:00Z" w16du:dateUtc="2025-09-17T23:24:00Z"/>
        </w:rPr>
        <w:pPrChange w:id="413" w:author="Nobu Masaki" w:date="2025-09-08T12:16:00Z" w16du:dateUtc="2025-09-08T19:16:00Z">
          <w:pPr>
            <w:pStyle w:val="ListParagraph"/>
            <w:numPr>
              <w:numId w:val="18"/>
            </w:numPr>
            <w:ind w:hanging="360"/>
          </w:pPr>
        </w:pPrChange>
      </w:pPr>
      <w:ins w:id="414" w:author="Nobu Masaki" w:date="2025-09-17T16:24:00Z" w16du:dateUtc="2025-09-17T23:24:00Z">
        <w:del w:id="415" w:author="Nobu Masaki" w:date="2025-09-08T12:16:00Z" w16du:dateUtc="2025-09-08T19:16:00Z">
          <w:r w:rsidRPr="00C10536" w:rsidDel="00A6176E">
            <w:delText>Mixture of two geometric components with means 700 bp and 68.4 bp, with 5% of tracts being drawn from the first component</w:delText>
          </w:r>
        </w:del>
      </w:ins>
    </w:p>
    <w:tbl>
      <w:tblPr>
        <w:tblStyle w:val="TableGrid"/>
        <w:tblW w:w="9355" w:type="dxa"/>
        <w:tblLook w:val="04A0" w:firstRow="1" w:lastRow="0" w:firstColumn="1" w:lastColumn="0" w:noHBand="0" w:noVBand="1"/>
        <w:tblPrChange w:id="416" w:author="Nobu Masaki" w:date="2025-09-19T12:09:00Z" w16du:dateUtc="2025-09-19T19:09:00Z">
          <w:tblPr>
            <w:tblStyle w:val="TableGrid"/>
            <w:tblW w:w="9715" w:type="dxa"/>
            <w:tblLook w:val="04A0" w:firstRow="1" w:lastRow="0" w:firstColumn="1" w:lastColumn="0" w:noHBand="0" w:noVBand="1"/>
          </w:tblPr>
        </w:tblPrChange>
      </w:tblPr>
      <w:tblGrid>
        <w:gridCol w:w="2695"/>
        <w:gridCol w:w="4140"/>
        <w:gridCol w:w="2520"/>
        <w:tblGridChange w:id="417">
          <w:tblGrid>
            <w:gridCol w:w="2695"/>
            <w:gridCol w:w="4140"/>
            <w:gridCol w:w="2520"/>
            <w:gridCol w:w="360"/>
          </w:tblGrid>
        </w:tblGridChange>
      </w:tblGrid>
      <w:tr w:rsidR="00003B86" w14:paraId="48AA6F5D" w14:textId="77777777" w:rsidTr="0095035F">
        <w:trPr>
          <w:ins w:id="418" w:author="Nobu Masaki" w:date="2025-09-17T16:25:00Z"/>
        </w:trPr>
        <w:tc>
          <w:tcPr>
            <w:tcW w:w="2695" w:type="dxa"/>
            <w:tcPrChange w:id="419" w:author="Nobu Masaki" w:date="2025-09-19T12:09:00Z" w16du:dateUtc="2025-09-19T19:09:00Z">
              <w:tcPr>
                <w:tcW w:w="2695" w:type="dxa"/>
              </w:tcPr>
            </w:tcPrChange>
          </w:tcPr>
          <w:p w14:paraId="64EE7DC7" w14:textId="7C1233F5" w:rsidR="00003B86" w:rsidRPr="00144731" w:rsidRDefault="000A3CA6">
            <w:pPr>
              <w:jc w:val="center"/>
              <w:rPr>
                <w:ins w:id="420" w:author="Nobu Masaki" w:date="2025-09-17T16:25:00Z" w16du:dateUtc="2025-09-17T23:25:00Z"/>
                <w:b/>
                <w:bCs/>
              </w:rPr>
              <w:pPrChange w:id="421" w:author="Nobu Masaki" w:date="2025-09-08T12:12:00Z" w16du:dateUtc="2025-09-08T19:12:00Z">
                <w:pPr/>
              </w:pPrChange>
            </w:pPr>
            <w:ins w:id="422" w:author="Nobu Masaki" w:date="2025-09-20T14:44:00Z" w16du:dateUtc="2025-09-20T21:44:00Z">
              <w:r>
                <w:rPr>
                  <w:b/>
                  <w:bCs/>
                </w:rPr>
                <w:t>Distribution</w:t>
              </w:r>
            </w:ins>
          </w:p>
        </w:tc>
        <w:tc>
          <w:tcPr>
            <w:tcW w:w="4140" w:type="dxa"/>
            <w:tcPrChange w:id="423" w:author="Nobu Masaki" w:date="2025-09-19T12:09:00Z" w16du:dateUtc="2025-09-19T19:09:00Z">
              <w:tcPr>
                <w:tcW w:w="4140" w:type="dxa"/>
              </w:tcPr>
            </w:tcPrChange>
          </w:tcPr>
          <w:p w14:paraId="2C5C2D43" w14:textId="77777777" w:rsidR="00003B86" w:rsidRPr="00144731" w:rsidRDefault="00003B86">
            <w:pPr>
              <w:jc w:val="center"/>
              <w:rPr>
                <w:ins w:id="424" w:author="Nobu Masaki" w:date="2025-09-17T16:25:00Z" w16du:dateUtc="2025-09-17T23:25:00Z"/>
                <w:b/>
                <w:bCs/>
                <w:rPrChange w:id="425" w:author="Nobu Masaki" w:date="2025-09-17T16:27:00Z" w16du:dateUtc="2025-09-17T23:27:00Z">
                  <w:rPr>
                    <w:ins w:id="426" w:author="Nobu Masaki" w:date="2025-09-17T16:25:00Z" w16du:dateUtc="2025-09-17T23:25:00Z"/>
                  </w:rPr>
                </w:rPrChange>
              </w:rPr>
              <w:pPrChange w:id="427" w:author="Nobu Masaki" w:date="2025-09-08T12:12:00Z" w16du:dateUtc="2025-09-08T19:12:00Z">
                <w:pPr/>
              </w:pPrChange>
            </w:pPr>
            <w:ins w:id="428" w:author="Nobu Masaki" w:date="2025-09-17T16:25:00Z" w16du:dateUtc="2025-09-17T23:25:00Z">
              <w:r w:rsidRPr="00144731">
                <w:rPr>
                  <w:b/>
                  <w:bCs/>
                  <w:rPrChange w:id="429" w:author="Nobu Masaki" w:date="2025-09-17T16:27:00Z" w16du:dateUtc="2025-09-17T23:27:00Z">
                    <w:rPr/>
                  </w:rPrChange>
                </w:rPr>
                <w:t>Parameters</w:t>
              </w:r>
            </w:ins>
          </w:p>
        </w:tc>
        <w:tc>
          <w:tcPr>
            <w:tcW w:w="2520" w:type="dxa"/>
            <w:tcPrChange w:id="430" w:author="Nobu Masaki" w:date="2025-09-19T12:09:00Z" w16du:dateUtc="2025-09-19T19:09:00Z">
              <w:tcPr>
                <w:tcW w:w="2880" w:type="dxa"/>
                <w:gridSpan w:val="2"/>
              </w:tcPr>
            </w:tcPrChange>
          </w:tcPr>
          <w:p w14:paraId="67412161" w14:textId="77777777" w:rsidR="00003B86" w:rsidRPr="00144731" w:rsidRDefault="00003B86">
            <w:pPr>
              <w:jc w:val="center"/>
              <w:rPr>
                <w:ins w:id="431" w:author="Nobu Masaki" w:date="2025-09-17T16:25:00Z" w16du:dateUtc="2025-09-17T23:25:00Z"/>
                <w:b/>
                <w:bCs/>
                <w:rPrChange w:id="432" w:author="Nobu Masaki" w:date="2025-09-17T16:27:00Z" w16du:dateUtc="2025-09-17T23:27:00Z">
                  <w:rPr>
                    <w:ins w:id="433" w:author="Nobu Masaki" w:date="2025-09-17T16:25:00Z" w16du:dateUtc="2025-09-17T23:25:00Z"/>
                  </w:rPr>
                </w:rPrChange>
              </w:rPr>
              <w:pPrChange w:id="434" w:author="Nobu Masaki" w:date="2025-09-08T12:12:00Z" w16du:dateUtc="2025-09-08T19:12:00Z">
                <w:pPr/>
              </w:pPrChange>
            </w:pPr>
            <w:ins w:id="435" w:author="Nobu Masaki" w:date="2025-09-17T16:25:00Z" w16du:dateUtc="2025-09-17T23:25:00Z">
              <w:r w:rsidRPr="00144731">
                <w:rPr>
                  <w:b/>
                  <w:bCs/>
                  <w:rPrChange w:id="436" w:author="Nobu Masaki" w:date="2025-09-17T16:27:00Z" w16du:dateUtc="2025-09-17T23:27:00Z">
                    <w:rPr/>
                  </w:rPrChange>
                </w:rPr>
                <w:t>True mean (bp)</w:t>
              </w:r>
            </w:ins>
          </w:p>
        </w:tc>
      </w:tr>
      <w:tr w:rsidR="00003B86" w14:paraId="34C06A4D" w14:textId="77777777" w:rsidTr="0095035F">
        <w:trPr>
          <w:ins w:id="437" w:author="Nobu Masaki" w:date="2025-09-17T16:25:00Z"/>
        </w:trPr>
        <w:tc>
          <w:tcPr>
            <w:tcW w:w="2695" w:type="dxa"/>
            <w:tcPrChange w:id="438" w:author="Nobu Masaki" w:date="2025-09-19T12:09:00Z" w16du:dateUtc="2025-09-19T19:09:00Z">
              <w:tcPr>
                <w:tcW w:w="2695" w:type="dxa"/>
              </w:tcPr>
            </w:tcPrChange>
          </w:tcPr>
          <w:p w14:paraId="4D7F168E" w14:textId="77777777" w:rsidR="00003B86" w:rsidRDefault="00003B86">
            <w:pPr>
              <w:jc w:val="center"/>
              <w:rPr>
                <w:ins w:id="439" w:author="Nobu Masaki" w:date="2025-09-17T16:25:00Z" w16du:dateUtc="2025-09-17T23:25:00Z"/>
              </w:rPr>
              <w:pPrChange w:id="440" w:author="Nobu Masaki" w:date="2025-09-08T12:12:00Z" w16du:dateUtc="2025-09-08T19:12:00Z">
                <w:pPr/>
              </w:pPrChange>
            </w:pPr>
            <w:ins w:id="441" w:author="Nobu Masaki" w:date="2025-09-17T16:25:00Z" w16du:dateUtc="2025-09-17T23:25:00Z">
              <w:r w:rsidRPr="006F4DA2">
                <w:t>Geometric</w:t>
              </w:r>
            </w:ins>
          </w:p>
        </w:tc>
        <w:tc>
          <w:tcPr>
            <w:tcW w:w="4140" w:type="dxa"/>
            <w:tcPrChange w:id="442" w:author="Nobu Masaki" w:date="2025-09-19T12:09:00Z" w16du:dateUtc="2025-09-19T19:09:00Z">
              <w:tcPr>
                <w:tcW w:w="4140" w:type="dxa"/>
              </w:tcPr>
            </w:tcPrChange>
          </w:tcPr>
          <w:p w14:paraId="1F912246" w14:textId="77777777" w:rsidR="00003B86" w:rsidRDefault="00003B86">
            <w:pPr>
              <w:jc w:val="center"/>
              <w:rPr>
                <w:ins w:id="443" w:author="Nobu Masaki" w:date="2025-09-17T16:25:00Z" w16du:dateUtc="2025-09-17T23:25:00Z"/>
              </w:rPr>
              <w:pPrChange w:id="444" w:author="Nobu Masaki" w:date="2025-09-08T12:12:00Z" w16du:dateUtc="2025-09-08T19:12:00Z">
                <w:pPr/>
              </w:pPrChange>
            </w:pPr>
            <m:oMathPara>
              <m:oMath>
                <m:r>
                  <w:ins w:id="445" w:author="Nobu Masaki" w:date="2025-09-17T16:25:00Z" w16du:dateUtc="2025-09-17T23:25:00Z">
                    <w:rPr>
                      <w:rFonts w:ascii="Cambria Math" w:hAnsi="Cambria Math"/>
                    </w:rPr>
                    <m:t>ϕ=21</m:t>
                  </w:ins>
                </m:r>
              </m:oMath>
            </m:oMathPara>
          </w:p>
        </w:tc>
        <w:tc>
          <w:tcPr>
            <w:tcW w:w="2520" w:type="dxa"/>
            <w:tcPrChange w:id="446" w:author="Nobu Masaki" w:date="2025-09-19T12:09:00Z" w16du:dateUtc="2025-09-19T19:09:00Z">
              <w:tcPr>
                <w:tcW w:w="2880" w:type="dxa"/>
                <w:gridSpan w:val="2"/>
              </w:tcPr>
            </w:tcPrChange>
          </w:tcPr>
          <w:p w14:paraId="1DDCA55C" w14:textId="77777777" w:rsidR="00003B86" w:rsidRDefault="00003B86">
            <w:pPr>
              <w:jc w:val="center"/>
              <w:rPr>
                <w:ins w:id="447" w:author="Nobu Masaki" w:date="2025-09-17T16:25:00Z" w16du:dateUtc="2025-09-17T23:25:00Z"/>
              </w:rPr>
              <w:pPrChange w:id="448" w:author="Nobu Masaki" w:date="2025-09-08T12:12:00Z" w16du:dateUtc="2025-09-08T19:12:00Z">
                <w:pPr/>
              </w:pPrChange>
            </w:pPr>
            <w:ins w:id="449" w:author="Nobu Masaki" w:date="2025-09-17T16:25:00Z" w16du:dateUtc="2025-09-17T23:25:00Z">
              <w:r>
                <w:t>21</w:t>
              </w:r>
            </w:ins>
          </w:p>
        </w:tc>
      </w:tr>
      <w:tr w:rsidR="00003B86" w14:paraId="1F3D2FC3" w14:textId="77777777" w:rsidTr="0095035F">
        <w:trPr>
          <w:ins w:id="450" w:author="Nobu Masaki" w:date="2025-09-17T16:25:00Z"/>
        </w:trPr>
        <w:tc>
          <w:tcPr>
            <w:tcW w:w="2695" w:type="dxa"/>
            <w:tcPrChange w:id="451" w:author="Nobu Masaki" w:date="2025-09-19T12:09:00Z" w16du:dateUtc="2025-09-19T19:09:00Z">
              <w:tcPr>
                <w:tcW w:w="2695" w:type="dxa"/>
              </w:tcPr>
            </w:tcPrChange>
          </w:tcPr>
          <w:p w14:paraId="54BAE86F" w14:textId="77777777" w:rsidR="00003B86" w:rsidRDefault="00003B86">
            <w:pPr>
              <w:jc w:val="center"/>
              <w:rPr>
                <w:ins w:id="452" w:author="Nobu Masaki" w:date="2025-09-17T16:25:00Z" w16du:dateUtc="2025-09-17T23:25:00Z"/>
              </w:rPr>
              <w:pPrChange w:id="453" w:author="Nobu Masaki" w:date="2025-09-08T12:12:00Z" w16du:dateUtc="2025-09-08T19:12:00Z">
                <w:pPr/>
              </w:pPrChange>
            </w:pPr>
            <w:ins w:id="454" w:author="Nobu Masaki" w:date="2025-09-17T16:25:00Z" w16du:dateUtc="2025-09-17T23:25:00Z">
              <w:r w:rsidRPr="006F4DA2">
                <w:t>Geometric</w:t>
              </w:r>
            </w:ins>
          </w:p>
        </w:tc>
        <w:tc>
          <w:tcPr>
            <w:tcW w:w="4140" w:type="dxa"/>
            <w:tcPrChange w:id="455" w:author="Nobu Masaki" w:date="2025-09-19T12:09:00Z" w16du:dateUtc="2025-09-19T19:09:00Z">
              <w:tcPr>
                <w:tcW w:w="4140" w:type="dxa"/>
              </w:tcPr>
            </w:tcPrChange>
          </w:tcPr>
          <w:p w14:paraId="2173C9B6" w14:textId="77777777" w:rsidR="00003B86" w:rsidRDefault="00003B86">
            <w:pPr>
              <w:jc w:val="center"/>
              <w:rPr>
                <w:ins w:id="456" w:author="Nobu Masaki" w:date="2025-09-17T16:25:00Z" w16du:dateUtc="2025-09-17T23:25:00Z"/>
              </w:rPr>
              <w:pPrChange w:id="457" w:author="Nobu Masaki" w:date="2025-09-08T12:12:00Z" w16du:dateUtc="2025-09-08T19:12:00Z">
                <w:pPr/>
              </w:pPrChange>
            </w:pPr>
            <m:oMathPara>
              <m:oMath>
                <m:r>
                  <w:ins w:id="458" w:author="Nobu Masaki" w:date="2025-09-17T16:25:00Z" w16du:dateUtc="2025-09-17T23:25:00Z">
                    <w:rPr>
                      <w:rFonts w:ascii="Cambria Math" w:hAnsi="Cambria Math"/>
                    </w:rPr>
                    <m:t>ϕ=100</m:t>
                  </w:ins>
                </m:r>
              </m:oMath>
            </m:oMathPara>
          </w:p>
        </w:tc>
        <w:tc>
          <w:tcPr>
            <w:tcW w:w="2520" w:type="dxa"/>
            <w:tcPrChange w:id="459" w:author="Nobu Masaki" w:date="2025-09-19T12:09:00Z" w16du:dateUtc="2025-09-19T19:09:00Z">
              <w:tcPr>
                <w:tcW w:w="2880" w:type="dxa"/>
                <w:gridSpan w:val="2"/>
              </w:tcPr>
            </w:tcPrChange>
          </w:tcPr>
          <w:p w14:paraId="720E075B" w14:textId="77777777" w:rsidR="00003B86" w:rsidRDefault="00003B86">
            <w:pPr>
              <w:jc w:val="center"/>
              <w:rPr>
                <w:ins w:id="460" w:author="Nobu Masaki" w:date="2025-09-17T16:25:00Z" w16du:dateUtc="2025-09-17T23:25:00Z"/>
              </w:rPr>
              <w:pPrChange w:id="461" w:author="Nobu Masaki" w:date="2025-09-08T12:12:00Z" w16du:dateUtc="2025-09-08T19:12:00Z">
                <w:pPr/>
              </w:pPrChange>
            </w:pPr>
            <w:ins w:id="462" w:author="Nobu Masaki" w:date="2025-09-17T16:25:00Z" w16du:dateUtc="2025-09-17T23:25:00Z">
              <w:r>
                <w:t>100</w:t>
              </w:r>
            </w:ins>
          </w:p>
        </w:tc>
      </w:tr>
      <w:tr w:rsidR="00003B86" w14:paraId="78A12C0D" w14:textId="77777777" w:rsidTr="0095035F">
        <w:trPr>
          <w:ins w:id="463" w:author="Nobu Masaki" w:date="2025-09-17T16:25:00Z"/>
        </w:trPr>
        <w:tc>
          <w:tcPr>
            <w:tcW w:w="2695" w:type="dxa"/>
            <w:tcPrChange w:id="464" w:author="Nobu Masaki" w:date="2025-09-19T12:09:00Z" w16du:dateUtc="2025-09-19T19:09:00Z">
              <w:tcPr>
                <w:tcW w:w="2695" w:type="dxa"/>
              </w:tcPr>
            </w:tcPrChange>
          </w:tcPr>
          <w:p w14:paraId="095E0F81" w14:textId="77777777" w:rsidR="00003B86" w:rsidRDefault="00003B86">
            <w:pPr>
              <w:jc w:val="center"/>
              <w:rPr>
                <w:ins w:id="465" w:author="Nobu Masaki" w:date="2025-09-17T16:25:00Z" w16du:dateUtc="2025-09-17T23:25:00Z"/>
              </w:rPr>
              <w:pPrChange w:id="466" w:author="Nobu Masaki" w:date="2025-09-08T12:12:00Z" w16du:dateUtc="2025-09-08T19:12:00Z">
                <w:pPr/>
              </w:pPrChange>
            </w:pPr>
            <w:ins w:id="467" w:author="Nobu Masaki" w:date="2025-09-17T16:25:00Z" w16du:dateUtc="2025-09-17T23:25:00Z">
              <w:r>
                <w:t>Sum of two geometric</w:t>
              </w:r>
            </w:ins>
          </w:p>
        </w:tc>
        <w:tc>
          <w:tcPr>
            <w:tcW w:w="4140" w:type="dxa"/>
            <w:tcPrChange w:id="468" w:author="Nobu Masaki" w:date="2025-09-19T12:09:00Z" w16du:dateUtc="2025-09-19T19:09:00Z">
              <w:tcPr>
                <w:tcW w:w="4140" w:type="dxa"/>
              </w:tcPr>
            </w:tcPrChange>
          </w:tcPr>
          <w:p w14:paraId="78857C29" w14:textId="77777777" w:rsidR="00003B86" w:rsidRDefault="00003B86">
            <w:pPr>
              <w:jc w:val="center"/>
              <w:rPr>
                <w:ins w:id="469" w:author="Nobu Masaki" w:date="2025-09-17T16:25:00Z" w16du:dateUtc="2025-09-17T23:25:00Z"/>
              </w:rPr>
              <w:pPrChange w:id="470" w:author="Nobu Masaki" w:date="2025-09-08T12:12:00Z" w16du:dateUtc="2025-09-08T19:12:00Z">
                <w:pPr/>
              </w:pPrChange>
            </w:pPr>
            <w:ins w:id="471" w:author="Nobu Masaki" w:date="2025-09-17T16:25:00Z" w16du:dateUtc="2025-09-17T23:25:00Z">
              <w:r>
                <w:rPr>
                  <w:rFonts w:eastAsiaTheme="minorEastAsia"/>
                </w:rPr>
                <w:t xml:space="preserve">Each </w:t>
              </w:r>
            </w:ins>
            <m:oMath>
              <m:r>
                <w:ins w:id="472" w:author="Nobu Masaki" w:date="2025-09-17T16:25:00Z" w16du:dateUtc="2025-09-17T23:25:00Z">
                  <w:rPr>
                    <w:rFonts w:ascii="Cambria Math" w:hAnsi="Cambria Math"/>
                  </w:rPr>
                  <m:t>ϕ=21/2</m:t>
                </w:ins>
              </m:r>
            </m:oMath>
          </w:p>
        </w:tc>
        <w:tc>
          <w:tcPr>
            <w:tcW w:w="2520" w:type="dxa"/>
            <w:tcPrChange w:id="473" w:author="Nobu Masaki" w:date="2025-09-19T12:09:00Z" w16du:dateUtc="2025-09-19T19:09:00Z">
              <w:tcPr>
                <w:tcW w:w="2880" w:type="dxa"/>
                <w:gridSpan w:val="2"/>
              </w:tcPr>
            </w:tcPrChange>
          </w:tcPr>
          <w:p w14:paraId="33F928DB" w14:textId="77777777" w:rsidR="00003B86" w:rsidRDefault="00003B86">
            <w:pPr>
              <w:jc w:val="center"/>
              <w:rPr>
                <w:ins w:id="474" w:author="Nobu Masaki" w:date="2025-09-17T16:25:00Z" w16du:dateUtc="2025-09-17T23:25:00Z"/>
              </w:rPr>
              <w:pPrChange w:id="475" w:author="Nobu Masaki" w:date="2025-09-08T12:12:00Z" w16du:dateUtc="2025-09-08T19:12:00Z">
                <w:pPr/>
              </w:pPrChange>
            </w:pPr>
            <w:ins w:id="476" w:author="Nobu Masaki" w:date="2025-09-17T16:25:00Z" w16du:dateUtc="2025-09-17T23:25:00Z">
              <w:r>
                <w:t>21</w:t>
              </w:r>
            </w:ins>
          </w:p>
        </w:tc>
      </w:tr>
      <w:tr w:rsidR="00003B86" w14:paraId="1DCADCD0" w14:textId="77777777" w:rsidTr="0095035F">
        <w:trPr>
          <w:ins w:id="477" w:author="Nobu Masaki" w:date="2025-09-17T16:25:00Z"/>
        </w:trPr>
        <w:tc>
          <w:tcPr>
            <w:tcW w:w="2695" w:type="dxa"/>
            <w:tcPrChange w:id="478" w:author="Nobu Masaki" w:date="2025-09-19T12:09:00Z" w16du:dateUtc="2025-09-19T19:09:00Z">
              <w:tcPr>
                <w:tcW w:w="2695" w:type="dxa"/>
              </w:tcPr>
            </w:tcPrChange>
          </w:tcPr>
          <w:p w14:paraId="5A23EE66" w14:textId="77777777" w:rsidR="00003B86" w:rsidRDefault="00003B86">
            <w:pPr>
              <w:jc w:val="center"/>
              <w:rPr>
                <w:ins w:id="479" w:author="Nobu Masaki" w:date="2025-09-17T16:25:00Z" w16du:dateUtc="2025-09-17T23:25:00Z"/>
              </w:rPr>
              <w:pPrChange w:id="480" w:author="Nobu Masaki" w:date="2025-09-08T12:12:00Z" w16du:dateUtc="2025-09-08T19:12:00Z">
                <w:pPr/>
              </w:pPrChange>
            </w:pPr>
            <w:ins w:id="481" w:author="Nobu Masaki" w:date="2025-09-17T16:25:00Z" w16du:dateUtc="2025-09-17T23:25:00Z">
              <w:r>
                <w:t>Sum of two geometric</w:t>
              </w:r>
            </w:ins>
          </w:p>
        </w:tc>
        <w:tc>
          <w:tcPr>
            <w:tcW w:w="4140" w:type="dxa"/>
            <w:tcPrChange w:id="482" w:author="Nobu Masaki" w:date="2025-09-19T12:09:00Z" w16du:dateUtc="2025-09-19T19:09:00Z">
              <w:tcPr>
                <w:tcW w:w="4140" w:type="dxa"/>
              </w:tcPr>
            </w:tcPrChange>
          </w:tcPr>
          <w:p w14:paraId="2F7DACAD" w14:textId="77777777" w:rsidR="00003B86" w:rsidRDefault="00003B86">
            <w:pPr>
              <w:jc w:val="center"/>
              <w:rPr>
                <w:ins w:id="483" w:author="Nobu Masaki" w:date="2025-09-17T16:25:00Z" w16du:dateUtc="2025-09-17T23:25:00Z"/>
              </w:rPr>
              <w:pPrChange w:id="484" w:author="Nobu Masaki" w:date="2025-09-08T12:12:00Z" w16du:dateUtc="2025-09-08T19:12:00Z">
                <w:pPr/>
              </w:pPrChange>
            </w:pPr>
            <w:ins w:id="485" w:author="Nobu Masaki" w:date="2025-09-17T16:25:00Z" w16du:dateUtc="2025-09-17T23:25:00Z">
              <w:r>
                <w:rPr>
                  <w:rFonts w:eastAsiaTheme="minorEastAsia"/>
                </w:rPr>
                <w:t xml:space="preserve">Each </w:t>
              </w:r>
            </w:ins>
            <m:oMath>
              <m:r>
                <w:ins w:id="486" w:author="Nobu Masaki" w:date="2025-09-17T16:25:00Z" w16du:dateUtc="2025-09-17T23:25:00Z">
                  <w:rPr>
                    <w:rFonts w:ascii="Cambria Math" w:hAnsi="Cambria Math"/>
                  </w:rPr>
                  <m:t>ϕ=100/2</m:t>
                </w:ins>
              </m:r>
            </m:oMath>
          </w:p>
        </w:tc>
        <w:tc>
          <w:tcPr>
            <w:tcW w:w="2520" w:type="dxa"/>
            <w:tcPrChange w:id="487" w:author="Nobu Masaki" w:date="2025-09-19T12:09:00Z" w16du:dateUtc="2025-09-19T19:09:00Z">
              <w:tcPr>
                <w:tcW w:w="2880" w:type="dxa"/>
                <w:gridSpan w:val="2"/>
              </w:tcPr>
            </w:tcPrChange>
          </w:tcPr>
          <w:p w14:paraId="035638BA" w14:textId="77777777" w:rsidR="00003B86" w:rsidRDefault="00003B86">
            <w:pPr>
              <w:jc w:val="center"/>
              <w:rPr>
                <w:ins w:id="488" w:author="Nobu Masaki" w:date="2025-09-17T16:25:00Z" w16du:dateUtc="2025-09-17T23:25:00Z"/>
              </w:rPr>
              <w:pPrChange w:id="489" w:author="Nobu Masaki" w:date="2025-09-08T12:12:00Z" w16du:dateUtc="2025-09-08T19:12:00Z">
                <w:pPr/>
              </w:pPrChange>
            </w:pPr>
            <w:ins w:id="490" w:author="Nobu Masaki" w:date="2025-09-17T16:25:00Z" w16du:dateUtc="2025-09-17T23:25:00Z">
              <w:r>
                <w:t>100</w:t>
              </w:r>
            </w:ins>
          </w:p>
        </w:tc>
      </w:tr>
      <w:tr w:rsidR="00003B86" w14:paraId="33B02F63" w14:textId="77777777" w:rsidTr="0095035F">
        <w:trPr>
          <w:ins w:id="491" w:author="Nobu Masaki" w:date="2025-09-17T16:25:00Z"/>
        </w:trPr>
        <w:tc>
          <w:tcPr>
            <w:tcW w:w="2695" w:type="dxa"/>
            <w:tcPrChange w:id="492" w:author="Nobu Masaki" w:date="2025-09-19T12:09:00Z" w16du:dateUtc="2025-09-19T19:09:00Z">
              <w:tcPr>
                <w:tcW w:w="2695" w:type="dxa"/>
              </w:tcPr>
            </w:tcPrChange>
          </w:tcPr>
          <w:p w14:paraId="0A85D59B" w14:textId="77777777" w:rsidR="00003B86" w:rsidRDefault="00003B86">
            <w:pPr>
              <w:jc w:val="center"/>
              <w:rPr>
                <w:ins w:id="493" w:author="Nobu Masaki" w:date="2025-09-17T16:25:00Z" w16du:dateUtc="2025-09-17T23:25:00Z"/>
              </w:rPr>
              <w:pPrChange w:id="494" w:author="Nobu Masaki" w:date="2025-09-08T12:12:00Z" w16du:dateUtc="2025-09-08T19:12:00Z">
                <w:pPr/>
              </w:pPrChange>
            </w:pPr>
            <w:ins w:id="495" w:author="Nobu Masaki" w:date="2025-09-17T16:25:00Z" w16du:dateUtc="2025-09-17T23:25:00Z">
              <w:r>
                <w:t>Sum of three geometric</w:t>
              </w:r>
            </w:ins>
          </w:p>
        </w:tc>
        <w:tc>
          <w:tcPr>
            <w:tcW w:w="4140" w:type="dxa"/>
            <w:tcPrChange w:id="496" w:author="Nobu Masaki" w:date="2025-09-19T12:09:00Z" w16du:dateUtc="2025-09-19T19:09:00Z">
              <w:tcPr>
                <w:tcW w:w="4140" w:type="dxa"/>
              </w:tcPr>
            </w:tcPrChange>
          </w:tcPr>
          <w:p w14:paraId="4B605E12" w14:textId="77777777" w:rsidR="00003B86" w:rsidRDefault="00003B86">
            <w:pPr>
              <w:jc w:val="center"/>
              <w:rPr>
                <w:ins w:id="497" w:author="Nobu Masaki" w:date="2025-09-17T16:25:00Z" w16du:dateUtc="2025-09-17T23:25:00Z"/>
              </w:rPr>
              <w:pPrChange w:id="498" w:author="Nobu Masaki" w:date="2025-09-08T12:12:00Z" w16du:dateUtc="2025-09-08T19:12:00Z">
                <w:pPr/>
              </w:pPrChange>
            </w:pPr>
            <w:ins w:id="499" w:author="Nobu Masaki" w:date="2025-09-17T16:25:00Z" w16du:dateUtc="2025-09-17T23:25:00Z">
              <w:r>
                <w:rPr>
                  <w:rFonts w:eastAsiaTheme="minorEastAsia"/>
                </w:rPr>
                <w:t xml:space="preserve">Each </w:t>
              </w:r>
            </w:ins>
            <m:oMath>
              <m:r>
                <w:ins w:id="500" w:author="Nobu Masaki" w:date="2025-09-17T16:25:00Z" w16du:dateUtc="2025-09-17T23:25:00Z">
                  <w:rPr>
                    <w:rFonts w:ascii="Cambria Math" w:hAnsi="Cambria Math"/>
                  </w:rPr>
                  <m:t>ϕ=21/3</m:t>
                </w:ins>
              </m:r>
            </m:oMath>
          </w:p>
        </w:tc>
        <w:tc>
          <w:tcPr>
            <w:tcW w:w="2520" w:type="dxa"/>
            <w:tcPrChange w:id="501" w:author="Nobu Masaki" w:date="2025-09-19T12:09:00Z" w16du:dateUtc="2025-09-19T19:09:00Z">
              <w:tcPr>
                <w:tcW w:w="2880" w:type="dxa"/>
                <w:gridSpan w:val="2"/>
              </w:tcPr>
            </w:tcPrChange>
          </w:tcPr>
          <w:p w14:paraId="4B05AC4F" w14:textId="77777777" w:rsidR="00003B86" w:rsidRDefault="00003B86">
            <w:pPr>
              <w:jc w:val="center"/>
              <w:rPr>
                <w:ins w:id="502" w:author="Nobu Masaki" w:date="2025-09-17T16:25:00Z" w16du:dateUtc="2025-09-17T23:25:00Z"/>
              </w:rPr>
              <w:pPrChange w:id="503" w:author="Nobu Masaki" w:date="2025-09-08T12:12:00Z" w16du:dateUtc="2025-09-08T19:12:00Z">
                <w:pPr/>
              </w:pPrChange>
            </w:pPr>
            <w:ins w:id="504" w:author="Nobu Masaki" w:date="2025-09-17T16:25:00Z" w16du:dateUtc="2025-09-17T23:25:00Z">
              <w:r>
                <w:t>21</w:t>
              </w:r>
            </w:ins>
          </w:p>
        </w:tc>
      </w:tr>
      <w:tr w:rsidR="00003B86" w14:paraId="77342961" w14:textId="77777777" w:rsidTr="0095035F">
        <w:trPr>
          <w:ins w:id="505" w:author="Nobu Masaki" w:date="2025-09-17T16:25:00Z"/>
        </w:trPr>
        <w:tc>
          <w:tcPr>
            <w:tcW w:w="2695" w:type="dxa"/>
            <w:tcPrChange w:id="506" w:author="Nobu Masaki" w:date="2025-09-19T12:09:00Z" w16du:dateUtc="2025-09-19T19:09:00Z">
              <w:tcPr>
                <w:tcW w:w="2695" w:type="dxa"/>
              </w:tcPr>
            </w:tcPrChange>
          </w:tcPr>
          <w:p w14:paraId="0916B6E5" w14:textId="77777777" w:rsidR="00003B86" w:rsidRDefault="00003B86">
            <w:pPr>
              <w:jc w:val="center"/>
              <w:rPr>
                <w:ins w:id="507" w:author="Nobu Masaki" w:date="2025-09-17T16:25:00Z" w16du:dateUtc="2025-09-17T23:25:00Z"/>
              </w:rPr>
              <w:pPrChange w:id="508" w:author="Nobu Masaki" w:date="2025-09-08T12:12:00Z" w16du:dateUtc="2025-09-08T19:12:00Z">
                <w:pPr/>
              </w:pPrChange>
            </w:pPr>
            <w:ins w:id="509" w:author="Nobu Masaki" w:date="2025-09-17T16:25:00Z" w16du:dateUtc="2025-09-17T23:25:00Z">
              <w:r>
                <w:lastRenderedPageBreak/>
                <w:t>Sum of three geometric</w:t>
              </w:r>
            </w:ins>
          </w:p>
        </w:tc>
        <w:tc>
          <w:tcPr>
            <w:tcW w:w="4140" w:type="dxa"/>
            <w:tcPrChange w:id="510" w:author="Nobu Masaki" w:date="2025-09-19T12:09:00Z" w16du:dateUtc="2025-09-19T19:09:00Z">
              <w:tcPr>
                <w:tcW w:w="4140" w:type="dxa"/>
              </w:tcPr>
            </w:tcPrChange>
          </w:tcPr>
          <w:p w14:paraId="47731F12" w14:textId="77777777" w:rsidR="00003B86" w:rsidRDefault="00003B86">
            <w:pPr>
              <w:jc w:val="center"/>
              <w:rPr>
                <w:ins w:id="511" w:author="Nobu Masaki" w:date="2025-09-17T16:25:00Z" w16du:dateUtc="2025-09-17T23:25:00Z"/>
              </w:rPr>
              <w:pPrChange w:id="512" w:author="Nobu Masaki" w:date="2025-09-08T12:12:00Z" w16du:dateUtc="2025-09-08T19:12:00Z">
                <w:pPr/>
              </w:pPrChange>
            </w:pPr>
            <w:ins w:id="513" w:author="Nobu Masaki" w:date="2025-09-17T16:25:00Z" w16du:dateUtc="2025-09-17T23:25:00Z">
              <w:r>
                <w:rPr>
                  <w:rFonts w:eastAsiaTheme="minorEastAsia"/>
                </w:rPr>
                <w:t xml:space="preserve">Each </w:t>
              </w:r>
            </w:ins>
            <m:oMath>
              <m:r>
                <w:ins w:id="514" w:author="Nobu Masaki" w:date="2025-09-17T16:25:00Z" w16du:dateUtc="2025-09-17T23:25:00Z">
                  <w:rPr>
                    <w:rFonts w:ascii="Cambria Math" w:hAnsi="Cambria Math"/>
                  </w:rPr>
                  <m:t>ϕ=100/3</m:t>
                </w:ins>
              </m:r>
            </m:oMath>
          </w:p>
        </w:tc>
        <w:tc>
          <w:tcPr>
            <w:tcW w:w="2520" w:type="dxa"/>
            <w:tcPrChange w:id="515" w:author="Nobu Masaki" w:date="2025-09-19T12:09:00Z" w16du:dateUtc="2025-09-19T19:09:00Z">
              <w:tcPr>
                <w:tcW w:w="2880" w:type="dxa"/>
                <w:gridSpan w:val="2"/>
              </w:tcPr>
            </w:tcPrChange>
          </w:tcPr>
          <w:p w14:paraId="267BD201" w14:textId="77777777" w:rsidR="00003B86" w:rsidRDefault="00003B86">
            <w:pPr>
              <w:jc w:val="center"/>
              <w:rPr>
                <w:ins w:id="516" w:author="Nobu Masaki" w:date="2025-09-17T16:25:00Z" w16du:dateUtc="2025-09-17T23:25:00Z"/>
              </w:rPr>
              <w:pPrChange w:id="517" w:author="Nobu Masaki" w:date="2025-09-08T12:12:00Z" w16du:dateUtc="2025-09-08T19:12:00Z">
                <w:pPr/>
              </w:pPrChange>
            </w:pPr>
            <w:ins w:id="518" w:author="Nobu Masaki" w:date="2025-09-17T16:25:00Z" w16du:dateUtc="2025-09-17T23:25:00Z">
              <w:r>
                <w:t>100</w:t>
              </w:r>
            </w:ins>
          </w:p>
        </w:tc>
      </w:tr>
      <w:tr w:rsidR="00003B86" w14:paraId="652F5387" w14:textId="77777777" w:rsidTr="0095035F">
        <w:trPr>
          <w:ins w:id="519" w:author="Nobu Masaki" w:date="2025-09-17T16:25:00Z"/>
        </w:trPr>
        <w:tc>
          <w:tcPr>
            <w:tcW w:w="2695" w:type="dxa"/>
            <w:tcPrChange w:id="520" w:author="Nobu Masaki" w:date="2025-09-19T12:09:00Z" w16du:dateUtc="2025-09-19T19:09:00Z">
              <w:tcPr>
                <w:tcW w:w="2695" w:type="dxa"/>
              </w:tcPr>
            </w:tcPrChange>
          </w:tcPr>
          <w:p w14:paraId="27247736" w14:textId="6129576E" w:rsidR="00003B86" w:rsidRDefault="008651AA">
            <w:pPr>
              <w:jc w:val="center"/>
              <w:rPr>
                <w:ins w:id="521" w:author="Nobu Masaki" w:date="2025-09-17T16:25:00Z" w16du:dateUtc="2025-09-17T23:25:00Z"/>
              </w:rPr>
              <w:pPrChange w:id="522" w:author="Nobu Masaki" w:date="2025-09-08T12:12:00Z" w16du:dateUtc="2025-09-08T19:12:00Z">
                <w:pPr/>
              </w:pPrChange>
            </w:pPr>
            <w:ins w:id="523" w:author="Nobu Masaki" w:date="2025-09-21T17:08:00Z" w16du:dateUtc="2025-09-22T00:08:00Z">
              <w:r>
                <w:t xml:space="preserve">Discrete </w:t>
              </w:r>
              <w:r w:rsidR="00360565">
                <w:t>u</w:t>
              </w:r>
            </w:ins>
            <w:ins w:id="524" w:author="Nobu Masaki" w:date="2025-09-17T16:25:00Z" w16du:dateUtc="2025-09-17T23:25:00Z">
              <w:r w:rsidR="00003B86">
                <w:t>niform</w:t>
              </w:r>
            </w:ins>
          </w:p>
        </w:tc>
        <w:tc>
          <w:tcPr>
            <w:tcW w:w="4140" w:type="dxa"/>
            <w:tcPrChange w:id="525" w:author="Nobu Masaki" w:date="2025-09-19T12:09:00Z" w16du:dateUtc="2025-09-19T19:09:00Z">
              <w:tcPr>
                <w:tcW w:w="4140" w:type="dxa"/>
              </w:tcPr>
            </w:tcPrChange>
          </w:tcPr>
          <w:p w14:paraId="3CFE0798" w14:textId="5591C40E" w:rsidR="00003B86" w:rsidRDefault="00003B86">
            <w:pPr>
              <w:jc w:val="center"/>
              <w:rPr>
                <w:ins w:id="526" w:author="Nobu Masaki" w:date="2025-09-17T16:25:00Z" w16du:dateUtc="2025-09-17T23:25:00Z"/>
              </w:rPr>
              <w:pPrChange w:id="527" w:author="Nobu Masaki" w:date="2025-09-08T12:12:00Z" w16du:dateUtc="2025-09-08T19:12:00Z">
                <w:pPr/>
              </w:pPrChange>
            </w:pPr>
            <w:ins w:id="528" w:author="Nobu Masaki" w:date="2025-09-17T16:25:00Z" w16du:dateUtc="2025-09-17T23:25:00Z">
              <w:r>
                <w:t xml:space="preserve">Support: </w:t>
              </w:r>
            </w:ins>
            <m:oMath>
              <m:r>
                <w:ins w:id="529" w:author="Nobu Masaki" w:date="2025-09-21T17:07:00Z" w16du:dateUtc="2025-09-22T00:07:00Z">
                  <w:rPr>
                    <w:rFonts w:ascii="Cambria Math" w:hAnsi="Cambria Math"/>
                  </w:rPr>
                  <m:t>1,2,</m:t>
                </w:ins>
              </m:r>
              <m:r>
                <w:ins w:id="530" w:author="Nobu Masaki" w:date="2025-09-21T17:08:00Z" w16du:dateUtc="2025-09-22T00:08:00Z">
                  <w:rPr>
                    <w:rFonts w:ascii="Cambria Math" w:hAnsi="Cambria Math"/>
                  </w:rPr>
                  <m:t>3,</m:t>
                </w:ins>
              </m:r>
              <m:r>
                <w:ins w:id="531" w:author="Nobu Masaki" w:date="2025-09-21T17:07:00Z" w16du:dateUtc="2025-09-22T00:07:00Z">
                  <w:rPr>
                    <w:rFonts w:ascii="Cambria Math" w:hAnsi="Cambria Math"/>
                  </w:rPr>
                  <m:t>…,41</m:t>
                </w:ins>
              </m:r>
            </m:oMath>
          </w:p>
        </w:tc>
        <w:tc>
          <w:tcPr>
            <w:tcW w:w="2520" w:type="dxa"/>
            <w:tcPrChange w:id="532" w:author="Nobu Masaki" w:date="2025-09-19T12:09:00Z" w16du:dateUtc="2025-09-19T19:09:00Z">
              <w:tcPr>
                <w:tcW w:w="2880" w:type="dxa"/>
                <w:gridSpan w:val="2"/>
              </w:tcPr>
            </w:tcPrChange>
          </w:tcPr>
          <w:p w14:paraId="787615CD" w14:textId="77777777" w:rsidR="00003B86" w:rsidRDefault="00003B86">
            <w:pPr>
              <w:jc w:val="center"/>
              <w:rPr>
                <w:ins w:id="533" w:author="Nobu Masaki" w:date="2025-09-17T16:25:00Z" w16du:dateUtc="2025-09-17T23:25:00Z"/>
              </w:rPr>
              <w:pPrChange w:id="534" w:author="Nobu Masaki" w:date="2025-09-08T12:12:00Z" w16du:dateUtc="2025-09-08T19:12:00Z">
                <w:pPr/>
              </w:pPrChange>
            </w:pPr>
            <w:ins w:id="535" w:author="Nobu Masaki" w:date="2025-09-17T16:25:00Z" w16du:dateUtc="2025-09-17T23:25:00Z">
              <w:r>
                <w:t>21</w:t>
              </w:r>
            </w:ins>
          </w:p>
        </w:tc>
      </w:tr>
      <w:tr w:rsidR="00003B86" w:rsidRPr="006F4DA2" w14:paraId="70F873E1" w14:textId="77777777" w:rsidTr="0095035F">
        <w:trPr>
          <w:ins w:id="536" w:author="Nobu Masaki" w:date="2025-09-17T16:25:00Z"/>
        </w:trPr>
        <w:tc>
          <w:tcPr>
            <w:tcW w:w="2695" w:type="dxa"/>
            <w:tcPrChange w:id="537" w:author="Nobu Masaki" w:date="2025-09-19T12:09:00Z" w16du:dateUtc="2025-09-19T19:09:00Z">
              <w:tcPr>
                <w:tcW w:w="2695" w:type="dxa"/>
              </w:tcPr>
            </w:tcPrChange>
          </w:tcPr>
          <w:p w14:paraId="63A45E33" w14:textId="316BB98C" w:rsidR="00003B86" w:rsidRDefault="008651AA">
            <w:pPr>
              <w:jc w:val="center"/>
              <w:rPr>
                <w:ins w:id="538" w:author="Nobu Masaki" w:date="2025-09-17T16:25:00Z" w16du:dateUtc="2025-09-17T23:25:00Z"/>
              </w:rPr>
              <w:pPrChange w:id="539" w:author="Nobu Masaki" w:date="2025-09-08T12:12:00Z" w16du:dateUtc="2025-09-08T19:12:00Z">
                <w:pPr/>
              </w:pPrChange>
            </w:pPr>
            <w:ins w:id="540" w:author="Nobu Masaki" w:date="2025-09-21T17:08:00Z" w16du:dateUtc="2025-09-22T00:08:00Z">
              <w:r>
                <w:t xml:space="preserve">Discrete </w:t>
              </w:r>
              <w:r w:rsidR="00360565">
                <w:t>u</w:t>
              </w:r>
            </w:ins>
            <w:ins w:id="541" w:author="Nobu Masaki" w:date="2025-09-17T16:25:00Z" w16du:dateUtc="2025-09-17T23:25:00Z">
              <w:r w:rsidR="00003B86">
                <w:t>niform</w:t>
              </w:r>
            </w:ins>
          </w:p>
        </w:tc>
        <w:tc>
          <w:tcPr>
            <w:tcW w:w="4140" w:type="dxa"/>
            <w:tcPrChange w:id="542" w:author="Nobu Masaki" w:date="2025-09-19T12:09:00Z" w16du:dateUtc="2025-09-19T19:09:00Z">
              <w:tcPr>
                <w:tcW w:w="4140" w:type="dxa"/>
              </w:tcPr>
            </w:tcPrChange>
          </w:tcPr>
          <w:p w14:paraId="33BEA38B" w14:textId="2E9CA256" w:rsidR="00003B86" w:rsidRPr="006F4DA2" w:rsidRDefault="00003B86" w:rsidP="00344E2D">
            <w:pPr>
              <w:jc w:val="center"/>
              <w:rPr>
                <w:ins w:id="543" w:author="Nobu Masaki" w:date="2025-09-17T16:25:00Z" w16du:dateUtc="2025-09-17T23:25:00Z"/>
              </w:rPr>
            </w:pPr>
            <w:ins w:id="544" w:author="Nobu Masaki" w:date="2025-09-17T16:25:00Z" w16du:dateUtc="2025-09-17T23:25:00Z">
              <w:r>
                <w:t xml:space="preserve">Support: </w:t>
              </w:r>
            </w:ins>
            <m:oMath>
              <m:r>
                <w:ins w:id="545" w:author="Nobu Masaki" w:date="2025-09-21T17:08:00Z" w16du:dateUtc="2025-09-22T00:08:00Z">
                  <w:rPr>
                    <w:rFonts w:ascii="Cambria Math" w:hAnsi="Cambria Math"/>
                  </w:rPr>
                  <m:t>1,2,3,…,</m:t>
                </w:ins>
              </m:r>
              <m:r>
                <w:ins w:id="546" w:author="Nobu Masaki" w:date="2025-09-23T16:59:00Z" w16du:dateUtc="2025-09-23T23:59:00Z">
                  <w:rPr>
                    <w:rFonts w:ascii="Cambria Math" w:hAnsi="Cambria Math"/>
                  </w:rPr>
                  <m:t>199</m:t>
                </w:ins>
              </m:r>
            </m:oMath>
          </w:p>
        </w:tc>
        <w:tc>
          <w:tcPr>
            <w:tcW w:w="2520" w:type="dxa"/>
            <w:tcPrChange w:id="547" w:author="Nobu Masaki" w:date="2025-09-19T12:09:00Z" w16du:dateUtc="2025-09-19T19:09:00Z">
              <w:tcPr>
                <w:tcW w:w="2880" w:type="dxa"/>
                <w:gridSpan w:val="2"/>
              </w:tcPr>
            </w:tcPrChange>
          </w:tcPr>
          <w:p w14:paraId="3394DD3E" w14:textId="77777777" w:rsidR="00003B86" w:rsidRPr="006F4DA2" w:rsidRDefault="00003B86">
            <w:pPr>
              <w:jc w:val="center"/>
              <w:rPr>
                <w:ins w:id="548" w:author="Nobu Masaki" w:date="2025-09-17T16:25:00Z" w16du:dateUtc="2025-09-17T23:25:00Z"/>
              </w:rPr>
              <w:pPrChange w:id="549" w:author="Nobu Masaki" w:date="2025-09-08T12:12:00Z" w16du:dateUtc="2025-09-08T19:12:00Z">
                <w:pPr/>
              </w:pPrChange>
            </w:pPr>
            <w:ins w:id="550" w:author="Nobu Masaki" w:date="2025-09-17T16:25:00Z" w16du:dateUtc="2025-09-17T23:25:00Z">
              <w:r>
                <w:t>100</w:t>
              </w:r>
            </w:ins>
          </w:p>
        </w:tc>
      </w:tr>
      <w:tr w:rsidR="00003B86" w:rsidRPr="006F4DA2" w14:paraId="10359D9F" w14:textId="77777777" w:rsidTr="0095035F">
        <w:trPr>
          <w:ins w:id="551" w:author="Nobu Masaki" w:date="2025-09-17T16:25:00Z"/>
        </w:trPr>
        <w:tc>
          <w:tcPr>
            <w:tcW w:w="2695" w:type="dxa"/>
            <w:tcPrChange w:id="552" w:author="Nobu Masaki" w:date="2025-09-19T12:09:00Z" w16du:dateUtc="2025-09-19T19:09:00Z">
              <w:tcPr>
                <w:tcW w:w="2695" w:type="dxa"/>
              </w:tcPr>
            </w:tcPrChange>
          </w:tcPr>
          <w:p w14:paraId="06826F36" w14:textId="77777777" w:rsidR="00003B86" w:rsidRDefault="00003B86">
            <w:pPr>
              <w:jc w:val="center"/>
              <w:rPr>
                <w:ins w:id="553" w:author="Nobu Masaki" w:date="2025-09-17T16:25:00Z" w16du:dateUtc="2025-09-17T23:25:00Z"/>
              </w:rPr>
              <w:pPrChange w:id="554" w:author="Nobu Masaki" w:date="2025-09-08T12:12:00Z" w16du:dateUtc="2025-09-08T19:12:00Z">
                <w:pPr/>
              </w:pPrChange>
            </w:pPr>
            <w:ins w:id="555" w:author="Nobu Masaki" w:date="2025-09-17T16:25:00Z" w16du:dateUtc="2025-09-17T23:25:00Z">
              <w:r>
                <w:t>Mixture of geometric</w:t>
              </w:r>
            </w:ins>
          </w:p>
        </w:tc>
        <w:tc>
          <w:tcPr>
            <w:tcW w:w="4140" w:type="dxa"/>
            <w:tcPrChange w:id="556" w:author="Nobu Masaki" w:date="2025-09-19T12:09:00Z" w16du:dateUtc="2025-09-19T19:09:00Z">
              <w:tcPr>
                <w:tcW w:w="4140" w:type="dxa"/>
              </w:tcPr>
            </w:tcPrChange>
          </w:tcPr>
          <w:p w14:paraId="54F11074" w14:textId="77777777" w:rsidR="00003B86" w:rsidRPr="00276550" w:rsidRDefault="00000000">
            <w:pPr>
              <w:jc w:val="center"/>
              <w:rPr>
                <w:ins w:id="557" w:author="Nobu Masaki" w:date="2025-09-17T16:25:00Z" w16du:dateUtc="2025-09-17T23:25:00Z"/>
                <w:rFonts w:eastAsiaTheme="minorEastAsia"/>
                <w:rPrChange w:id="558" w:author="Nobu Masaki" w:date="2025-09-08T13:39:00Z" w16du:dateUtc="2025-09-08T20:39:00Z">
                  <w:rPr>
                    <w:ins w:id="559" w:author="Nobu Masaki" w:date="2025-09-17T16:25:00Z" w16du:dateUtc="2025-09-17T23:25:00Z"/>
                  </w:rPr>
                </w:rPrChange>
              </w:rPr>
              <w:pPrChange w:id="560" w:author="Nobu Masaki" w:date="2025-09-08T13:39:00Z" w16du:dateUtc="2025-09-08T20:39:00Z">
                <w:pPr/>
              </w:pPrChange>
            </w:pPr>
            <m:oMathPara>
              <m:oMath>
                <m:sSub>
                  <m:sSubPr>
                    <m:ctrlPr>
                      <w:ins w:id="561" w:author="Nobu Masaki" w:date="2025-09-17T16:25:00Z" w16du:dateUtc="2025-09-17T23:25:00Z">
                        <w:rPr>
                          <w:rFonts w:ascii="Cambria Math" w:hAnsi="Cambria Math"/>
                          <w:i/>
                        </w:rPr>
                      </w:ins>
                    </m:ctrlPr>
                  </m:sSubPr>
                  <m:e>
                    <m:r>
                      <w:ins w:id="562" w:author="Nobu Masaki" w:date="2025-09-17T16:25:00Z" w16du:dateUtc="2025-09-17T23:25:00Z">
                        <w:rPr>
                          <w:rFonts w:ascii="Cambria Math" w:hAnsi="Cambria Math"/>
                        </w:rPr>
                        <m:t>ϕ</m:t>
                      </w:ins>
                    </m:r>
                  </m:e>
                  <m:sub>
                    <m:r>
                      <w:ins w:id="563" w:author="Nobu Masaki" w:date="2025-09-17T16:25:00Z" w16du:dateUtc="2025-09-17T23:25:00Z">
                        <w:rPr>
                          <w:rFonts w:ascii="Cambria Math" w:hAnsi="Cambria Math"/>
                        </w:rPr>
                        <m:t>1</m:t>
                      </w:ins>
                    </m:r>
                  </m:sub>
                </m:sSub>
                <m:r>
                  <w:ins w:id="564" w:author="Nobu Masaki" w:date="2025-09-17T16:25:00Z" w16du:dateUtc="2025-09-17T23:25:00Z">
                    <w:rPr>
                      <w:rFonts w:ascii="Cambria Math" w:hAnsi="Cambria Math"/>
                    </w:rPr>
                    <m:t xml:space="preserve">=725, </m:t>
                  </w:ins>
                </m:r>
                <m:sSub>
                  <m:sSubPr>
                    <m:ctrlPr>
                      <w:ins w:id="565" w:author="Nobu Masaki" w:date="2025-09-17T16:25:00Z" w16du:dateUtc="2025-09-17T23:25:00Z">
                        <w:rPr>
                          <w:rFonts w:ascii="Cambria Math" w:hAnsi="Cambria Math"/>
                          <w:i/>
                        </w:rPr>
                      </w:ins>
                    </m:ctrlPr>
                  </m:sSubPr>
                  <m:e>
                    <m:r>
                      <w:ins w:id="566" w:author="Nobu Masaki" w:date="2025-09-17T16:25:00Z" w16du:dateUtc="2025-09-17T23:25:00Z">
                        <w:rPr>
                          <w:rFonts w:ascii="Cambria Math" w:hAnsi="Cambria Math"/>
                        </w:rPr>
                        <m:t>ϕ</m:t>
                      </w:ins>
                    </m:r>
                  </m:e>
                  <m:sub>
                    <m:r>
                      <w:ins w:id="567" w:author="Nobu Masaki" w:date="2025-09-17T16:25:00Z" w16du:dateUtc="2025-09-17T23:25:00Z">
                        <w:rPr>
                          <w:rFonts w:ascii="Cambria Math" w:hAnsi="Cambria Math"/>
                        </w:rPr>
                        <m:t>2</m:t>
                      </w:ins>
                    </m:r>
                  </m:sub>
                </m:sSub>
                <m:r>
                  <w:ins w:id="568" w:author="Nobu Masaki" w:date="2025-09-17T16:25:00Z" w16du:dateUtc="2025-09-17T23:25:00Z">
                    <w:rPr>
                      <w:rFonts w:ascii="Cambria Math" w:hAnsi="Cambria Math"/>
                    </w:rPr>
                    <m:t xml:space="preserve">=17.5, </m:t>
                  </w:ins>
                </m:r>
                <m:sSub>
                  <m:sSubPr>
                    <m:ctrlPr>
                      <w:ins w:id="569" w:author="Nobu Masaki" w:date="2025-09-17T16:25:00Z" w16du:dateUtc="2025-09-17T23:25:00Z">
                        <w:rPr>
                          <w:rFonts w:ascii="Cambria Math" w:hAnsi="Cambria Math"/>
                          <w:i/>
                        </w:rPr>
                      </w:ins>
                    </m:ctrlPr>
                  </m:sSubPr>
                  <m:e>
                    <m:r>
                      <w:ins w:id="570" w:author="Nobu Masaki" w:date="2025-09-17T16:25:00Z" w16du:dateUtc="2025-09-17T23:25:00Z">
                        <w:rPr>
                          <w:rFonts w:ascii="Cambria Math" w:hAnsi="Cambria Math"/>
                        </w:rPr>
                        <m:t>w</m:t>
                      </w:ins>
                    </m:r>
                  </m:e>
                  <m:sub>
                    <m:r>
                      <w:ins w:id="571" w:author="Nobu Masaki" w:date="2025-09-17T16:25:00Z" w16du:dateUtc="2025-09-17T23:25:00Z">
                        <w:rPr>
                          <w:rFonts w:ascii="Cambria Math" w:hAnsi="Cambria Math"/>
                        </w:rPr>
                        <m:t>1</m:t>
                      </w:ins>
                    </m:r>
                  </m:sub>
                </m:sSub>
                <m:r>
                  <w:ins w:id="572" w:author="Nobu Masaki" w:date="2025-09-17T16:25:00Z" w16du:dateUtc="2025-09-17T23:25:00Z">
                    <w:rPr>
                      <w:rFonts w:ascii="Cambria Math" w:hAnsi="Cambria Math"/>
                    </w:rPr>
                    <m:t>=0.005</m:t>
                  </w:ins>
                </m:r>
              </m:oMath>
            </m:oMathPara>
          </w:p>
        </w:tc>
        <w:tc>
          <w:tcPr>
            <w:tcW w:w="2520" w:type="dxa"/>
            <w:tcPrChange w:id="573" w:author="Nobu Masaki" w:date="2025-09-19T12:09:00Z" w16du:dateUtc="2025-09-19T19:09:00Z">
              <w:tcPr>
                <w:tcW w:w="2880" w:type="dxa"/>
                <w:gridSpan w:val="2"/>
              </w:tcPr>
            </w:tcPrChange>
          </w:tcPr>
          <w:p w14:paraId="3F1127EE" w14:textId="77777777" w:rsidR="00003B86" w:rsidRPr="006F4DA2" w:rsidRDefault="00003B86">
            <w:pPr>
              <w:jc w:val="center"/>
              <w:rPr>
                <w:ins w:id="574" w:author="Nobu Masaki" w:date="2025-09-17T16:25:00Z" w16du:dateUtc="2025-09-17T23:25:00Z"/>
              </w:rPr>
              <w:pPrChange w:id="575" w:author="Nobu Masaki" w:date="2025-09-08T12:12:00Z" w16du:dateUtc="2025-09-08T19:12:00Z">
                <w:pPr/>
              </w:pPrChange>
            </w:pPr>
            <w:ins w:id="576" w:author="Nobu Masaki" w:date="2025-09-17T16:25:00Z" w16du:dateUtc="2025-09-17T23:25:00Z">
              <w:r>
                <w:t>21</w:t>
              </w:r>
            </w:ins>
          </w:p>
        </w:tc>
      </w:tr>
      <w:tr w:rsidR="00003B86" w:rsidRPr="006F4DA2" w14:paraId="218CBC5A" w14:textId="77777777" w:rsidTr="0095035F">
        <w:trPr>
          <w:trHeight w:val="278"/>
          <w:ins w:id="577" w:author="Nobu Masaki" w:date="2025-09-17T16:25:00Z"/>
        </w:trPr>
        <w:tc>
          <w:tcPr>
            <w:tcW w:w="2695" w:type="dxa"/>
            <w:tcPrChange w:id="578" w:author="Nobu Masaki" w:date="2025-09-19T12:09:00Z" w16du:dateUtc="2025-09-19T19:09:00Z">
              <w:tcPr>
                <w:tcW w:w="2695" w:type="dxa"/>
              </w:tcPr>
            </w:tcPrChange>
          </w:tcPr>
          <w:p w14:paraId="73EC8D2A" w14:textId="77777777" w:rsidR="00003B86" w:rsidRDefault="00003B86">
            <w:pPr>
              <w:jc w:val="center"/>
              <w:rPr>
                <w:ins w:id="579" w:author="Nobu Masaki" w:date="2025-09-17T16:25:00Z" w16du:dateUtc="2025-09-17T23:25:00Z"/>
              </w:rPr>
              <w:pPrChange w:id="580" w:author="Nobu Masaki" w:date="2025-09-08T12:12:00Z" w16du:dateUtc="2025-09-08T19:12:00Z">
                <w:pPr/>
              </w:pPrChange>
            </w:pPr>
            <w:ins w:id="581" w:author="Nobu Masaki" w:date="2025-09-17T16:25:00Z" w16du:dateUtc="2025-09-17T23:25:00Z">
              <w:r>
                <w:t>Mixture of geometric</w:t>
              </w:r>
            </w:ins>
          </w:p>
        </w:tc>
        <w:tc>
          <w:tcPr>
            <w:tcW w:w="4140" w:type="dxa"/>
            <w:tcPrChange w:id="582" w:author="Nobu Masaki" w:date="2025-09-19T12:09:00Z" w16du:dateUtc="2025-09-19T19:09:00Z">
              <w:tcPr>
                <w:tcW w:w="4140" w:type="dxa"/>
              </w:tcPr>
            </w:tcPrChange>
          </w:tcPr>
          <w:p w14:paraId="54F06B22" w14:textId="77777777" w:rsidR="00003B86" w:rsidRPr="006F4DA2" w:rsidRDefault="00000000">
            <w:pPr>
              <w:jc w:val="center"/>
              <w:rPr>
                <w:ins w:id="583" w:author="Nobu Masaki" w:date="2025-09-17T16:25:00Z" w16du:dateUtc="2025-09-17T23:25:00Z"/>
              </w:rPr>
              <w:pPrChange w:id="584" w:author="Nobu Masaki" w:date="2025-09-08T12:12:00Z" w16du:dateUtc="2025-09-08T19:12:00Z">
                <w:pPr/>
              </w:pPrChange>
            </w:pPr>
            <m:oMathPara>
              <m:oMath>
                <m:sSub>
                  <m:sSubPr>
                    <m:ctrlPr>
                      <w:ins w:id="585" w:author="Nobu Masaki" w:date="2025-09-17T16:25:00Z" w16du:dateUtc="2025-09-17T23:25:00Z">
                        <w:rPr>
                          <w:rFonts w:ascii="Cambria Math" w:hAnsi="Cambria Math"/>
                          <w:i/>
                        </w:rPr>
                      </w:ins>
                    </m:ctrlPr>
                  </m:sSubPr>
                  <m:e>
                    <m:r>
                      <w:ins w:id="586" w:author="Nobu Masaki" w:date="2025-09-17T16:25:00Z" w16du:dateUtc="2025-09-17T23:25:00Z">
                        <w:rPr>
                          <w:rFonts w:ascii="Cambria Math" w:hAnsi="Cambria Math"/>
                        </w:rPr>
                        <m:t>ϕ</m:t>
                      </w:ins>
                    </m:r>
                  </m:e>
                  <m:sub>
                    <m:r>
                      <w:ins w:id="587" w:author="Nobu Masaki" w:date="2025-09-17T16:25:00Z" w16du:dateUtc="2025-09-17T23:25:00Z">
                        <w:rPr>
                          <w:rFonts w:ascii="Cambria Math" w:hAnsi="Cambria Math"/>
                        </w:rPr>
                        <m:t>1</m:t>
                      </w:ins>
                    </m:r>
                  </m:sub>
                </m:sSub>
                <m:r>
                  <w:ins w:id="588" w:author="Nobu Masaki" w:date="2025-09-17T16:25:00Z" w16du:dateUtc="2025-09-17T23:25:00Z">
                    <w:rPr>
                      <w:rFonts w:ascii="Cambria Math" w:hAnsi="Cambria Math"/>
                    </w:rPr>
                    <m:t xml:space="preserve">=700, </m:t>
                  </w:ins>
                </m:r>
                <m:sSub>
                  <m:sSubPr>
                    <m:ctrlPr>
                      <w:ins w:id="589" w:author="Nobu Masaki" w:date="2025-09-17T16:25:00Z" w16du:dateUtc="2025-09-17T23:25:00Z">
                        <w:rPr>
                          <w:rFonts w:ascii="Cambria Math" w:hAnsi="Cambria Math"/>
                          <w:i/>
                        </w:rPr>
                      </w:ins>
                    </m:ctrlPr>
                  </m:sSubPr>
                  <m:e>
                    <m:r>
                      <w:ins w:id="590" w:author="Nobu Masaki" w:date="2025-09-17T16:25:00Z" w16du:dateUtc="2025-09-17T23:25:00Z">
                        <w:rPr>
                          <w:rFonts w:ascii="Cambria Math" w:hAnsi="Cambria Math"/>
                        </w:rPr>
                        <m:t>ϕ</m:t>
                      </w:ins>
                    </m:r>
                  </m:e>
                  <m:sub>
                    <m:r>
                      <w:ins w:id="591" w:author="Nobu Masaki" w:date="2025-09-17T16:25:00Z" w16du:dateUtc="2025-09-17T23:25:00Z">
                        <w:rPr>
                          <w:rFonts w:ascii="Cambria Math" w:hAnsi="Cambria Math"/>
                        </w:rPr>
                        <m:t>2</m:t>
                      </w:ins>
                    </m:r>
                  </m:sub>
                </m:sSub>
                <m:r>
                  <w:ins w:id="592" w:author="Nobu Masaki" w:date="2025-09-17T16:25:00Z" w16du:dateUtc="2025-09-17T23:25:00Z">
                    <w:rPr>
                      <w:rFonts w:ascii="Cambria Math" w:hAnsi="Cambria Math"/>
                    </w:rPr>
                    <m:t xml:space="preserve">=68.4, </m:t>
                  </w:ins>
                </m:r>
                <m:sSub>
                  <m:sSubPr>
                    <m:ctrlPr>
                      <w:ins w:id="593" w:author="Nobu Masaki" w:date="2025-09-17T16:25:00Z" w16du:dateUtc="2025-09-17T23:25:00Z">
                        <w:rPr>
                          <w:rFonts w:ascii="Cambria Math" w:hAnsi="Cambria Math"/>
                          <w:i/>
                        </w:rPr>
                      </w:ins>
                    </m:ctrlPr>
                  </m:sSubPr>
                  <m:e>
                    <m:r>
                      <w:ins w:id="594" w:author="Nobu Masaki" w:date="2025-09-17T16:25:00Z" w16du:dateUtc="2025-09-17T23:25:00Z">
                        <w:rPr>
                          <w:rFonts w:ascii="Cambria Math" w:hAnsi="Cambria Math"/>
                        </w:rPr>
                        <m:t>w</m:t>
                      </w:ins>
                    </m:r>
                  </m:e>
                  <m:sub>
                    <m:r>
                      <w:ins w:id="595" w:author="Nobu Masaki" w:date="2025-09-17T16:25:00Z" w16du:dateUtc="2025-09-17T23:25:00Z">
                        <w:rPr>
                          <w:rFonts w:ascii="Cambria Math" w:hAnsi="Cambria Math"/>
                        </w:rPr>
                        <m:t>1</m:t>
                      </w:ins>
                    </m:r>
                  </m:sub>
                </m:sSub>
                <m:r>
                  <w:ins w:id="596" w:author="Nobu Masaki" w:date="2025-09-17T16:25:00Z" w16du:dateUtc="2025-09-17T23:25:00Z">
                    <w:rPr>
                      <w:rFonts w:ascii="Cambria Math" w:hAnsi="Cambria Math"/>
                    </w:rPr>
                    <m:t>=0.05</m:t>
                  </w:ins>
                </m:r>
              </m:oMath>
            </m:oMathPara>
          </w:p>
        </w:tc>
        <w:tc>
          <w:tcPr>
            <w:tcW w:w="2520" w:type="dxa"/>
            <w:tcPrChange w:id="597" w:author="Nobu Masaki" w:date="2025-09-19T12:09:00Z" w16du:dateUtc="2025-09-19T19:09:00Z">
              <w:tcPr>
                <w:tcW w:w="2880" w:type="dxa"/>
                <w:gridSpan w:val="2"/>
              </w:tcPr>
            </w:tcPrChange>
          </w:tcPr>
          <w:p w14:paraId="264AE054" w14:textId="77777777" w:rsidR="00003B86" w:rsidRPr="006F4DA2" w:rsidRDefault="00003B86">
            <w:pPr>
              <w:jc w:val="center"/>
              <w:rPr>
                <w:ins w:id="598" w:author="Nobu Masaki" w:date="2025-09-17T16:25:00Z" w16du:dateUtc="2025-09-17T23:25:00Z"/>
              </w:rPr>
              <w:pPrChange w:id="599" w:author="Nobu Masaki" w:date="2025-09-08T12:12:00Z" w16du:dateUtc="2025-09-08T19:12:00Z">
                <w:pPr/>
              </w:pPrChange>
            </w:pPr>
            <w:ins w:id="600" w:author="Nobu Masaki" w:date="2025-09-17T16:25:00Z" w16du:dateUtc="2025-09-17T23:25:00Z">
              <w:r>
                <w:t>100</w:t>
              </w:r>
            </w:ins>
          </w:p>
        </w:tc>
      </w:tr>
    </w:tbl>
    <w:p w14:paraId="7834BBEA" w14:textId="362707E0" w:rsidR="00DE205E" w:rsidDel="00D64B2B" w:rsidRDefault="00003B86" w:rsidP="00144731">
      <w:pPr>
        <w:rPr>
          <w:del w:id="601" w:author="Nobu Masaki" w:date="2025-09-17T16:24:00Z" w16du:dateUtc="2025-09-17T23:24:00Z"/>
          <w:rFonts w:ascii="Calibri" w:hAnsi="Calibri" w:cs="Calibri"/>
          <w:b/>
          <w:bCs/>
          <w:iCs/>
          <w:szCs w:val="22"/>
        </w:rPr>
      </w:pPr>
      <w:ins w:id="602" w:author="Nobu Masaki" w:date="2025-09-17T16:27:00Z" w16du:dateUtc="2025-09-17T23:27:00Z">
        <w:r>
          <w:rPr>
            <w:rFonts w:ascii="Calibri" w:hAnsi="Calibri" w:cs="Calibri"/>
            <w:b/>
            <w:bCs/>
            <w:szCs w:val="22"/>
          </w:rPr>
          <w:t>Table 1</w:t>
        </w:r>
        <w:r w:rsidRPr="00C10536">
          <w:rPr>
            <w:rFonts w:ascii="Calibri" w:hAnsi="Calibri" w:cs="Calibri"/>
            <w:b/>
            <w:bCs/>
            <w:szCs w:val="22"/>
          </w:rPr>
          <w:t>.</w:t>
        </w:r>
        <w:r w:rsidRPr="00C10536">
          <w:rPr>
            <w:rFonts w:ascii="Calibri" w:hAnsi="Calibri" w:cs="Calibri"/>
            <w:b/>
            <w:bCs/>
            <w:iCs/>
            <w:szCs w:val="22"/>
          </w:rPr>
          <w:t xml:space="preserve"> </w:t>
        </w:r>
      </w:ins>
      <w:ins w:id="603" w:author="Nobu Masaki" w:date="2025-09-17T16:29:00Z" w16du:dateUtc="2025-09-17T23:29:00Z">
        <w:r w:rsidR="00144731">
          <w:rPr>
            <w:rFonts w:ascii="Calibri" w:hAnsi="Calibri" w:cs="Calibri"/>
            <w:b/>
            <w:bCs/>
            <w:iCs/>
            <w:szCs w:val="22"/>
          </w:rPr>
          <w:t>Summary of distributions and parameter values used to simulate gene conversion tract lengths.</w:t>
        </w:r>
      </w:ins>
    </w:p>
    <w:p w14:paraId="0CE06148" w14:textId="77777777" w:rsidR="00D64B2B" w:rsidRPr="00D64B2B" w:rsidRDefault="00D64B2B" w:rsidP="00144731">
      <w:pPr>
        <w:rPr>
          <w:ins w:id="604" w:author="Nobu Masaki" w:date="2025-09-17T16:32:00Z" w16du:dateUtc="2025-09-17T23:32:00Z"/>
          <w:rFonts w:ascii="Calibri" w:hAnsi="Calibri" w:cs="Calibri"/>
          <w:iCs/>
          <w:szCs w:val="22"/>
          <w:rPrChange w:id="605" w:author="Nobu Masaki" w:date="2025-09-17T16:32:00Z" w16du:dateUtc="2025-09-17T23:32:00Z">
            <w:rPr>
              <w:ins w:id="606" w:author="Nobu Masaki" w:date="2025-09-17T16:32:00Z" w16du:dateUtc="2025-09-17T23:32:00Z"/>
              <w:rFonts w:ascii="Calibri" w:hAnsi="Calibri" w:cs="Calibri"/>
              <w:b/>
              <w:bCs/>
              <w:iCs/>
              <w:szCs w:val="22"/>
            </w:rPr>
          </w:rPrChange>
        </w:rPr>
      </w:pPr>
    </w:p>
    <w:p w14:paraId="21972438" w14:textId="62F5F213" w:rsidR="00E6457D" w:rsidRDefault="00D64B2B" w:rsidP="00D64B2B">
      <w:pPr>
        <w:rPr>
          <w:ins w:id="607" w:author="Nobu Masaki" w:date="2025-09-19T12:20:00Z" w16du:dateUtc="2025-09-19T19:20:00Z"/>
        </w:rPr>
      </w:pPr>
      <w:ins w:id="608" w:author="Nobu Masaki" w:date="2025-09-17T16:34:00Z" w16du:dateUtc="2025-09-17T23:34:00Z">
        <w:r w:rsidRPr="00C10536">
          <w:t xml:space="preserve">Recall that in the previous coalescent simulation, we generated 20 regions of length 10 Mb for 125,000 individuals. In this simulation study, we generate observed tract lengths by simulating gene conversion tracts on the first region (of the 20 regions) from the previous coalescent simulation. </w:t>
        </w:r>
      </w:ins>
    </w:p>
    <w:p w14:paraId="2B2C90FB" w14:textId="38CE7286" w:rsidR="00E6457D" w:rsidRDefault="00E6457D" w:rsidP="00D64B2B">
      <w:pPr>
        <w:rPr>
          <w:ins w:id="609" w:author="Nobu Masaki" w:date="2025-09-19T12:21:00Z" w16du:dateUtc="2025-09-19T19:21:00Z"/>
        </w:rPr>
      </w:pPr>
      <w:ins w:id="610" w:author="Nobu Masaki" w:date="2025-09-19T12:20:00Z" w16du:dateUtc="2025-09-19T19:20:00Z">
        <w:r>
          <w:t>W</w:t>
        </w:r>
        <w:r w:rsidRPr="00C10536">
          <w:t>e first sample 10</w:t>
        </w:r>
        <w:r>
          <w:t>,</w:t>
        </w:r>
        <w:r w:rsidRPr="00C10536">
          <w:t>0</w:t>
        </w:r>
        <w:r>
          <w:t>00</w:t>
        </w:r>
        <w:r w:rsidRPr="00C10536">
          <w:t xml:space="preserve"> individuals with replacement from the 125,000 individuals</w:t>
        </w:r>
      </w:ins>
      <w:ins w:id="611" w:author="Nobu Masaki" w:date="2025-09-19T12:21:00Z" w16du:dateUtc="2025-09-19T19:21:00Z">
        <w:r>
          <w:t xml:space="preserve">. We simulate 100 gene conversion tracts on each resampled </w:t>
        </w:r>
      </w:ins>
      <w:ins w:id="612" w:author="Nobu Masaki" w:date="2025-09-19T12:24:00Z" w16du:dateUtc="2025-09-19T19:24:00Z">
        <w:r w:rsidR="00A80088">
          <w:t>individual</w:t>
        </w:r>
      </w:ins>
      <w:ins w:id="613" w:author="Nobu Masaki" w:date="2025-09-19T12:21:00Z" w16du:dateUtc="2025-09-19T19:21:00Z">
        <w:r>
          <w:t xml:space="preserve"> using the following steps:</w:t>
        </w:r>
      </w:ins>
    </w:p>
    <w:p w14:paraId="2BC1371A" w14:textId="4CC9A054" w:rsidR="00D64B2B" w:rsidRPr="00C10536" w:rsidRDefault="00D64B2B" w:rsidP="00D64B2B">
      <w:pPr>
        <w:pStyle w:val="ListParagraph"/>
        <w:numPr>
          <w:ilvl w:val="0"/>
          <w:numId w:val="18"/>
        </w:numPr>
        <w:rPr>
          <w:ins w:id="614" w:author="Nobu Masaki" w:date="2025-09-17T16:35:00Z" w16du:dateUtc="2025-09-17T23:35:00Z"/>
        </w:rPr>
      </w:pPr>
      <w:ins w:id="615" w:author="Nobu Masaki" w:date="2025-09-17T16:35:00Z" w16du:dateUtc="2025-09-17T23:35:00Z">
        <w:r w:rsidRPr="00C10536">
          <w:t xml:space="preserve">We randomly select a starting position for </w:t>
        </w:r>
      </w:ins>
      <w:ins w:id="616" w:author="Nobu Masaki" w:date="2025-09-19T12:23:00Z" w16du:dateUtc="2025-09-19T19:23:00Z">
        <w:r w:rsidR="00F37A40">
          <w:t>each of the</w:t>
        </w:r>
      </w:ins>
      <w:ins w:id="617" w:author="Nobu Masaki" w:date="2025-09-17T16:35:00Z" w16du:dateUtc="2025-09-17T23:35:00Z">
        <w:r w:rsidRPr="00C10536">
          <w:t xml:space="preserve"> </w:t>
        </w:r>
      </w:ins>
      <w:ins w:id="618" w:author="Nobu Masaki" w:date="2025-09-19T12:22:00Z" w16du:dateUtc="2025-09-19T19:22:00Z">
        <w:r w:rsidR="00E6457D">
          <w:t xml:space="preserve">100 </w:t>
        </w:r>
      </w:ins>
      <w:ins w:id="619" w:author="Nobu Masaki" w:date="2025-09-17T16:35:00Z" w16du:dateUtc="2025-09-17T23:35:00Z">
        <w:r w:rsidRPr="00C10536">
          <w:t>gene conversion tract</w:t>
        </w:r>
      </w:ins>
      <w:ins w:id="620" w:author="Nobu Masaki" w:date="2025-09-19T12:22:00Z" w16du:dateUtc="2025-09-19T19:22:00Z">
        <w:r w:rsidR="00E6457D">
          <w:t>s</w:t>
        </w:r>
      </w:ins>
      <w:ins w:id="621" w:author="Nobu Masaki" w:date="2025-09-17T16:35:00Z" w16du:dateUtc="2025-09-17T23:35:00Z">
        <w:r w:rsidRPr="00C10536">
          <w:t>, chosen uniformly across the 10 Mb region.</w:t>
        </w:r>
      </w:ins>
    </w:p>
    <w:p w14:paraId="2E6BB364" w14:textId="0CD7EA5A" w:rsidR="00D64B2B" w:rsidRPr="00C10536" w:rsidRDefault="00D64B2B" w:rsidP="00D64B2B">
      <w:pPr>
        <w:pStyle w:val="ListParagraph"/>
        <w:numPr>
          <w:ilvl w:val="0"/>
          <w:numId w:val="18"/>
        </w:numPr>
        <w:rPr>
          <w:ins w:id="622" w:author="Nobu Masaki" w:date="2025-09-17T16:35:00Z" w16du:dateUtc="2025-09-17T23:35:00Z"/>
        </w:rPr>
      </w:pPr>
      <w:ins w:id="623" w:author="Nobu Masaki" w:date="2025-09-17T16:35:00Z" w16du:dateUtc="2025-09-17T23:35:00Z">
        <w:r w:rsidRPr="00C10536">
          <w:t xml:space="preserve">We draw the length of </w:t>
        </w:r>
      </w:ins>
      <w:ins w:id="624" w:author="Nobu Masaki" w:date="2025-09-19T12:23:00Z" w16du:dateUtc="2025-09-19T19:23:00Z">
        <w:r w:rsidR="000D1D46">
          <w:t>each</w:t>
        </w:r>
      </w:ins>
      <w:ins w:id="625" w:author="Nobu Masaki" w:date="2025-09-17T16:35:00Z" w16du:dateUtc="2025-09-17T23:35:00Z">
        <w:r w:rsidRPr="00C10536">
          <w:t xml:space="preserve"> gene conversion tract from one of the </w:t>
        </w:r>
      </w:ins>
      <w:ins w:id="626" w:author="Nobu Masaki" w:date="2025-09-19T12:24:00Z" w16du:dateUtc="2025-09-19T19:24:00Z">
        <w:r w:rsidR="005845F0">
          <w:t>ten</w:t>
        </w:r>
      </w:ins>
      <w:ins w:id="627" w:author="Nobu Masaki" w:date="2025-09-17T16:35:00Z" w16du:dateUtc="2025-09-17T23:35:00Z">
        <w:r w:rsidRPr="00C10536">
          <w:t xml:space="preserve"> distributions</w:t>
        </w:r>
      </w:ins>
      <w:ins w:id="628" w:author="Nobu Masaki" w:date="2025-09-19T12:24:00Z" w16du:dateUtc="2025-09-19T19:24:00Z">
        <w:r w:rsidR="005845F0">
          <w:t xml:space="preserve"> in Table 1</w:t>
        </w:r>
      </w:ins>
      <w:ins w:id="629" w:author="Nobu Masaki" w:date="2025-09-17T16:35:00Z" w16du:dateUtc="2025-09-17T23:35:00Z">
        <w:r w:rsidRPr="00C10536">
          <w:t>.</w:t>
        </w:r>
      </w:ins>
    </w:p>
    <w:p w14:paraId="74CDE016" w14:textId="577451FD" w:rsidR="00D64B2B" w:rsidRPr="00C10536" w:rsidRDefault="00D64B2B" w:rsidP="00D64B2B">
      <w:pPr>
        <w:pStyle w:val="ListParagraph"/>
        <w:numPr>
          <w:ilvl w:val="0"/>
          <w:numId w:val="18"/>
        </w:numPr>
        <w:rPr>
          <w:ins w:id="630" w:author="Nobu Masaki" w:date="2025-09-17T16:35:00Z" w16du:dateUtc="2025-09-17T23:35:00Z"/>
        </w:rPr>
      </w:pPr>
      <w:ins w:id="631" w:author="Nobu Masaki" w:date="2025-09-17T16:35:00Z" w16du:dateUtc="2025-09-17T23:35:00Z">
        <w:r w:rsidRPr="00C10536">
          <w:t xml:space="preserve">We determine the observed tract length </w:t>
        </w:r>
      </w:ins>
      <w:ins w:id="632" w:author="Nobu Masaki" w:date="2025-09-19T12:24:00Z" w16du:dateUtc="2025-09-19T19:24:00Z">
        <w:r w:rsidR="00A80088">
          <w:t xml:space="preserve">for each gene conversion tract </w:t>
        </w:r>
      </w:ins>
      <w:ins w:id="633" w:author="Nobu Masaki" w:date="2025-09-17T16:35:00Z" w16du:dateUtc="2025-09-17T23:35:00Z">
        <w:r w:rsidRPr="00C10536">
          <w:t xml:space="preserve">as the length spanning the </w:t>
        </w:r>
      </w:ins>
      <w:ins w:id="634" w:author="Nobu Masaki" w:date="2025-09-19T12:24:00Z" w16du:dateUtc="2025-09-19T19:24:00Z">
        <w:r w:rsidR="00583E4A">
          <w:t>outermost</w:t>
        </w:r>
      </w:ins>
      <w:ins w:id="635" w:author="Nobu Masaki" w:date="2025-09-17T16:35:00Z" w16du:dateUtc="2025-09-17T23:35:00Z">
        <w:r w:rsidRPr="00C10536">
          <w:t xml:space="preserve"> heterozygous markers within the simulated gene conversion tract.</w:t>
        </w:r>
      </w:ins>
    </w:p>
    <w:p w14:paraId="29533C3A" w14:textId="2183DBE5" w:rsidR="000A3CA6" w:rsidRDefault="00D64B2B" w:rsidP="000A3CA6">
      <w:pPr>
        <w:rPr>
          <w:ins w:id="636" w:author="Nobu Masaki" w:date="2025-09-20T14:40:00Z" w16du:dateUtc="2025-09-20T21:40:00Z"/>
        </w:rPr>
      </w:pPr>
      <w:ins w:id="637" w:author="Nobu Masaki" w:date="2025-09-17T16:35:00Z" w16du:dateUtc="2025-09-17T23:35:00Z">
        <w:r w:rsidRPr="00C10536">
          <w:t>This procedure results in 1</w:t>
        </w:r>
      </w:ins>
      <w:ins w:id="638" w:author="Nobu Masaki" w:date="2025-09-19T12:25:00Z" w16du:dateUtc="2025-09-19T19:25:00Z">
        <w:r w:rsidR="00CF49F0">
          <w:t>,</w:t>
        </w:r>
      </w:ins>
      <w:ins w:id="639" w:author="Nobu Masaki" w:date="2025-09-17T16:35:00Z" w16du:dateUtc="2025-09-17T23:35:00Z">
        <w:r w:rsidRPr="00C10536">
          <w:t>000</w:t>
        </w:r>
      </w:ins>
      <w:ins w:id="640" w:author="Nobu Masaki" w:date="2025-09-19T12:25:00Z" w16du:dateUtc="2025-09-19T19:25:00Z">
        <w:r w:rsidR="00CF49F0">
          <w:t>,</w:t>
        </w:r>
      </w:ins>
      <w:ins w:id="641" w:author="Nobu Masaki" w:date="2025-09-17T16:35:00Z" w16du:dateUtc="2025-09-17T23:35:00Z">
        <w:r w:rsidRPr="00C10536">
          <w:t>00</w:t>
        </w:r>
      </w:ins>
      <w:ins w:id="642" w:author="Nobu Masaki" w:date="2025-09-19T12:25:00Z" w16du:dateUtc="2025-09-19T19:25:00Z">
        <w:r w:rsidR="00CF49F0">
          <w:t>0</w:t>
        </w:r>
      </w:ins>
      <w:ins w:id="643" w:author="Nobu Masaki" w:date="2025-09-17T16:35:00Z" w16du:dateUtc="2025-09-17T23:35:00Z">
        <w:r w:rsidRPr="00C10536">
          <w:t xml:space="preserve"> observed tract lengths, </w:t>
        </w:r>
      </w:ins>
      <w:ins w:id="644" w:author="Nobu Masaki" w:date="2025-09-20T16:32:00Z" w16du:dateUtc="2025-09-20T23:32:00Z">
        <w:r w:rsidR="009C34AB">
          <w:t xml:space="preserve">most of which are </w:t>
        </w:r>
        <w:r w:rsidR="004970F9">
          <w:t>unobservable</w:t>
        </w:r>
      </w:ins>
      <w:ins w:id="645" w:author="Nobu Masaki" w:date="2025-09-17T16:35:00Z" w16du:dateUtc="2025-09-17T23:35:00Z">
        <w:r w:rsidRPr="00C10536">
          <w:rPr>
            <w:rFonts w:ascii="-webkit-standard" w:hAnsi="-webkit-standard"/>
            <w:color w:val="000000"/>
            <w:sz w:val="27"/>
            <w:szCs w:val="27"/>
          </w:rPr>
          <w:t xml:space="preserve"> </w:t>
        </w:r>
        <w:r w:rsidRPr="00C10536">
          <w:t xml:space="preserve">due to the absence of heterozygous markers within the corresponding gene conversion tracts. For each of the </w:t>
        </w:r>
      </w:ins>
      <w:ins w:id="646" w:author="Nobu Masaki" w:date="2025-09-19T12:25:00Z" w16du:dateUtc="2025-09-19T19:25:00Z">
        <w:r w:rsidR="00A9205D">
          <w:t>ten</w:t>
        </w:r>
      </w:ins>
      <w:ins w:id="647" w:author="Nobu Masaki" w:date="2025-09-17T16:35:00Z" w16du:dateUtc="2025-09-17T23:35:00Z">
        <w:r w:rsidRPr="00C10536">
          <w:t xml:space="preserve"> distributions listed </w:t>
        </w:r>
      </w:ins>
      <w:ins w:id="648" w:author="Nobu Masaki" w:date="2025-09-19T12:25:00Z" w16du:dateUtc="2025-09-19T19:25:00Z">
        <w:r w:rsidR="00A9205D">
          <w:t>in Table 1</w:t>
        </w:r>
      </w:ins>
      <w:ins w:id="649" w:author="Nobu Masaki" w:date="2025-09-17T16:35:00Z" w16du:dateUtc="2025-09-17T23:35:00Z">
        <w:r w:rsidRPr="00C10536">
          <w:t>, we repeat this procedure</w:t>
        </w:r>
      </w:ins>
      <w:ins w:id="650" w:author="Nobu Masaki" w:date="2025-09-22T17:51:00Z" w16du:dateUtc="2025-09-23T00:51:00Z">
        <w:r w:rsidR="005F1E83">
          <w:t xml:space="preserve"> (sampling individuals and sampling tracts on each individual)</w:t>
        </w:r>
      </w:ins>
      <w:ins w:id="651" w:author="Nobu Masaki" w:date="2025-09-17T16:35:00Z" w16du:dateUtc="2025-09-17T23:35:00Z">
        <w:r w:rsidRPr="00C10536">
          <w:t xml:space="preserve"> to obtain 100 sets of </w:t>
        </w:r>
      </w:ins>
      <w:ins w:id="652" w:author="Nobu Masaki" w:date="2025-09-20T14:32:00Z" w16du:dateUtc="2025-09-20T21:32:00Z">
        <w:r w:rsidR="00784807" w:rsidRPr="00C10536">
          <w:t>1</w:t>
        </w:r>
        <w:r w:rsidR="00784807">
          <w:t>,</w:t>
        </w:r>
        <w:r w:rsidR="00784807" w:rsidRPr="00C10536">
          <w:t>000</w:t>
        </w:r>
        <w:r w:rsidR="00784807">
          <w:t>,</w:t>
        </w:r>
        <w:r w:rsidR="00784807" w:rsidRPr="00C10536">
          <w:t>00</w:t>
        </w:r>
        <w:r w:rsidR="00784807">
          <w:t>0</w:t>
        </w:r>
        <w:r w:rsidR="00784807" w:rsidRPr="00C10536">
          <w:t xml:space="preserve"> </w:t>
        </w:r>
      </w:ins>
      <w:ins w:id="653" w:author="Nobu Masaki" w:date="2025-09-17T16:35:00Z" w16du:dateUtc="2025-09-17T23:35:00Z">
        <w:r w:rsidRPr="00C10536">
          <w:t xml:space="preserve">observed tract lengths. Then, we </w:t>
        </w:r>
      </w:ins>
      <w:ins w:id="654" w:author="Nobu Masaki" w:date="2025-09-20T14:33:00Z" w16du:dateUtc="2025-09-20T21:33:00Z">
        <w:r w:rsidR="00385996">
          <w:t xml:space="preserve">apply our method </w:t>
        </w:r>
      </w:ins>
      <w:ins w:id="655" w:author="Nobu Masaki" w:date="2025-09-20T14:34:00Z" w16du:dateUtc="2025-09-20T21:34:00Z">
        <w:r w:rsidR="00385996">
          <w:t>on</w:t>
        </w:r>
      </w:ins>
      <w:ins w:id="656" w:author="Nobu Masaki" w:date="2025-09-20T14:33:00Z" w16du:dateUtc="2025-09-20T21:33:00Z">
        <w:r w:rsidR="00385996">
          <w:t xml:space="preserve"> each set </w:t>
        </w:r>
      </w:ins>
      <w:ins w:id="657" w:author="Nobu Masaki" w:date="2025-09-20T14:34:00Z" w16du:dateUtc="2025-09-20T21:34:00Z">
        <w:r w:rsidR="00385996">
          <w:t xml:space="preserve">to </w:t>
        </w:r>
      </w:ins>
      <w:ins w:id="658" w:author="Nobu Masaki" w:date="2025-09-20T14:33:00Z" w16du:dateUtc="2025-09-20T21:33:00Z">
        <w:r w:rsidR="00385996">
          <w:t xml:space="preserve">estimate the mean tract length </w:t>
        </w:r>
      </w:ins>
      <m:oMath>
        <m:r>
          <w:ins w:id="659" w:author="Nobu Masaki" w:date="2025-09-20T14:33:00Z" w16du:dateUtc="2025-09-20T21:33:00Z">
            <w:rPr>
              <w:rFonts w:ascii="Cambria Math" w:hAnsi="Cambria Math"/>
            </w:rPr>
            <m:t>ϕ</m:t>
          </w:ins>
        </m:r>
      </m:oMath>
      <w:ins w:id="660" w:author="Nobu Masaki" w:date="2025-09-20T14:34:00Z" w16du:dateUtc="2025-09-20T21:34:00Z">
        <w:r w:rsidR="00385996">
          <w:t xml:space="preserve">. We use all three </w:t>
        </w:r>
      </w:ins>
      <w:ins w:id="661" w:author="Nobu Masaki" w:date="2025-09-20T14:35:00Z" w16du:dateUtc="2025-09-20T21:35:00Z">
        <w:r w:rsidR="00385996">
          <w:t>distributions of</w:t>
        </w:r>
      </w:ins>
      <w:ins w:id="662" w:author="Nobu Masaki" w:date="2025-09-20T14:52:00Z" w16du:dateUtc="2025-09-20T21:52:00Z">
        <w:r w:rsidR="000D3B47">
          <w:t xml:space="preserve"> the true tract length</w:t>
        </w:r>
      </w:ins>
      <w:ins w:id="663" w:author="Nobu Masaki" w:date="2025-09-20T14:35:00Z" w16du:dateUtc="2025-09-20T21:35:00Z">
        <w:r w:rsidR="00385996">
          <w:t xml:space="preserve"> </w:t>
        </w:r>
      </w:ins>
      <m:oMath>
        <m:r>
          <w:ins w:id="664" w:author="Nobu Masaki" w:date="2025-09-20T14:35:00Z" w16du:dateUtc="2025-09-20T21:35:00Z">
            <w:rPr>
              <w:rFonts w:ascii="Cambria Math" w:hAnsi="Cambria Math"/>
            </w:rPr>
            <m:t>N</m:t>
          </w:ins>
        </m:r>
      </m:oMath>
      <w:ins w:id="665" w:author="Nobu Masaki" w:date="2025-09-20T14:35:00Z" w16du:dateUtc="2025-09-20T21:35:00Z">
        <w:r w:rsidR="00385996">
          <w:t xml:space="preserve"> to fit our model</w:t>
        </w:r>
      </w:ins>
      <w:ins w:id="666" w:author="Nobu Masaki" w:date="2025-09-20T14:34:00Z" w16du:dateUtc="2025-09-20T21:34:00Z">
        <w:r w:rsidR="00385996">
          <w:t xml:space="preserve"> </w:t>
        </w:r>
      </w:ins>
      <w:ins w:id="667" w:author="Nobu Masaki" w:date="2025-09-17T16:35:00Z" w16du:dateUtc="2025-09-17T23:35:00Z">
        <w:r w:rsidRPr="00C10536">
          <w:t xml:space="preserve">(geometric, sum of two geometric random variables, and a mixture of two geometric components). </w:t>
        </w:r>
      </w:ins>
    </w:p>
    <w:p w14:paraId="191AA740" w14:textId="3760B3D3" w:rsidR="00D64B2B" w:rsidRPr="00C10536" w:rsidRDefault="000A3CA6" w:rsidP="000A3CA6">
      <w:pPr>
        <w:rPr>
          <w:ins w:id="668" w:author="Nobu Masaki" w:date="2025-09-17T16:35:00Z" w16du:dateUtc="2025-09-17T23:35:00Z"/>
        </w:rPr>
      </w:pPr>
      <w:ins w:id="669" w:author="Nobu Masaki" w:date="2025-09-20T14:36:00Z" w16du:dateUtc="2025-09-20T21:36:00Z">
        <w:r>
          <w:lastRenderedPageBreak/>
          <w:t xml:space="preserve">The number of observed tract lengths </w:t>
        </w:r>
      </w:ins>
      <w:ins w:id="670" w:author="Nobu Masaki" w:date="2025-09-20T14:39:00Z" w16du:dateUtc="2025-09-20T21:39:00Z">
        <w:r>
          <w:t>between 2 and 1,500 bp differs for each set.</w:t>
        </w:r>
      </w:ins>
      <w:ins w:id="671" w:author="Nobu Masaki" w:date="2025-09-20T14:40:00Z" w16du:dateUtc="2025-09-20T21:40:00Z">
        <w:r>
          <w:t xml:space="preserve"> Furthermore, </w:t>
        </w:r>
      </w:ins>
      <w:ins w:id="672" w:author="Nobu Masaki" w:date="2025-09-20T14:51:00Z" w16du:dateUtc="2025-09-20T21:51:00Z">
        <w:r w:rsidR="003516AD">
          <w:t>w</w:t>
        </w:r>
      </w:ins>
      <w:ins w:id="673" w:author="Nobu Masaki" w:date="2025-09-20T14:51:00Z">
        <w:r w:rsidR="003516AD" w:rsidRPr="003516AD">
          <w:t xml:space="preserve">hen the mean </w:t>
        </w:r>
      </w:ins>
      <w:ins w:id="674" w:author="Nobu Masaki" w:date="2025-09-22T17:52:00Z" w16du:dateUtc="2025-09-23T00:52:00Z">
        <w:r w:rsidR="007F5B50">
          <w:t>of the tract length distribution is</w:t>
        </w:r>
      </w:ins>
      <w:ins w:id="675" w:author="Nobu Masaki" w:date="2025-09-20T14:51:00Z">
        <w:r w:rsidR="003516AD" w:rsidRPr="003516AD">
          <w:t xml:space="preserve"> 21 </w:t>
        </w:r>
      </w:ins>
      <w:ins w:id="676" w:author="Nobu Masaki" w:date="2025-09-20T14:51:00Z" w16du:dateUtc="2025-09-20T21:51:00Z">
        <w:r w:rsidR="006113B4">
          <w:t>bp</w:t>
        </w:r>
      </w:ins>
      <w:ins w:id="677" w:author="Nobu Masaki" w:date="2025-09-20T14:51:00Z">
        <w:r w:rsidR="003516AD" w:rsidRPr="003516AD">
          <w:t>, we observe fewer tract lengths between 2 and 1,500 bp than when the mean is 100</w:t>
        </w:r>
      </w:ins>
      <w:ins w:id="678" w:author="Nobu Masaki" w:date="2025-09-20T14:52:00Z" w16du:dateUtc="2025-09-20T21:52:00Z">
        <w:r w:rsidR="006113B4">
          <w:t xml:space="preserve"> bp</w:t>
        </w:r>
      </w:ins>
      <w:ins w:id="679" w:author="Nobu Masaki" w:date="2025-09-20T14:51:00Z">
        <w:r w:rsidR="003516AD" w:rsidRPr="003516AD">
          <w:t xml:space="preserve">. This </w:t>
        </w:r>
      </w:ins>
      <w:ins w:id="680" w:author="Nobu Masaki" w:date="2025-09-20T16:32:00Z" w16du:dateUtc="2025-09-20T23:32:00Z">
        <w:r w:rsidR="004970F9">
          <w:t>is</w:t>
        </w:r>
      </w:ins>
      <w:ins w:id="681" w:author="Nobu Masaki" w:date="2025-09-20T14:51:00Z">
        <w:r w:rsidR="003516AD" w:rsidRPr="003516AD">
          <w:t xml:space="preserve"> because shorter tracts are less likely to overlap at least two heterozygous markers.</w:t>
        </w:r>
      </w:ins>
      <w:ins w:id="682" w:author="Nobu Masaki" w:date="2025-09-20T14:51:00Z" w16du:dateUtc="2025-09-20T21:51:00Z">
        <w:r w:rsidR="003516AD">
          <w:t xml:space="preserve"> </w:t>
        </w:r>
      </w:ins>
      <w:ins w:id="683" w:author="Nobu Masaki" w:date="2025-09-20T14:36:00Z" w16du:dateUtc="2025-09-20T21:36:00Z">
        <w:r>
          <w:t xml:space="preserve">To make sure that we are using the same sample size for estimation, we </w:t>
        </w:r>
      </w:ins>
      <w:ins w:id="684" w:author="Nobu Masaki" w:date="2025-09-17T16:35:00Z" w16du:dateUtc="2025-09-17T23:35:00Z">
        <w:r w:rsidR="00D64B2B" w:rsidRPr="00C10536">
          <w:t xml:space="preserve">sample </w:t>
        </w:r>
      </w:ins>
      <w:ins w:id="685" w:author="Nobu Masaki" w:date="2025-09-20T14:38:00Z" w16du:dateUtc="2025-09-20T21:38:00Z">
        <w:r>
          <w:t>1</w:t>
        </w:r>
      </w:ins>
      <w:ins w:id="686" w:author="Nobu Masaki" w:date="2025-09-20T14:39:00Z" w16du:dateUtc="2025-09-20T21:39:00Z">
        <w:r>
          <w:t>,</w:t>
        </w:r>
      </w:ins>
      <w:ins w:id="687" w:author="Nobu Masaki" w:date="2025-09-20T14:38:00Z" w16du:dateUtc="2025-09-20T21:38:00Z">
        <w:r>
          <w:t>000</w:t>
        </w:r>
      </w:ins>
      <w:ins w:id="688" w:author="Nobu Masaki" w:date="2025-09-17T16:35:00Z" w16du:dateUtc="2025-09-17T23:35:00Z">
        <w:r w:rsidR="00D64B2B" w:rsidRPr="00C10536">
          <w:t xml:space="preserve"> observed tract lengths between 2 and 1,500 bp in each</w:t>
        </w:r>
      </w:ins>
      <w:ins w:id="689" w:author="Nobu Masaki" w:date="2025-09-22T17:52:00Z" w16du:dateUtc="2025-09-23T00:52:00Z">
        <w:r w:rsidR="008B10E3">
          <w:t xml:space="preserve"> o</w:t>
        </w:r>
      </w:ins>
      <w:ins w:id="690" w:author="Nobu Masaki" w:date="2025-09-22T17:53:00Z" w16du:dateUtc="2025-09-23T00:53:00Z">
        <w:r w:rsidR="008B10E3">
          <w:t>f our 100</w:t>
        </w:r>
      </w:ins>
      <w:ins w:id="691" w:author="Nobu Masaki" w:date="2025-09-17T16:35:00Z" w16du:dateUtc="2025-09-17T23:35:00Z">
        <w:r w:rsidR="00D64B2B" w:rsidRPr="00C10536">
          <w:t xml:space="preserve"> set</w:t>
        </w:r>
      </w:ins>
      <w:ins w:id="692" w:author="Nobu Masaki" w:date="2025-09-22T17:53:00Z" w16du:dateUtc="2025-09-23T00:53:00Z">
        <w:r w:rsidR="008B10E3">
          <w:t>s</w:t>
        </w:r>
      </w:ins>
      <w:ins w:id="693" w:author="Nobu Masaki" w:date="2025-09-17T16:35:00Z" w16du:dateUtc="2025-09-17T23:35:00Z">
        <w:r w:rsidR="00D64B2B" w:rsidRPr="00C10536">
          <w:t xml:space="preserve"> </w:t>
        </w:r>
      </w:ins>
      <w:ins w:id="694" w:author="Nobu Masaki" w:date="2025-09-20T14:42:00Z" w16du:dateUtc="2025-09-20T21:42:00Z">
        <w:r>
          <w:t>for distributions where the true mean is 100</w:t>
        </w:r>
      </w:ins>
      <w:ins w:id="695" w:author="Nobu Masaki" w:date="2025-09-20T14:43:00Z" w16du:dateUtc="2025-09-20T21:43:00Z">
        <w:r>
          <w:t xml:space="preserve"> </w:t>
        </w:r>
      </w:ins>
      <w:ins w:id="696" w:author="Nobu Masaki" w:date="2025-09-20T14:52:00Z" w16du:dateUtc="2025-09-20T21:52:00Z">
        <w:r w:rsidR="00AE5281">
          <w:t xml:space="preserve">bp </w:t>
        </w:r>
      </w:ins>
      <w:ins w:id="697" w:author="Nobu Masaki" w:date="2025-09-20T14:43:00Z" w16du:dateUtc="2025-09-20T21:43:00Z">
        <w:r>
          <w:t>in Table 1. Likewise, we sample</w:t>
        </w:r>
      </w:ins>
      <w:ins w:id="698" w:author="Nobu Masaki" w:date="2025-09-20T14:42:00Z" w16du:dateUtc="2025-09-20T21:42:00Z">
        <w:r>
          <w:t xml:space="preserve"> 50 observed tract lengths </w:t>
        </w:r>
        <w:r w:rsidRPr="00C10536">
          <w:t>between 2 and 1,500 bp</w:t>
        </w:r>
        <w:r>
          <w:t xml:space="preserve"> in eac</w:t>
        </w:r>
      </w:ins>
      <w:ins w:id="699" w:author="Nobu Masaki" w:date="2025-09-20T14:43:00Z" w16du:dateUtc="2025-09-20T21:43:00Z">
        <w:r>
          <w:t>h set for distributions where the true mean is 21</w:t>
        </w:r>
      </w:ins>
      <w:ins w:id="700" w:author="Nobu Masaki" w:date="2025-09-20T14:52:00Z" w16du:dateUtc="2025-09-20T21:52:00Z">
        <w:r w:rsidR="009A0FAB">
          <w:t xml:space="preserve"> bp</w:t>
        </w:r>
      </w:ins>
      <w:ins w:id="701" w:author="Nobu Masaki" w:date="2025-09-20T14:43:00Z" w16du:dateUtc="2025-09-20T21:43:00Z">
        <w:r>
          <w:t xml:space="preserve">. </w:t>
        </w:r>
      </w:ins>
    </w:p>
    <w:p w14:paraId="1A2A5B4B" w14:textId="7119B6B4" w:rsidR="00144731" w:rsidRPr="00144731" w:rsidRDefault="00D64B2B">
      <w:pPr>
        <w:rPr>
          <w:ins w:id="702" w:author="Nobu Masaki" w:date="2025-09-17T16:29:00Z" w16du:dateUtc="2025-09-17T23:29:00Z"/>
        </w:rPr>
        <w:pPrChange w:id="703" w:author="Nobu Masaki" w:date="2025-09-17T16:27:00Z" w16du:dateUtc="2025-09-17T23:27:00Z">
          <w:pPr>
            <w:pStyle w:val="Heading2"/>
          </w:pPr>
        </w:pPrChange>
      </w:pPr>
      <w:ins w:id="704" w:author="Nobu Masaki" w:date="2025-09-17T16:35:00Z" w16du:dateUtc="2025-09-17T23:35:00Z">
        <w:r w:rsidRPr="00C10536">
          <w:t>For each set of observed tract lengths, and for each assumed distribution for the true tract length</w:t>
        </w:r>
      </w:ins>
      <w:ins w:id="705" w:author="Nobu Masaki" w:date="2025-09-20T14:53:00Z" w16du:dateUtc="2025-09-20T21:53:00Z">
        <w:r w:rsidR="002D12D0">
          <w:t xml:space="preserve"> </w:t>
        </w:r>
      </w:ins>
      <m:oMath>
        <m:r>
          <w:ins w:id="706" w:author="Nobu Masaki" w:date="2025-09-20T14:53:00Z" w16du:dateUtc="2025-09-20T21:53:00Z">
            <w:rPr>
              <w:rFonts w:ascii="Cambria Math" w:hAnsi="Cambria Math"/>
            </w:rPr>
            <m:t>N</m:t>
          </w:ins>
        </m:r>
      </m:oMath>
      <w:ins w:id="707" w:author="Nobu Masaki" w:date="2025-09-17T16:35:00Z" w16du:dateUtc="2025-09-17T23:35:00Z">
        <w:r w:rsidRPr="00C10536">
          <w:t xml:space="preserve">, we obtain both a point estimate and a 95% bootstrap confidence interval for the mean tract length. </w:t>
        </w:r>
      </w:ins>
      <w:ins w:id="708" w:author="Nobu Masaki" w:date="2025-09-23T13:52:00Z" w16du:dateUtc="2025-09-23T20:52:00Z">
        <w:r w:rsidR="00436B49">
          <w:t xml:space="preserve">We again </w:t>
        </w:r>
      </w:ins>
      <w:ins w:id="709" w:author="Nobu Masaki" w:date="2025-09-23T13:53:00Z" w16du:dateUtc="2025-09-23T20:53:00Z">
        <w:r w:rsidR="00436B49">
          <w:t>calculate</w:t>
        </w:r>
      </w:ins>
      <w:ins w:id="710" w:author="Nobu Masaki" w:date="2025-09-23T13:52:00Z" w16du:dateUtc="2025-09-23T20:52:00Z">
        <w:r w:rsidR="00436B49">
          <w:t xml:space="preserve"> BIC </w:t>
        </w:r>
      </w:ins>
      <w:ins w:id="711" w:author="Nobu Masaki" w:date="2025-09-23T13:53:00Z" w16du:dateUtc="2025-09-23T20:53:00Z">
        <w:r w:rsidR="00436B49">
          <w:t>for</w:t>
        </w:r>
      </w:ins>
      <w:ins w:id="712" w:author="Nobu Masaki" w:date="2025-09-23T13:52:00Z" w16du:dateUtc="2025-09-23T20:52:00Z">
        <w:r w:rsidR="00436B49">
          <w:t xml:space="preserve"> </w:t>
        </w:r>
      </w:ins>
      <w:ins w:id="713" w:author="Nobu Masaki" w:date="2025-09-23T13:53:00Z" w16du:dateUtc="2025-09-23T20:53:00Z">
        <w:r w:rsidR="00436B49" w:rsidRPr="00C10536">
          <w:t xml:space="preserve">each assumed distribution for </w:t>
        </w:r>
      </w:ins>
      <m:oMath>
        <m:r>
          <w:ins w:id="714" w:author="Nobu Masaki" w:date="2025-09-23T13:53:00Z" w16du:dateUtc="2025-09-23T20:53:00Z">
            <w:rPr>
              <w:rFonts w:ascii="Cambria Math" w:hAnsi="Cambria Math"/>
            </w:rPr>
            <m:t>N</m:t>
          </w:ins>
        </m:r>
      </m:oMath>
      <w:ins w:id="715" w:author="Nobu Masaki" w:date="2025-09-23T13:53:00Z" w16du:dateUtc="2025-09-23T20:53:00Z">
        <w:r w:rsidR="00436B49">
          <w:t xml:space="preserve"> to evaluate the perform</w:t>
        </w:r>
      </w:ins>
      <w:ins w:id="716" w:author="Nobu Masaki" w:date="2025-09-23T13:54:00Z" w16du:dateUtc="2025-09-23T20:54:00Z">
        <w:r w:rsidR="00436B49">
          <w:t>ance of the BIC-selected model.</w:t>
        </w:r>
      </w:ins>
    </w:p>
    <w:p w14:paraId="2F864A8F" w14:textId="77777777" w:rsidR="00F23A44" w:rsidRPr="00C10536" w:rsidRDefault="00F23A44" w:rsidP="00F23A44">
      <w:pPr>
        <w:pStyle w:val="Heading2"/>
      </w:pPr>
      <w:r w:rsidRPr="00C10536">
        <w:t>UK Biobank analysis</w:t>
      </w:r>
    </w:p>
    <w:p w14:paraId="44F384CB" w14:textId="706B88D5" w:rsidR="00F23A44" w:rsidRPr="00C10536" w:rsidRDefault="00B42436" w:rsidP="003B04A9">
      <w:r w:rsidRPr="00C10536">
        <w:t>We previously</w:t>
      </w:r>
      <w:r w:rsidR="0082734C" w:rsidRPr="00C10536">
        <w:rPr>
          <w:bCs/>
        </w:rPr>
        <w:t xml:space="preserve"> described how we obtain the </w:t>
      </w:r>
      <w:r w:rsidR="0082734C" w:rsidRPr="00C10536">
        <w:rPr>
          <w:rFonts w:hint="eastAsia"/>
        </w:rPr>
        <w:t xml:space="preserve">observed </w:t>
      </w:r>
      <w:r w:rsidR="0082734C" w:rsidRPr="00C10536">
        <w:t>tract lengths</w:t>
      </w:r>
      <w:r w:rsidR="0082734C" w:rsidRPr="00C10536">
        <w:rPr>
          <w:rFonts w:hint="eastAsia"/>
        </w:rPr>
        <w:t xml:space="preserve"> </w:t>
      </w:r>
      <w:r w:rsidR="0082734C" w:rsidRPr="00C10536">
        <w:t>of all detected gene conversion tracts</w:t>
      </w:r>
      <w:r w:rsidR="007B5199" w:rsidRPr="00C10536">
        <w:t xml:space="preserve"> from the UK Biobank whole autosome data</w:t>
      </w:r>
      <w:r w:rsidR="0082734C" w:rsidRPr="00C10536">
        <w:t xml:space="preserve">, denoted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|j=1,…,m</m:t>
            </m:r>
          </m:e>
        </m:d>
      </m:oMath>
      <w:r w:rsidR="0082734C" w:rsidRPr="00C10536">
        <w:t xml:space="preserve">. We fit our model on this dataset, </w:t>
      </w:r>
      <w:r w:rsidR="007A1746" w:rsidRPr="00C10536">
        <w:t>using</w:t>
      </w:r>
      <w:r w:rsidR="00DA5032" w:rsidRPr="00C10536">
        <w:t xml:space="preserve"> all three </w:t>
      </w:r>
      <w:r w:rsidR="007A1746" w:rsidRPr="00C10536">
        <w:t>tract length distributions</w:t>
      </w:r>
      <w:r w:rsidR="003C11B1" w:rsidRPr="00C10536">
        <w:t xml:space="preserve"> (geometric, sum of two geometric random variables, and mixture of two geometric components)</w:t>
      </w:r>
      <w:r w:rsidR="0082734C" w:rsidRPr="00C10536">
        <w:t xml:space="preserve">. We further </w:t>
      </w:r>
      <w:r w:rsidR="003500FE" w:rsidRPr="00C10536">
        <w:t>compare</w:t>
      </w:r>
      <w:r w:rsidR="0082734C" w:rsidRPr="00C10536">
        <w:t xml:space="preserve"> </w:t>
      </w:r>
      <w:r w:rsidR="00913CE5" w:rsidRPr="00C10536">
        <w:t xml:space="preserve">model fit </w:t>
      </w:r>
      <w:r w:rsidR="00DA5032" w:rsidRPr="00C10536">
        <w:t xml:space="preserve">under each of these distributions </w:t>
      </w:r>
      <w:r w:rsidR="00913CE5" w:rsidRPr="00C10536">
        <w:t xml:space="preserve">using </w:t>
      </w:r>
      <w:del w:id="717" w:author="Nobu Masaki" w:date="2025-09-16T17:22:00Z" w16du:dateUtc="2025-09-17T00:22:00Z">
        <w:r w:rsidR="00913CE5" w:rsidRPr="00C10536" w:rsidDel="00DA7AA0">
          <w:delText>AIC</w:delText>
        </w:r>
      </w:del>
      <w:ins w:id="718" w:author="Nobu Masaki" w:date="2025-09-16T17:22:00Z" w16du:dateUtc="2025-09-17T00:22:00Z">
        <w:r w:rsidR="00DA7AA0">
          <w:t>BIC</w:t>
        </w:r>
      </w:ins>
      <w:r w:rsidR="00913CE5" w:rsidRPr="00C10536">
        <w:t xml:space="preserve">. </w:t>
      </w:r>
    </w:p>
    <w:p w14:paraId="709B9F6F" w14:textId="31B75647" w:rsidR="008E118F" w:rsidRPr="00C10536" w:rsidRDefault="008E118F" w:rsidP="005F43E2">
      <w:r w:rsidRPr="00C10536">
        <w:t xml:space="preserve">In addition, we run a stratified analysis, stratifying observed tract lengths </w:t>
      </w:r>
      <w:r w:rsidR="005D0F73" w:rsidRPr="00C10536">
        <w:t>based on</w:t>
      </w:r>
      <w:r w:rsidRPr="00C10536">
        <w:t xml:space="preserve"> </w:t>
      </w:r>
      <w:r w:rsidR="00807E9A" w:rsidRPr="00C10536">
        <w:t xml:space="preserve">whether they overlapped with a </w:t>
      </w:r>
      <w:r w:rsidR="009D7CA7" w:rsidRPr="00C10536">
        <w:t xml:space="preserve">crossover </w:t>
      </w:r>
      <w:r w:rsidR="00807E9A" w:rsidRPr="00C10536">
        <w:t xml:space="preserve">hotspot. </w:t>
      </w:r>
      <w:r w:rsidR="00D17040" w:rsidRPr="00C10536">
        <w:t xml:space="preserve">To avoid ascertainment bias, where longer tracts are more likely to overlap a </w:t>
      </w:r>
      <w:r w:rsidR="00E218F2" w:rsidRPr="00C10536">
        <w:t xml:space="preserve">crossover </w:t>
      </w:r>
      <w:r w:rsidR="00D17040" w:rsidRPr="00C10536">
        <w:t>hotspot by chance, we</w:t>
      </w:r>
      <w:r w:rsidR="00807E9A" w:rsidRPr="00C10536">
        <w:t xml:space="preserve"> defined</w:t>
      </w:r>
      <w:r w:rsidR="00D17040" w:rsidRPr="00C10536">
        <w:t xml:space="preserve"> overlap</w:t>
      </w:r>
      <w:r w:rsidR="00807E9A" w:rsidRPr="00C10536">
        <w:t xml:space="preserve"> </w:t>
      </w:r>
      <w:r w:rsidR="00D17040" w:rsidRPr="00C10536">
        <w:t xml:space="preserve">based on </w:t>
      </w:r>
      <w:r w:rsidRPr="00C10536">
        <w:t>whether the</w:t>
      </w:r>
      <w:r w:rsidR="00A95E9B" w:rsidRPr="00C10536">
        <w:t xml:space="preserve"> midpoint of the</w:t>
      </w:r>
      <w:r w:rsidRPr="00C10536">
        <w:t xml:space="preserve"> </w:t>
      </w:r>
      <w:r w:rsidR="00C00D27" w:rsidRPr="00C10536">
        <w:t xml:space="preserve">detected </w:t>
      </w:r>
      <w:r w:rsidRPr="00C10536">
        <w:t xml:space="preserve">gene conversion tract </w:t>
      </w:r>
      <w:r w:rsidR="00385ECC" w:rsidRPr="00C10536">
        <w:t xml:space="preserve">was inside a </w:t>
      </w:r>
      <w:r w:rsidR="009D7CA7" w:rsidRPr="00C10536">
        <w:t xml:space="preserve">crossover </w:t>
      </w:r>
      <w:r w:rsidR="00385ECC" w:rsidRPr="00C10536">
        <w:t>hotspot</w:t>
      </w:r>
      <w:r w:rsidRPr="00C10536">
        <w:t xml:space="preserve">. </w:t>
      </w:r>
      <w:r w:rsidR="005F43E2" w:rsidRPr="00C10536">
        <w:t xml:space="preserve">To define </w:t>
      </w:r>
      <w:r w:rsidR="009D7CA7" w:rsidRPr="00C10536">
        <w:t xml:space="preserve">crossover </w:t>
      </w:r>
      <w:r w:rsidR="005F43E2" w:rsidRPr="00C10536">
        <w:t xml:space="preserve">hotspots, we use </w:t>
      </w:r>
      <w:r w:rsidRPr="00C10536">
        <w:t xml:space="preserve">the deCODE genetic map </w:t>
      </w:r>
      <w:r w:rsidR="005F43E2" w:rsidRPr="00C10536">
        <w:t xml:space="preserve">from </w:t>
      </w:r>
      <w:r w:rsidRPr="00C10536">
        <w:t>Halldorsson et al.</w:t>
      </w:r>
      <w:r w:rsidR="005F43E2" w:rsidRPr="00C10536">
        <w:t xml:space="preserve"> and follow their definition of</w:t>
      </w:r>
      <w:r w:rsidRPr="00C10536">
        <w:t xml:space="preserve"> </w:t>
      </w:r>
      <w:r w:rsidR="009D7CA7" w:rsidRPr="00C10536">
        <w:t xml:space="preserve">crossover </w:t>
      </w:r>
      <w:r w:rsidRPr="00C10536">
        <w:t xml:space="preserve">hotspots as regions with </w:t>
      </w:r>
      <w:r w:rsidR="009D7CA7" w:rsidRPr="00C10536">
        <w:t xml:space="preserve">crossover </w:t>
      </w:r>
      <w:r w:rsidRPr="00C10536">
        <w:t>rates exceeding ten times the genome-wide average</w:t>
      </w:r>
      <w:r w:rsidR="00DB2C66" w:rsidRPr="00C10536">
        <w:t xml:space="preserve"> </w:t>
      </w:r>
      <w:r w:rsidRPr="00C10536">
        <w:fldChar w:fldCharType="begin"/>
      </w:r>
      <w:r w:rsidR="00A97E2D">
        <w:instrText xml:space="preserve"> ADDIN ZOTERO_ITEM CSL_CITATION {"citationID":"h2f80AS3","properties":{"formattedCitation":"[24]","plainCitation":"[24]","noteIndex":0},"citationItems":[{"id":22,"uris":["http://zotero.org/users/14121098/items/7BSXAM4Z"],"itemData":{"id":22,"type":"article-journal","abstract":"Genetic diversity arises from recombination and de novo mutation (DNM). Using a combination of microarray genotype and whole-genome sequence data on parent-child pairs, we identified 4,531,535 crossover recombinations and 200,435 DNMs. The resulting genetic map has a resolution of 682 base pairs. Crossovers exhibit a mutagenic effect, with overrepresentation of DNMs within 1 kilobase of crossovers in males and females. In females, a higher mutation rate is observed up to 40 kilobases from crossovers, particularly for complex crossovers, which increase with maternal age. We identified 35 loci associated with the recombination rate or the location of crossovers, demonstrating extensive genetic control of meiotic recombination, and our results highlight genes linked to the formation of the synaptonemal complex as determinants of crossovers.","container-title":"Science","DOI":"10.1126/science.aau1043","issue":"6425","note":"publisher: American Association for the Advancement of Science","page":"eaau1043","source":"science.org (Atypon)","title":"Characterizing mutagenic effects of recombination through a sequence-level genetic map","volume":"363","author":[{"family":"Halldorsson","given":"Bjarni V."},{"family":"Palsson","given":"Gunnar"},{"family":"Stefansson","given":"Olafur A."},{"family":"Jonsson","given":"Hakon"},{"family":"Hardarson","given":"Marteinn T."},{"family":"Eggertsson","given":"Hannes P."},{"family":"Gunnarsson","given":"Bjarni"},{"family":"Oddsson","given":"Asmundur"},{"family":"Halldorsson","given":"Gisli H."},{"family":"Zink","given":"Florian"},{"family":"Gudjonsson","given":"Sigurjon A."},{"family":"Frigge","given":"Michael L."},{"family":"Thorleifsson","given":"Gudmar"},{"family":"Sigurdsson","given":"Asgeir"},{"family":"Stacey","given":"Simon N."},{"family":"Sulem","given":"Patrick"},{"family":"Masson","given":"Gisli"},{"family":"Helgason","given":"Agnar"},{"family":"Gudbjartsson","given":"Daniel F."},{"family":"Thorsteinsdottir","given":"Unnur"},{"family":"Stefansson","given":"Kari"}],"issued":{"date-parts":[["2019",1,25]]}}}],"schema":"https://github.com/citation-style-language/schema/raw/master/csl-citation.json"} </w:instrText>
      </w:r>
      <w:r w:rsidRPr="00C10536">
        <w:fldChar w:fldCharType="separate"/>
      </w:r>
      <w:r w:rsidR="00A97E2D">
        <w:rPr>
          <w:rFonts w:ascii="Calibri" w:cs="Calibri"/>
          <w:kern w:val="0"/>
        </w:rPr>
        <w:t>[24]</w:t>
      </w:r>
      <w:r w:rsidRPr="00C10536">
        <w:fldChar w:fldCharType="end"/>
      </w:r>
      <w:r w:rsidR="00DB2C66" w:rsidRPr="00C10536">
        <w:t>.</w:t>
      </w:r>
      <w:r w:rsidRPr="00C10536">
        <w:t xml:space="preserve"> </w:t>
      </w:r>
    </w:p>
    <w:p w14:paraId="6356E782" w14:textId="2C4E9A40" w:rsidR="008E118F" w:rsidRPr="00C10536" w:rsidRDefault="008E118F" w:rsidP="008E118F">
      <w:r w:rsidRPr="00C10536">
        <w:t xml:space="preserve">We calculate local </w:t>
      </w:r>
      <w:r w:rsidR="009D7CA7" w:rsidRPr="00C10536">
        <w:t xml:space="preserve">crossover </w:t>
      </w:r>
      <w:r w:rsidRPr="00C10536">
        <w:t xml:space="preserve">rates between nearby </w:t>
      </w:r>
      <w:del w:id="719" w:author="Nobu Masaki" w:date="2025-09-04T10:49:00Z" w16du:dateUtc="2025-09-04T17:49:00Z">
        <w:r w:rsidRPr="00C10536" w:rsidDel="00923B89">
          <w:delText xml:space="preserve">markers </w:delText>
        </w:r>
      </w:del>
      <w:ins w:id="720" w:author="Nobu Masaki" w:date="2025-09-16T16:42:00Z" w16du:dateUtc="2025-09-16T23:42:00Z">
        <w:r w:rsidR="00852763">
          <w:t xml:space="preserve">SNV positions </w:t>
        </w:r>
      </w:ins>
      <w:r w:rsidRPr="00C10536">
        <w:t xml:space="preserve">on each chromosome by dividing the genetic distance between the two </w:t>
      </w:r>
      <w:ins w:id="721" w:author="Nobu Masaki" w:date="2025-09-16T16:42:00Z" w16du:dateUtc="2025-09-16T23:42:00Z">
        <w:r w:rsidR="00852763">
          <w:t xml:space="preserve">SNV positions </w:t>
        </w:r>
      </w:ins>
      <w:del w:id="722" w:author="Nobu Masaki" w:date="2025-09-04T10:49:00Z" w16du:dateUtc="2025-09-04T17:49:00Z">
        <w:r w:rsidRPr="00C10536" w:rsidDel="00923B89">
          <w:delText xml:space="preserve">markers </w:delText>
        </w:r>
      </w:del>
      <w:r w:rsidRPr="00C10536">
        <w:t xml:space="preserve">by their physical distance. Initially, we calculate the local </w:t>
      </w:r>
      <w:r w:rsidR="009D7CA7" w:rsidRPr="00C10536">
        <w:lastRenderedPageBreak/>
        <w:t xml:space="preserve">crossover </w:t>
      </w:r>
      <w:r w:rsidRPr="00C10536">
        <w:t xml:space="preserve">rate between the first </w:t>
      </w:r>
      <w:ins w:id="723" w:author="Nobu Masaki" w:date="2025-09-16T16:42:00Z" w16du:dateUtc="2025-09-16T23:42:00Z">
        <w:r w:rsidR="00852763">
          <w:t xml:space="preserve">SNV position </w:t>
        </w:r>
      </w:ins>
      <w:del w:id="724" w:author="Nobu Masaki" w:date="2025-09-04T10:50:00Z" w16du:dateUtc="2025-09-04T17:50:00Z">
        <w:r w:rsidRPr="00C10536" w:rsidDel="00923B89">
          <w:delText xml:space="preserve">marker </w:delText>
        </w:r>
      </w:del>
      <w:r w:rsidRPr="00C10536">
        <w:t xml:space="preserve">in the genetic map, and the </w:t>
      </w:r>
      <w:ins w:id="725" w:author="Nobu Masaki" w:date="2025-09-16T16:43:00Z" w16du:dateUtc="2025-09-16T23:43:00Z">
        <w:r w:rsidR="00852763">
          <w:t xml:space="preserve">SNV position </w:t>
        </w:r>
      </w:ins>
      <w:del w:id="726" w:author="Nobu Masaki" w:date="2025-09-04T10:51:00Z" w16du:dateUtc="2025-09-04T17:51:00Z">
        <w:r w:rsidRPr="00C10536" w:rsidDel="00923B89">
          <w:delText xml:space="preserve">marker </w:delText>
        </w:r>
      </w:del>
      <w:r w:rsidRPr="00C10536">
        <w:t xml:space="preserve">closest to it that is distant by at least 2 kb. We next calculate the local </w:t>
      </w:r>
      <w:r w:rsidR="009D7CA7" w:rsidRPr="00C10536">
        <w:t xml:space="preserve">crossover </w:t>
      </w:r>
      <w:r w:rsidRPr="00C10536">
        <w:t xml:space="preserve">rate between this newly identified </w:t>
      </w:r>
      <w:ins w:id="727" w:author="Nobu Masaki" w:date="2025-09-16T16:43:00Z" w16du:dateUtc="2025-09-16T23:43:00Z">
        <w:r w:rsidR="00852763">
          <w:t xml:space="preserve">SNV position </w:t>
        </w:r>
      </w:ins>
      <w:del w:id="728" w:author="Nobu Masaki" w:date="2025-09-04T10:50:00Z" w16du:dateUtc="2025-09-04T17:50:00Z">
        <w:r w:rsidRPr="00C10536" w:rsidDel="00923B89">
          <w:delText xml:space="preserve">marker </w:delText>
        </w:r>
      </w:del>
      <w:r w:rsidRPr="00C10536">
        <w:t xml:space="preserve">and the </w:t>
      </w:r>
      <w:ins w:id="729" w:author="Nobu Masaki" w:date="2025-09-16T16:43:00Z" w16du:dateUtc="2025-09-16T23:43:00Z">
        <w:r w:rsidR="00852763">
          <w:t xml:space="preserve">SNV position </w:t>
        </w:r>
      </w:ins>
      <w:del w:id="730" w:author="Nobu Masaki" w:date="2025-09-04T10:50:00Z" w16du:dateUtc="2025-09-04T17:50:00Z">
        <w:r w:rsidRPr="00C10536" w:rsidDel="00923B89">
          <w:delText xml:space="preserve">marker </w:delText>
        </w:r>
      </w:del>
      <w:r w:rsidRPr="00C10536">
        <w:t xml:space="preserve">closest to it that is distant by at least 2 kb. We repeat this process until the last </w:t>
      </w:r>
      <w:ins w:id="731" w:author="Nobu Masaki" w:date="2025-09-16T16:43:00Z" w16du:dateUtc="2025-09-16T23:43:00Z">
        <w:r w:rsidR="00DD363B">
          <w:t xml:space="preserve">SNV position </w:t>
        </w:r>
      </w:ins>
      <w:del w:id="732" w:author="Nobu Masaki" w:date="2025-09-04T10:50:00Z" w16du:dateUtc="2025-09-04T17:50:00Z">
        <w:r w:rsidRPr="00C10536" w:rsidDel="00923B89">
          <w:delText xml:space="preserve">marker </w:delText>
        </w:r>
      </w:del>
      <w:r w:rsidRPr="00C10536">
        <w:t xml:space="preserve">on this chromosome is included in a local </w:t>
      </w:r>
      <w:r w:rsidR="009D7CA7" w:rsidRPr="00C10536">
        <w:t xml:space="preserve">crossover </w:t>
      </w:r>
      <w:r w:rsidRPr="00C10536">
        <w:t xml:space="preserve">rate calculation, or until we cannot identify further </w:t>
      </w:r>
      <w:ins w:id="733" w:author="Nobu Masaki" w:date="2025-09-16T16:43:00Z" w16du:dateUtc="2025-09-16T23:43:00Z">
        <w:r w:rsidR="00DD363B">
          <w:t xml:space="preserve">SNV positions </w:t>
        </w:r>
      </w:ins>
      <w:del w:id="734" w:author="Nobu Masaki" w:date="2025-09-04T10:50:00Z" w16du:dateUtc="2025-09-04T17:50:00Z">
        <w:r w:rsidRPr="00C10536" w:rsidDel="00923B89">
          <w:delText xml:space="preserve">markers </w:delText>
        </w:r>
      </w:del>
      <w:r w:rsidRPr="00C10536">
        <w:t>that are at least 2 kb away.</w:t>
      </w:r>
    </w:p>
    <w:p w14:paraId="52F8D67F" w14:textId="686D3EE6" w:rsidR="008E118F" w:rsidRPr="00C10536" w:rsidRDefault="008E118F" w:rsidP="003B04A9">
      <w:r w:rsidRPr="00C10536">
        <w:t xml:space="preserve">If the local </w:t>
      </w:r>
      <w:r w:rsidR="009D7CA7" w:rsidRPr="00C10536">
        <w:t xml:space="preserve">crossover </w:t>
      </w:r>
      <w:r w:rsidRPr="00C10536">
        <w:t xml:space="preserve">rate between two </w:t>
      </w:r>
      <w:ins w:id="735" w:author="Nobu Masaki" w:date="2025-09-16T16:43:00Z" w16du:dateUtc="2025-09-16T23:43:00Z">
        <w:r w:rsidR="00DD229F">
          <w:t xml:space="preserve">SNV positions </w:t>
        </w:r>
      </w:ins>
      <w:del w:id="736" w:author="Nobu Masaki" w:date="2025-09-04T10:51:00Z" w16du:dateUtc="2025-09-04T17:51:00Z">
        <w:r w:rsidRPr="00C10536" w:rsidDel="00923B89">
          <w:delText xml:space="preserve">markers </w:delText>
        </w:r>
      </w:del>
      <w:r w:rsidRPr="00C10536">
        <w:t xml:space="preserve">is more than ten times the genome-wide average, we classify the region spanning these </w:t>
      </w:r>
      <w:ins w:id="737" w:author="Nobu Masaki" w:date="2025-09-16T16:43:00Z" w16du:dateUtc="2025-09-16T23:43:00Z">
        <w:r w:rsidR="00DD229F">
          <w:t xml:space="preserve">SNV positions </w:t>
        </w:r>
      </w:ins>
      <w:del w:id="738" w:author="Nobu Masaki" w:date="2025-09-04T10:51:00Z" w16du:dateUtc="2025-09-04T17:51:00Z">
        <w:r w:rsidRPr="00C10536" w:rsidDel="00923B89">
          <w:delText xml:space="preserve">markers </w:delText>
        </w:r>
      </w:del>
      <w:r w:rsidRPr="00C10536">
        <w:t xml:space="preserve">as a </w:t>
      </w:r>
      <w:r w:rsidR="009D7CA7" w:rsidRPr="00C10536">
        <w:t xml:space="preserve">crossover </w:t>
      </w:r>
      <w:r w:rsidRPr="00C10536">
        <w:t xml:space="preserve">hotspot. We stratify the observed tract lengths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w:rPr>
                <w:rFonts w:ascii="Cambria Math" w:hAnsi="Cambria Math"/>
              </w:rPr>
              <m:t>|j=1,…,m</m:t>
            </m:r>
          </m:e>
        </m:d>
      </m:oMath>
      <w:r w:rsidRPr="00C10536">
        <w:t xml:space="preserve"> based on </w:t>
      </w:r>
      <w:r w:rsidR="006F773E" w:rsidRPr="00C10536">
        <w:t xml:space="preserve">whether the midpoint of the corresponding detected gene conversion tract was inside a </w:t>
      </w:r>
      <w:r w:rsidR="009D7CA7" w:rsidRPr="00C10536">
        <w:t xml:space="preserve">crossover </w:t>
      </w:r>
      <w:r w:rsidR="006F773E" w:rsidRPr="00C10536">
        <w:t>hotspot.</w:t>
      </w:r>
      <w:r w:rsidRPr="00C10536">
        <w:t xml:space="preserve"> We then </w:t>
      </w:r>
      <w:r w:rsidR="00DE248F" w:rsidRPr="00C10536">
        <w:t>fit our model</w:t>
      </w:r>
      <w:r w:rsidRPr="00C10536">
        <w:t>, separately for</w:t>
      </w:r>
      <w:r w:rsidR="00DB6A63" w:rsidRPr="00C10536">
        <w:t xml:space="preserve"> each set of tracts</w:t>
      </w:r>
      <w:r w:rsidRPr="00C10536">
        <w:t>.</w:t>
      </w:r>
      <w:r w:rsidR="008A712E" w:rsidRPr="00C10536">
        <w:t xml:space="preserve"> We again use all three tract length distributions to fit the model in this stratified analysis</w:t>
      </w:r>
      <w:r w:rsidR="00765AF4" w:rsidRPr="00C10536">
        <w:t xml:space="preserve">, and compare model fit using </w:t>
      </w:r>
      <w:del w:id="739" w:author="Nobu Masaki" w:date="2025-09-16T17:22:00Z" w16du:dateUtc="2025-09-17T00:22:00Z">
        <w:r w:rsidR="00765AF4" w:rsidRPr="00C10536" w:rsidDel="00DA7AA0">
          <w:delText>AIC</w:delText>
        </w:r>
      </w:del>
      <w:ins w:id="740" w:author="Nobu Masaki" w:date="2025-09-16T17:22:00Z" w16du:dateUtc="2025-09-17T00:22:00Z">
        <w:r w:rsidR="00DA7AA0">
          <w:t>BIC</w:t>
        </w:r>
      </w:ins>
      <w:r w:rsidR="00765AF4" w:rsidRPr="00C10536">
        <w:t>.</w:t>
      </w:r>
    </w:p>
    <w:p w14:paraId="0874F95F" w14:textId="77777777" w:rsidR="00120A6F" w:rsidRPr="00C10536" w:rsidRDefault="00120A6F" w:rsidP="00120A6F">
      <w:pPr>
        <w:pStyle w:val="Heading1"/>
      </w:pPr>
      <w:r w:rsidRPr="00C10536">
        <w:t>Results</w:t>
      </w:r>
    </w:p>
    <w:p w14:paraId="0A8F7241" w14:textId="3EF12FF0" w:rsidR="00120A6F" w:rsidRPr="00C10536" w:rsidRDefault="00120A6F" w:rsidP="00120A6F">
      <w:pPr>
        <w:pStyle w:val="Heading2"/>
        <w:rPr>
          <w:szCs w:val="22"/>
        </w:rPr>
      </w:pPr>
      <w:r w:rsidRPr="00C10536">
        <w:rPr>
          <w:rFonts w:hint="eastAsia"/>
        </w:rPr>
        <w:t>Simulation study</w:t>
      </w:r>
      <w:r w:rsidRPr="00C10536">
        <w:t xml:space="preserve"> </w:t>
      </w:r>
      <w:ins w:id="741" w:author="Nobu Masaki" w:date="2025-09-17T15:09:00Z" w16du:dateUtc="2025-09-17T22:09:00Z">
        <w:r w:rsidR="00DE205E">
          <w:t>1</w:t>
        </w:r>
      </w:ins>
    </w:p>
    <w:p w14:paraId="3AB2ACAD" w14:textId="4054506F" w:rsidR="00BE3DCC" w:rsidRPr="00C10536" w:rsidRDefault="00120A6F" w:rsidP="00120A6F">
      <w:r w:rsidRPr="00C10536">
        <w:t>We fit our model to the observed tract lengths from each replicate</w:t>
      </w:r>
      <w:r w:rsidRPr="00C10536">
        <w:rPr>
          <w:rFonts w:hint="eastAsia"/>
        </w:rPr>
        <w:t xml:space="preserve"> </w:t>
      </w:r>
      <w:r w:rsidRPr="00C10536">
        <w:t>of</w:t>
      </w:r>
      <w:r w:rsidRPr="00C10536">
        <w:rPr>
          <w:rFonts w:hint="eastAsia"/>
        </w:rPr>
        <w:t xml:space="preserve"> </w:t>
      </w:r>
      <w:r w:rsidRPr="00C10536">
        <w:t xml:space="preserve">the simulation study. </w:t>
      </w:r>
      <w:r w:rsidR="005D5E9D" w:rsidRPr="00C10536">
        <w:t xml:space="preserve">The number of observed tract lengths between 2 bp and 1.5 kb across the 20 replicates ranged from 2,005 to 2,314. </w:t>
      </w:r>
      <w:r w:rsidRPr="00C10536">
        <w:t xml:space="preserve">Recall that a geometric distribution with mean 300 bp was used to simulate gene conversion tract lengths in this simulation study. We estimate the mean tract length under </w:t>
      </w:r>
      <w:r w:rsidR="007A1746" w:rsidRPr="00C10536">
        <w:t xml:space="preserve">all three tract length distributions </w:t>
      </w:r>
      <w:r w:rsidR="009566DD" w:rsidRPr="00C10536">
        <w:t>(geometric, sum of two geometric random variables, and mixture of two geometric components).</w:t>
      </w:r>
    </w:p>
    <w:p w14:paraId="3C1ED8B1" w14:textId="5927ECD8" w:rsidR="00120A6F" w:rsidRPr="00C10536" w:rsidRDefault="00120A6F" w:rsidP="00120A6F">
      <w:r w:rsidRPr="00C10536">
        <w:t xml:space="preserve">Estimates and confidence intervals </w:t>
      </w:r>
      <w:r w:rsidR="00BE3DCC" w:rsidRPr="00C10536">
        <w:t>using the geometric setting</w:t>
      </w:r>
      <w:r w:rsidRPr="00C10536">
        <w:t xml:space="preserve"> are shown in Fig 1. The </w:t>
      </w:r>
      <w:r w:rsidR="00E838A5" w:rsidRPr="00C10536">
        <w:t>average</w:t>
      </w:r>
      <w:r w:rsidRPr="00C10536">
        <w:t xml:space="preserve"> estimate of </w:t>
      </w:r>
      <w:r w:rsidR="00E838A5" w:rsidRPr="00C10536">
        <w:t xml:space="preserve">the mean tract length </w:t>
      </w:r>
      <w:r w:rsidRPr="00C10536">
        <w:t xml:space="preserve">across the 20 replicates </w:t>
      </w:r>
      <w:r w:rsidR="00840555" w:rsidRPr="00C10536">
        <w:t>is</w:t>
      </w:r>
      <w:r w:rsidRPr="00C10536">
        <w:t xml:space="preserve"> 289</w:t>
      </w:r>
      <w:r w:rsidR="008E1A3E" w:rsidRPr="00C10536">
        <w:t>.</w:t>
      </w:r>
      <w:r w:rsidR="00AD3998" w:rsidRPr="00C10536">
        <w:t>5</w:t>
      </w:r>
      <w:r w:rsidRPr="00C10536">
        <w:t xml:space="preserve"> bp under the geometric setting, which is slightly lower than the true </w:t>
      </w:r>
      <w:r w:rsidR="006416F2" w:rsidRPr="00C10536">
        <w:t>mean</w:t>
      </w:r>
      <w:r w:rsidRPr="00C10536">
        <w:t xml:space="preserve"> of 300 bp used to simulate the gene conversion tracts. </w:t>
      </w:r>
      <w:r w:rsidR="00A434A9" w:rsidRPr="00C10536">
        <w:t xml:space="preserve">Under the geometric </w:t>
      </w:r>
      <w:r w:rsidR="00A434A9" w:rsidRPr="00C10536">
        <w:lastRenderedPageBreak/>
        <w:t>setting, t</w:t>
      </w:r>
      <w:r w:rsidRPr="00C10536">
        <w:t xml:space="preserve">he true </w:t>
      </w:r>
      <w:r w:rsidR="00D76739" w:rsidRPr="00C10536">
        <w:t>mean</w:t>
      </w:r>
      <w:r w:rsidRPr="00C10536">
        <w:t xml:space="preserve"> of 300 bp </w:t>
      </w:r>
      <w:r w:rsidR="002E18BA" w:rsidRPr="00C10536">
        <w:t>is</w:t>
      </w:r>
      <w:r w:rsidRPr="00C10536">
        <w:t xml:space="preserve"> contained in our 95% bootstrap </w:t>
      </w:r>
      <w:r w:rsidRPr="00C10536">
        <w:rPr>
          <w:rFonts w:hint="eastAsia"/>
        </w:rPr>
        <w:t>confidence intervals</w:t>
      </w:r>
      <w:r w:rsidRPr="00C10536">
        <w:t xml:space="preserve"> in 1</w:t>
      </w:r>
      <w:r w:rsidR="003C1AD1" w:rsidRPr="00C10536">
        <w:t>4</w:t>
      </w:r>
      <w:r w:rsidRPr="00C10536">
        <w:t xml:space="preserve"> out of the 20 replicates. </w:t>
      </w:r>
    </w:p>
    <w:p w14:paraId="722A506E" w14:textId="6933BAC4" w:rsidR="00120A6F" w:rsidRPr="00C10536" w:rsidRDefault="00BE3DCC" w:rsidP="00120A6F">
      <w:r w:rsidRPr="00C10536">
        <w:rPr>
          <w:noProof/>
        </w:rPr>
        <w:drawing>
          <wp:inline distT="0" distB="0" distL="0" distR="0" wp14:anchorId="0090E51F" wp14:editId="2E92E4DD">
            <wp:extent cx="5943600" cy="3396615"/>
            <wp:effectExtent l="0" t="0" r="0" b="0"/>
            <wp:docPr id="1978133745" name="Picture 2" descr="A graph of a graph showing the same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33745" name="Picture 2" descr="A graph of a graph showing the same number of poin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5C5C748F" w14:textId="738D31D3" w:rsidR="00120A6F" w:rsidRPr="00C10536" w:rsidRDefault="00120A6F" w:rsidP="00120A6F">
      <w:pPr>
        <w:rPr>
          <w:rFonts w:ascii="Calibri" w:hAnsi="Calibri" w:cs="Calibri"/>
          <w:iCs/>
          <w:szCs w:val="22"/>
        </w:rPr>
      </w:pPr>
      <w:r w:rsidRPr="00C10536">
        <w:rPr>
          <w:rFonts w:ascii="Calibri" w:hAnsi="Calibri" w:cs="Calibri"/>
          <w:b/>
          <w:bCs/>
          <w:szCs w:val="22"/>
        </w:rPr>
        <w:t>Fig 1.</w:t>
      </w:r>
      <w:r w:rsidRPr="00C10536">
        <w:rPr>
          <w:rFonts w:ascii="Calibri" w:hAnsi="Calibri" w:cs="Calibri"/>
          <w:b/>
          <w:bCs/>
          <w:iCs/>
          <w:szCs w:val="22"/>
        </w:rPr>
        <w:t xml:space="preserve"> </w:t>
      </w:r>
      <w:r w:rsidR="00154442" w:rsidRPr="00C10536">
        <w:rPr>
          <w:rFonts w:ascii="Calibri" w:hAnsi="Calibri" w:cs="Calibri"/>
          <w:b/>
          <w:bCs/>
          <w:iCs/>
          <w:szCs w:val="22"/>
        </w:rPr>
        <w:t>The e</w:t>
      </w:r>
      <w:r w:rsidRPr="00C10536">
        <w:rPr>
          <w:rFonts w:ascii="Calibri" w:hAnsi="Calibri" w:cs="Calibri"/>
          <w:b/>
          <w:bCs/>
          <w:iCs/>
          <w:szCs w:val="22"/>
        </w:rPr>
        <w:t xml:space="preserve">stimated mean gene conversion tract length </w:t>
      </w:r>
      <w:r w:rsidR="005223E3" w:rsidRPr="00C10536">
        <w:rPr>
          <w:rFonts w:ascii="Calibri" w:hAnsi="Calibri" w:cs="Calibri"/>
          <w:b/>
          <w:bCs/>
          <w:iCs/>
          <w:szCs w:val="22"/>
        </w:rPr>
        <w:t xml:space="preserve">under the geometric setting </w:t>
      </w:r>
      <w:r w:rsidRPr="00C10536">
        <w:rPr>
          <w:rFonts w:ascii="Calibri" w:hAnsi="Calibri" w:cs="Calibri"/>
          <w:b/>
          <w:bCs/>
          <w:iCs/>
          <w:szCs w:val="22"/>
        </w:rPr>
        <w:t xml:space="preserve">across replicate simulations. </w:t>
      </w:r>
      <w:r w:rsidRPr="00C10536">
        <w:rPr>
          <w:rFonts w:ascii="Calibri" w:hAnsi="Calibri" w:cs="Calibri"/>
          <w:iCs/>
          <w:szCs w:val="22"/>
        </w:rPr>
        <w:t xml:space="preserve">The dotted horizontal line represents the true mean gene conversion tract length. Gene conversion tract lengths were simulated </w:t>
      </w:r>
      <w:r w:rsidR="00F00EF2" w:rsidRPr="00C10536">
        <w:rPr>
          <w:rFonts w:ascii="Calibri" w:hAnsi="Calibri" w:cs="Calibri"/>
          <w:iCs/>
          <w:szCs w:val="22"/>
        </w:rPr>
        <w:t>using</w:t>
      </w:r>
      <w:r w:rsidRPr="00C10536">
        <w:rPr>
          <w:rFonts w:ascii="Calibri" w:hAnsi="Calibri" w:cs="Calibri"/>
          <w:iCs/>
          <w:szCs w:val="22"/>
        </w:rPr>
        <w:t xml:space="preserve"> a geometric distribution. We plot our estimate</w:t>
      </w:r>
      <w:r w:rsidR="001D3BA0" w:rsidRPr="00C10536">
        <w:rPr>
          <w:rFonts w:ascii="Calibri" w:hAnsi="Calibri" w:cs="Calibri"/>
          <w:iCs/>
          <w:szCs w:val="22"/>
        </w:rPr>
        <w:t xml:space="preserve"> </w:t>
      </w:r>
      <w:r w:rsidRPr="00C10536">
        <w:rPr>
          <w:rFonts w:ascii="Calibri" w:hAnsi="Calibri" w:cs="Calibri"/>
          <w:iCs/>
          <w:szCs w:val="22"/>
        </w:rPr>
        <w:t xml:space="preserve">and 95% bootstrap confidence interval </w:t>
      </w:r>
      <w:r w:rsidR="00154442" w:rsidRPr="00C10536">
        <w:rPr>
          <w:rFonts w:ascii="Calibri" w:hAnsi="Calibri" w:cs="Calibri"/>
          <w:iCs/>
          <w:szCs w:val="22"/>
        </w:rPr>
        <w:t>under the geometric setting</w:t>
      </w:r>
      <w:r w:rsidR="001D3BA0" w:rsidRPr="00C10536">
        <w:rPr>
          <w:rFonts w:ascii="Calibri" w:hAnsi="Calibri" w:cs="Calibri"/>
          <w:iCs/>
          <w:szCs w:val="22"/>
        </w:rPr>
        <w:t xml:space="preserve"> </w:t>
      </w:r>
      <w:r w:rsidRPr="00C10536">
        <w:rPr>
          <w:rFonts w:ascii="Calibri" w:hAnsi="Calibri" w:cs="Calibri"/>
          <w:iCs/>
          <w:szCs w:val="22"/>
        </w:rPr>
        <w:t>for each replicate simulation.</w:t>
      </w:r>
    </w:p>
    <w:p w14:paraId="79FC8861" w14:textId="660AA091" w:rsidR="00F71531" w:rsidRPr="00C10536" w:rsidRDefault="00F71531" w:rsidP="00F71531">
      <w:r w:rsidRPr="00C10536">
        <w:t xml:space="preserve">The </w:t>
      </w:r>
      <w:r w:rsidR="003A5866" w:rsidRPr="00C10536">
        <w:t>geometric setting</w:t>
      </w:r>
      <w:r w:rsidRPr="00C10536">
        <w:t xml:space="preserve"> results in the smallest </w:t>
      </w:r>
      <w:del w:id="742" w:author="Nobu Masaki" w:date="2025-09-16T17:22:00Z" w16du:dateUtc="2025-09-17T00:22:00Z">
        <w:r w:rsidRPr="00C10536" w:rsidDel="00DA7AA0">
          <w:delText>AIC</w:delText>
        </w:r>
      </w:del>
      <w:ins w:id="743" w:author="Nobu Masaki" w:date="2025-09-16T17:22:00Z" w16du:dateUtc="2025-09-17T00:22:00Z">
        <w:r w:rsidR="00DA7AA0">
          <w:t>BIC</w:t>
        </w:r>
      </w:ins>
      <w:r w:rsidRPr="00C10536">
        <w:t xml:space="preserve"> in 1</w:t>
      </w:r>
      <w:ins w:id="744" w:author="Nobu Masaki" w:date="2025-09-17T11:56:00Z" w16du:dateUtc="2025-09-17T18:56:00Z">
        <w:r w:rsidR="007A32A3">
          <w:t>8</w:t>
        </w:r>
      </w:ins>
      <w:del w:id="745" w:author="Nobu Masaki" w:date="2025-09-17T11:56:00Z" w16du:dateUtc="2025-09-17T18:56:00Z">
        <w:r w:rsidRPr="00C10536" w:rsidDel="007A32A3">
          <w:delText>6</w:delText>
        </w:r>
      </w:del>
      <w:r w:rsidRPr="00C10536">
        <w:t xml:space="preserve"> out of the 20 replicates. For the remaining </w:t>
      </w:r>
      <w:del w:id="746" w:author="Nobu Masaki" w:date="2025-09-17T11:56:00Z" w16du:dateUtc="2025-09-17T18:56:00Z">
        <w:r w:rsidR="00561B02" w:rsidRPr="00C10536" w:rsidDel="007A32A3">
          <w:delText>four</w:delText>
        </w:r>
        <w:r w:rsidRPr="00C10536" w:rsidDel="007A32A3">
          <w:delText xml:space="preserve"> </w:delText>
        </w:r>
      </w:del>
      <w:ins w:id="747" w:author="Nobu Masaki" w:date="2025-09-17T11:56:00Z" w16du:dateUtc="2025-09-17T18:56:00Z">
        <w:r w:rsidR="007A32A3">
          <w:t>two</w:t>
        </w:r>
        <w:r w:rsidR="007A32A3" w:rsidRPr="00C10536">
          <w:t xml:space="preserve"> </w:t>
        </w:r>
      </w:ins>
      <w:r w:rsidRPr="00C10536">
        <w:t xml:space="preserve">replicates, </w:t>
      </w:r>
      <w:del w:id="748" w:author="Nobu Masaki" w:date="2025-09-16T17:22:00Z" w16du:dateUtc="2025-09-17T00:22:00Z">
        <w:r w:rsidRPr="00C10536" w:rsidDel="00DA7AA0">
          <w:delText>AIC</w:delText>
        </w:r>
      </w:del>
      <w:ins w:id="749" w:author="Nobu Masaki" w:date="2025-09-16T17:22:00Z" w16du:dateUtc="2025-09-17T00:22:00Z">
        <w:r w:rsidR="00DA7AA0">
          <w:t>BIC</w:t>
        </w:r>
      </w:ins>
      <w:r w:rsidRPr="00C10536">
        <w:t xml:space="preserve"> is lowest </w:t>
      </w:r>
      <w:r w:rsidR="00EC3C8E" w:rsidRPr="00C10536">
        <w:t>when</w:t>
      </w:r>
      <w:r w:rsidRPr="00C10536">
        <w:t xml:space="preserve"> </w:t>
      </w:r>
      <w:r w:rsidR="006A1DE6" w:rsidRPr="00C10536">
        <w:t>gene conversion tract lengths are</w:t>
      </w:r>
      <w:r w:rsidRPr="00C10536">
        <w:t xml:space="preserve"> </w:t>
      </w:r>
      <w:r w:rsidR="006A1DE6" w:rsidRPr="00C10536">
        <w:t>assumed</w:t>
      </w:r>
      <w:r w:rsidR="00AD03E8" w:rsidRPr="00C10536">
        <w:t xml:space="preserve"> to</w:t>
      </w:r>
      <w:r w:rsidR="00B32C34" w:rsidRPr="00C10536">
        <w:t xml:space="preserve"> be</w:t>
      </w:r>
      <w:r w:rsidR="00AA31CA" w:rsidRPr="00C10536">
        <w:t xml:space="preserve"> drawn from</w:t>
      </w:r>
      <w:r w:rsidR="00B32C34" w:rsidRPr="00C10536">
        <w:t xml:space="preserve"> </w:t>
      </w:r>
      <w:r w:rsidRPr="00C10536">
        <w:t xml:space="preserve">a mixture of two geometric components. </w:t>
      </w:r>
      <w:r w:rsidR="00B32C34" w:rsidRPr="00C10536">
        <w:t xml:space="preserve">Estimates for these </w:t>
      </w:r>
      <w:del w:id="750" w:author="Nobu Masaki" w:date="2025-09-17T11:56:00Z" w16du:dateUtc="2025-09-17T18:56:00Z">
        <w:r w:rsidR="00B32C34" w:rsidRPr="00C10536" w:rsidDel="00B613F5">
          <w:delText xml:space="preserve">four </w:delText>
        </w:r>
      </w:del>
      <w:ins w:id="751" w:author="Nobu Masaki" w:date="2025-09-17T11:56:00Z" w16du:dateUtc="2025-09-17T18:56:00Z">
        <w:r w:rsidR="00B613F5">
          <w:t>two</w:t>
        </w:r>
        <w:r w:rsidR="00B613F5" w:rsidRPr="00C10536">
          <w:t xml:space="preserve"> </w:t>
        </w:r>
      </w:ins>
      <w:r w:rsidR="00B32C34" w:rsidRPr="00C10536">
        <w:t xml:space="preserve">replicates </w:t>
      </w:r>
      <w:r w:rsidR="00840555" w:rsidRPr="00C10536">
        <w:t>using the mixture setting</w:t>
      </w:r>
      <w:r w:rsidR="00B32C34" w:rsidRPr="00C10536">
        <w:t xml:space="preserve"> are shown in Fig 2. </w:t>
      </w:r>
    </w:p>
    <w:p w14:paraId="09BE160F" w14:textId="59D2B918" w:rsidR="00BD26CE" w:rsidRPr="00C10536" w:rsidRDefault="00B613F5" w:rsidP="00F71531">
      <w:ins w:id="752" w:author="Nobu Masaki" w:date="2025-09-17T11:56:00Z" w16du:dateUtc="2025-09-17T18:56:00Z">
        <w:r>
          <w:rPr>
            <w:noProof/>
          </w:rPr>
          <w:lastRenderedPageBreak/>
          <w:drawing>
            <wp:inline distT="0" distB="0" distL="0" distR="0" wp14:anchorId="0413A158" wp14:editId="7B094448">
              <wp:extent cx="5943600" cy="3396615"/>
              <wp:effectExtent l="0" t="0" r="0" b="0"/>
              <wp:docPr id="134207348"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348" name="Picture 2" descr="A diagram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ins>
      <w:del w:id="753" w:author="Nobu Masaki" w:date="2025-09-17T11:56:00Z" w16du:dateUtc="2025-09-17T18:56:00Z">
        <w:r w:rsidR="00794D71" w:rsidRPr="00C10536" w:rsidDel="00B613F5">
          <w:rPr>
            <w:noProof/>
          </w:rPr>
          <w:drawing>
            <wp:inline distT="0" distB="0" distL="0" distR="0" wp14:anchorId="7A40FD6F" wp14:editId="37EF868B">
              <wp:extent cx="5943600" cy="3396615"/>
              <wp:effectExtent l="0" t="0" r="0" b="0"/>
              <wp:docPr id="956970879" name="Picture 2" descr="A graph of a number of statistical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70879" name="Picture 2" descr="A graph of a number of statistical data&#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del>
    </w:p>
    <w:p w14:paraId="40FC0209" w14:textId="185BD56F" w:rsidR="00B81607" w:rsidRPr="00C10536" w:rsidRDefault="00B81607" w:rsidP="00B81607">
      <w:pPr>
        <w:rPr>
          <w:rFonts w:ascii="Calibri" w:hAnsi="Calibri" w:cs="Calibri"/>
          <w:iCs/>
          <w:szCs w:val="22"/>
        </w:rPr>
      </w:pPr>
      <w:r w:rsidRPr="00C10536">
        <w:rPr>
          <w:rFonts w:ascii="Calibri" w:hAnsi="Calibri" w:cs="Calibri"/>
          <w:b/>
          <w:bCs/>
          <w:szCs w:val="22"/>
        </w:rPr>
        <w:t>Fig 2.</w:t>
      </w:r>
      <w:r w:rsidRPr="00C10536">
        <w:rPr>
          <w:rFonts w:ascii="Calibri" w:hAnsi="Calibri" w:cs="Calibri"/>
          <w:b/>
          <w:bCs/>
          <w:iCs/>
          <w:szCs w:val="22"/>
        </w:rPr>
        <w:t xml:space="preserve"> </w:t>
      </w:r>
      <w:r w:rsidR="00021BF4" w:rsidRPr="00C10536">
        <w:rPr>
          <w:rFonts w:ascii="Calibri" w:hAnsi="Calibri" w:cs="Calibri"/>
          <w:b/>
          <w:bCs/>
          <w:iCs/>
          <w:szCs w:val="22"/>
        </w:rPr>
        <w:t>Parameter</w:t>
      </w:r>
      <w:r w:rsidR="008133FD" w:rsidRPr="00C10536">
        <w:rPr>
          <w:rFonts w:ascii="Calibri" w:hAnsi="Calibri" w:cs="Calibri"/>
          <w:b/>
          <w:bCs/>
          <w:iCs/>
          <w:szCs w:val="22"/>
        </w:rPr>
        <w:t xml:space="preserve"> estimates for </w:t>
      </w:r>
      <w:del w:id="754" w:author="Nobu Masaki" w:date="2025-09-17T11:56:00Z" w16du:dateUtc="2025-09-17T18:56:00Z">
        <w:r w:rsidR="008133FD" w:rsidRPr="00C10536" w:rsidDel="00B613F5">
          <w:rPr>
            <w:rFonts w:ascii="Calibri" w:hAnsi="Calibri" w:cs="Calibri"/>
            <w:b/>
            <w:bCs/>
            <w:iCs/>
            <w:szCs w:val="22"/>
          </w:rPr>
          <w:delText xml:space="preserve">four </w:delText>
        </w:r>
      </w:del>
      <w:ins w:id="755" w:author="Nobu Masaki" w:date="2025-09-17T11:56:00Z" w16du:dateUtc="2025-09-17T18:56:00Z">
        <w:r w:rsidR="00B613F5">
          <w:rPr>
            <w:rFonts w:ascii="Calibri" w:hAnsi="Calibri" w:cs="Calibri"/>
            <w:b/>
            <w:bCs/>
            <w:iCs/>
            <w:szCs w:val="22"/>
          </w:rPr>
          <w:t>two</w:t>
        </w:r>
        <w:r w:rsidR="00B613F5" w:rsidRPr="00C10536">
          <w:rPr>
            <w:rFonts w:ascii="Calibri" w:hAnsi="Calibri" w:cs="Calibri"/>
            <w:b/>
            <w:bCs/>
            <w:iCs/>
            <w:szCs w:val="22"/>
          </w:rPr>
          <w:t xml:space="preserve"> </w:t>
        </w:r>
      </w:ins>
      <w:r w:rsidR="008133FD" w:rsidRPr="00C10536">
        <w:rPr>
          <w:rFonts w:ascii="Calibri" w:hAnsi="Calibri" w:cs="Calibri"/>
          <w:b/>
          <w:bCs/>
          <w:iCs/>
          <w:szCs w:val="22"/>
        </w:rPr>
        <w:t xml:space="preserve">replicates </w:t>
      </w:r>
      <w:r w:rsidR="00770AEC" w:rsidRPr="00C10536">
        <w:rPr>
          <w:rFonts w:ascii="Calibri" w:hAnsi="Calibri" w:cs="Calibri"/>
          <w:b/>
          <w:bCs/>
          <w:iCs/>
          <w:szCs w:val="22"/>
        </w:rPr>
        <w:t>using the</w:t>
      </w:r>
      <w:r w:rsidR="008133FD" w:rsidRPr="00C10536">
        <w:rPr>
          <w:rFonts w:ascii="Calibri" w:hAnsi="Calibri" w:cs="Calibri"/>
          <w:b/>
          <w:bCs/>
          <w:iCs/>
          <w:szCs w:val="22"/>
        </w:rPr>
        <w:t xml:space="preserve"> mixture </w:t>
      </w:r>
      <w:r w:rsidR="00770AEC" w:rsidRPr="00C10536">
        <w:rPr>
          <w:rFonts w:ascii="Calibri" w:hAnsi="Calibri" w:cs="Calibri"/>
          <w:b/>
          <w:bCs/>
          <w:iCs/>
          <w:szCs w:val="22"/>
        </w:rPr>
        <w:t>distribution</w:t>
      </w:r>
      <w:r w:rsidRPr="00C10536">
        <w:rPr>
          <w:rFonts w:ascii="Calibri" w:hAnsi="Calibri" w:cs="Calibri"/>
          <w:b/>
          <w:bCs/>
          <w:iCs/>
          <w:szCs w:val="22"/>
        </w:rPr>
        <w:t xml:space="preserve">. </w:t>
      </w:r>
      <w:r w:rsidRPr="00C10536">
        <w:rPr>
          <w:rFonts w:ascii="Calibri" w:hAnsi="Calibri" w:cs="Calibri"/>
          <w:iCs/>
          <w:szCs w:val="22"/>
        </w:rPr>
        <w:t xml:space="preserve">The dotted horizontal line represents the true mean gene conversion tract length. We </w:t>
      </w:r>
      <w:r w:rsidR="004B16E7" w:rsidRPr="00C10536">
        <w:rPr>
          <w:rFonts w:ascii="Calibri" w:hAnsi="Calibri" w:cs="Calibri"/>
          <w:iCs/>
          <w:szCs w:val="22"/>
        </w:rPr>
        <w:t>plot the estimated parameter values</w:t>
      </w:r>
      <w:r w:rsidR="00437794" w:rsidRPr="00C10536">
        <w:rPr>
          <w:rFonts w:ascii="Calibri" w:hAnsi="Calibri" w:cs="Calibri"/>
          <w:iCs/>
          <w:szCs w:val="22"/>
        </w:rPr>
        <w:t xml:space="preserve"> with</w:t>
      </w:r>
      <w:r w:rsidRPr="00C10536">
        <w:rPr>
          <w:rFonts w:ascii="Calibri" w:hAnsi="Calibri" w:cs="Calibri"/>
          <w:iCs/>
          <w:szCs w:val="22"/>
        </w:rPr>
        <w:t xml:space="preserve"> 95% bootstrap confidence interval</w:t>
      </w:r>
      <w:r w:rsidR="00437794" w:rsidRPr="00C10536">
        <w:rPr>
          <w:rFonts w:ascii="Calibri" w:hAnsi="Calibri" w:cs="Calibri"/>
          <w:iCs/>
          <w:szCs w:val="22"/>
        </w:rPr>
        <w:t>s</w:t>
      </w:r>
      <w:r w:rsidR="00976D9A" w:rsidRPr="00C10536">
        <w:rPr>
          <w:rFonts w:ascii="Calibri" w:hAnsi="Calibri" w:cs="Calibri"/>
          <w:iCs/>
          <w:szCs w:val="22"/>
        </w:rPr>
        <w:t xml:space="preserve"> for each replicate</w:t>
      </w:r>
      <w:r w:rsidR="000F4A26" w:rsidRPr="00C10536">
        <w:rPr>
          <w:rFonts w:ascii="Calibri" w:hAnsi="Calibri" w:cs="Calibri"/>
          <w:iCs/>
          <w:szCs w:val="22"/>
        </w:rPr>
        <w:t xml:space="preserve"> simulation</w:t>
      </w:r>
      <w:r w:rsidR="00437794" w:rsidRPr="00C10536">
        <w:rPr>
          <w:rFonts w:ascii="Calibri" w:hAnsi="Calibri" w:cs="Calibri"/>
          <w:iCs/>
          <w:szCs w:val="22"/>
        </w:rPr>
        <w:t>.</w:t>
      </w:r>
    </w:p>
    <w:p w14:paraId="0F841418" w14:textId="0922A25A" w:rsidR="005E1B9B" w:rsidRPr="00C10536" w:rsidRDefault="00794D71" w:rsidP="00B81607">
      <w:r w:rsidRPr="00C10536">
        <w:rPr>
          <w:rFonts w:ascii="Calibri" w:hAnsi="Calibri" w:cs="Calibri"/>
          <w:iCs/>
          <w:szCs w:val="22"/>
        </w:rPr>
        <w:t xml:space="preserve">For these </w:t>
      </w:r>
      <w:del w:id="756" w:author="Nobu Masaki" w:date="2025-09-17T11:57:00Z" w16du:dateUtc="2025-09-17T18:57:00Z">
        <w:r w:rsidRPr="00C10536" w:rsidDel="00B613F5">
          <w:rPr>
            <w:rFonts w:ascii="Calibri" w:hAnsi="Calibri" w:cs="Calibri"/>
            <w:iCs/>
            <w:szCs w:val="22"/>
          </w:rPr>
          <w:delText xml:space="preserve">four </w:delText>
        </w:r>
      </w:del>
      <w:ins w:id="757" w:author="Nobu Masaki" w:date="2025-09-17T11:57:00Z" w16du:dateUtc="2025-09-17T18:57:00Z">
        <w:r w:rsidR="00B613F5">
          <w:rPr>
            <w:rFonts w:ascii="Calibri" w:hAnsi="Calibri" w:cs="Calibri"/>
            <w:iCs/>
            <w:szCs w:val="22"/>
          </w:rPr>
          <w:t>two</w:t>
        </w:r>
        <w:r w:rsidR="00B613F5" w:rsidRPr="00C10536">
          <w:rPr>
            <w:rFonts w:ascii="Calibri" w:hAnsi="Calibri" w:cs="Calibri"/>
            <w:iCs/>
            <w:szCs w:val="22"/>
          </w:rPr>
          <w:t xml:space="preserve"> </w:t>
        </w:r>
      </w:ins>
      <w:r w:rsidRPr="00C10536">
        <w:rPr>
          <w:rFonts w:ascii="Calibri" w:hAnsi="Calibri" w:cs="Calibri"/>
          <w:iCs/>
          <w:szCs w:val="22"/>
        </w:rPr>
        <w:t>replicates, we see that the mixture setting underestimates the overall mean of 300</w:t>
      </w:r>
      <w:r w:rsidR="00C00D27" w:rsidRPr="00C10536">
        <w:rPr>
          <w:rFonts w:ascii="Calibri" w:hAnsi="Calibri" w:cs="Calibri"/>
          <w:iCs/>
          <w:szCs w:val="22"/>
        </w:rPr>
        <w:t xml:space="preserve"> bp</w:t>
      </w:r>
      <w:r w:rsidR="005E1B9B" w:rsidRPr="00C10536">
        <w:rPr>
          <w:rFonts w:ascii="Calibri" w:hAnsi="Calibri" w:cs="Calibri"/>
          <w:iCs/>
          <w:szCs w:val="22"/>
        </w:rPr>
        <w:t>.</w:t>
      </w:r>
      <w:r w:rsidR="00215C8D" w:rsidRPr="00C10536">
        <w:rPr>
          <w:rFonts w:ascii="Calibri" w:hAnsi="Calibri" w:cs="Calibri"/>
          <w:iCs/>
          <w:szCs w:val="22"/>
        </w:rPr>
        <w:t xml:space="preserve"> </w:t>
      </w:r>
      <w:r w:rsidR="005E1B9B" w:rsidRPr="00C10536">
        <w:rPr>
          <w:rFonts w:ascii="Calibri" w:hAnsi="Calibri" w:cs="Calibri"/>
          <w:iCs/>
          <w:szCs w:val="22"/>
        </w:rPr>
        <w:t>Notice that the mean of the first component is estimated to be</w:t>
      </w:r>
      <w:r w:rsidR="00936B76" w:rsidRPr="00C10536">
        <w:rPr>
          <w:rFonts w:ascii="Calibri" w:hAnsi="Calibri" w:cs="Calibri"/>
          <w:iCs/>
          <w:szCs w:val="22"/>
        </w:rPr>
        <w:t xml:space="preserve"> close to</w:t>
      </w:r>
      <w:r w:rsidR="005E1B9B" w:rsidRPr="00C10536">
        <w:rPr>
          <w:rFonts w:ascii="Calibri" w:hAnsi="Calibri" w:cs="Calibri"/>
          <w:iCs/>
          <w:szCs w:val="22"/>
        </w:rPr>
        <w:t xml:space="preserve"> 300 </w:t>
      </w:r>
      <w:r w:rsidR="00766F33" w:rsidRPr="00C10536">
        <w:rPr>
          <w:rFonts w:ascii="Calibri" w:hAnsi="Calibri" w:cs="Calibri"/>
          <w:iCs/>
          <w:szCs w:val="22"/>
        </w:rPr>
        <w:t xml:space="preserve">bp </w:t>
      </w:r>
      <w:r w:rsidR="005E1B9B" w:rsidRPr="00C10536">
        <w:rPr>
          <w:rFonts w:ascii="Calibri" w:hAnsi="Calibri" w:cs="Calibri"/>
          <w:iCs/>
          <w:szCs w:val="22"/>
        </w:rPr>
        <w:t xml:space="preserve">for these replicates, but the mean of the second component </w:t>
      </w:r>
      <w:r w:rsidR="006B61B2" w:rsidRPr="00C10536">
        <w:rPr>
          <w:rFonts w:ascii="Calibri" w:hAnsi="Calibri" w:cs="Calibri"/>
          <w:iCs/>
          <w:szCs w:val="22"/>
        </w:rPr>
        <w:t>is estimated to be</w:t>
      </w:r>
      <w:r w:rsidR="00215C8D" w:rsidRPr="00C10536">
        <w:rPr>
          <w:rFonts w:ascii="Calibri" w:hAnsi="Calibri" w:cs="Calibri"/>
          <w:iCs/>
          <w:szCs w:val="22"/>
        </w:rPr>
        <w:t xml:space="preserve"> </w:t>
      </w:r>
      <w:r w:rsidR="0034769D" w:rsidRPr="00C10536">
        <w:rPr>
          <w:rFonts w:ascii="Calibri" w:hAnsi="Calibri" w:cs="Calibri"/>
          <w:iCs/>
          <w:szCs w:val="22"/>
        </w:rPr>
        <w:t xml:space="preserve">much </w:t>
      </w:r>
      <w:r w:rsidR="00215C8D" w:rsidRPr="00C10536">
        <w:rPr>
          <w:rFonts w:ascii="Calibri" w:hAnsi="Calibri" w:cs="Calibri"/>
          <w:iCs/>
          <w:szCs w:val="22"/>
        </w:rPr>
        <w:t xml:space="preserve">lower. The </w:t>
      </w:r>
      <w:r w:rsidR="00215C8D" w:rsidRPr="00C10536">
        <w:t xml:space="preserve">mixing proportion of the first component </w:t>
      </w:r>
      <w:r w:rsidR="000742AA" w:rsidRPr="00C10536">
        <w:t>is</w:t>
      </w:r>
      <w:r w:rsidR="00215C8D" w:rsidRPr="00C10536">
        <w:t xml:space="preserve"> estimated to be between 0.1</w:t>
      </w:r>
      <w:ins w:id="758" w:author="Nobu Masaki" w:date="2025-09-23T14:17:00Z" w16du:dateUtc="2025-09-23T21:17:00Z">
        <w:r w:rsidR="00DE3D18">
          <w:t>5</w:t>
        </w:r>
      </w:ins>
      <w:r w:rsidR="00215C8D" w:rsidRPr="00C10536">
        <w:t xml:space="preserve"> and 0.2</w:t>
      </w:r>
      <w:r w:rsidR="009C3C5F" w:rsidRPr="00C10536">
        <w:t xml:space="preserve"> across the </w:t>
      </w:r>
      <w:del w:id="759" w:author="Nobu Masaki" w:date="2025-09-17T14:52:00Z" w16du:dateUtc="2025-09-17T21:52:00Z">
        <w:r w:rsidR="009C3C5F" w:rsidRPr="00C10536" w:rsidDel="00D30D2E">
          <w:delText xml:space="preserve">four </w:delText>
        </w:r>
      </w:del>
      <w:ins w:id="760" w:author="Nobu Masaki" w:date="2025-09-17T14:52:00Z" w16du:dateUtc="2025-09-17T21:52:00Z">
        <w:r w:rsidR="00D30D2E">
          <w:t>two</w:t>
        </w:r>
        <w:r w:rsidR="00D30D2E" w:rsidRPr="00C10536">
          <w:t xml:space="preserve"> </w:t>
        </w:r>
      </w:ins>
      <w:r w:rsidR="009C3C5F" w:rsidRPr="00C10536">
        <w:t>replicates.</w:t>
      </w:r>
      <w:r w:rsidR="008B382E" w:rsidRPr="00C10536">
        <w:t xml:space="preserve"> 95% confidence intervals for </w:t>
      </w:r>
      <w:r w:rsidR="00F37477" w:rsidRPr="00C10536">
        <w:t>parameters</w:t>
      </w:r>
      <w:r w:rsidR="008B382E" w:rsidRPr="00C10536">
        <w:t xml:space="preserve"> tend to be wide, except for the mean of the first component.</w:t>
      </w:r>
      <w:ins w:id="761" w:author="Nobu Masaki" w:date="2025-09-17T14:54:00Z" w16du:dateUtc="2025-09-17T21:54:00Z">
        <w:r w:rsidR="00600CF5">
          <w:t xml:space="preserve"> </w:t>
        </w:r>
      </w:ins>
      <w:ins w:id="762" w:author="Nobu Masaki" w:date="2025-09-23T14:51:00Z" w16du:dateUtc="2025-09-23T21:51:00Z">
        <w:r w:rsidR="0022499A">
          <w:t>For these two replicates, w</w:t>
        </w:r>
      </w:ins>
      <w:ins w:id="763" w:author="Nobu Masaki" w:date="2025-09-17T15:02:00Z" w16du:dateUtc="2025-09-17T22:02:00Z">
        <w:r w:rsidR="00232EB8">
          <w:t xml:space="preserve">e also plot the model fit for the geometric and mixture models </w:t>
        </w:r>
      </w:ins>
      <w:ins w:id="764" w:author="Nobu Masaki" w:date="2025-09-24T15:53:00Z" w16du:dateUtc="2025-09-24T22:53:00Z">
        <w:r w:rsidR="005567BC">
          <w:t xml:space="preserve">along </w:t>
        </w:r>
      </w:ins>
      <w:ins w:id="765" w:author="Nobu Masaki" w:date="2025-09-23T14:32:00Z" w16du:dateUtc="2025-09-23T21:32:00Z">
        <w:r w:rsidR="008207E4">
          <w:t>with</w:t>
        </w:r>
        <w:r w:rsidR="00673CED">
          <w:t xml:space="preserve"> the</w:t>
        </w:r>
      </w:ins>
      <w:ins w:id="766" w:author="Nobu Masaki" w:date="2025-09-17T15:02:00Z" w16du:dateUtc="2025-09-17T22:02:00Z">
        <w:r w:rsidR="00232EB8">
          <w:t xml:space="preserve"> empirical distribution </w:t>
        </w:r>
      </w:ins>
      <w:ins w:id="767" w:author="Nobu Masaki" w:date="2025-09-17T15:03:00Z" w16du:dateUtc="2025-09-17T22:03:00Z">
        <w:r w:rsidR="00232EB8">
          <w:t>of observed tract lengths (</w:t>
        </w:r>
      </w:ins>
      <w:ins w:id="768" w:author="Nobu Masaki" w:date="2025-09-17T15:05:00Z" w16du:dateUtc="2025-09-17T22:05:00Z">
        <w:r w:rsidR="00232EB8">
          <w:t>S</w:t>
        </w:r>
      </w:ins>
      <w:ins w:id="769" w:author="Nobu Masaki" w:date="2025-09-24T13:12:00Z" w16du:dateUtc="2025-09-24T20:12:00Z">
        <w:r w:rsidR="0087415B">
          <w:t>4</w:t>
        </w:r>
      </w:ins>
      <w:ins w:id="770" w:author="Nobu Masaki" w:date="2025-09-17T15:05:00Z" w16du:dateUtc="2025-09-17T22:05:00Z">
        <w:r w:rsidR="00232EB8">
          <w:t xml:space="preserve"> Fig).</w:t>
        </w:r>
        <w:r w:rsidR="00503621">
          <w:t xml:space="preserve"> </w:t>
        </w:r>
      </w:ins>
      <w:ins w:id="771" w:author="Nobu Masaki" w:date="2025-09-23T15:16:00Z" w16du:dateUtc="2025-09-23T22:16:00Z">
        <w:r w:rsidR="00AF70B9">
          <w:t>Although</w:t>
        </w:r>
      </w:ins>
      <w:ins w:id="772" w:author="Nobu Masaki" w:date="2025-09-23T15:11:00Z" w16du:dateUtc="2025-09-23T22:11:00Z">
        <w:r w:rsidR="00CE668D">
          <w:t xml:space="preserve"> the mixture model with the estimated parameters has a longer tail</w:t>
        </w:r>
      </w:ins>
      <w:ins w:id="773" w:author="Nobu Masaki" w:date="2025-09-23T15:13:00Z" w16du:dateUtc="2025-09-23T22:13:00Z">
        <w:r w:rsidR="00CE668D">
          <w:t xml:space="preserve"> than the geometric model, the number of observed tract lengths is too </w:t>
        </w:r>
      </w:ins>
      <w:ins w:id="774" w:author="Nobu Masaki" w:date="2025-09-23T15:14:00Z" w16du:dateUtc="2025-09-23T22:14:00Z">
        <w:r w:rsidR="00CE668D">
          <w:t>small to fully characterize the tail of the empirical distribution</w:t>
        </w:r>
      </w:ins>
      <w:ins w:id="775" w:author="Nobu Masaki" w:date="2025-09-24T15:54:00Z" w16du:dateUtc="2025-09-24T22:54:00Z">
        <w:r w:rsidR="005567BC">
          <w:t xml:space="preserve">. </w:t>
        </w:r>
      </w:ins>
      <w:ins w:id="776" w:author="Nobu Masaki" w:date="2025-09-17T14:55:00Z" w16du:dateUtc="2025-09-17T21:55:00Z">
        <w:r w:rsidR="00600CF5">
          <w:t>T</w:t>
        </w:r>
      </w:ins>
      <w:ins w:id="777" w:author="Nobu Masaki" w:date="2025-09-17T14:52:00Z" w16du:dateUtc="2025-09-17T21:52:00Z">
        <w:r w:rsidR="00D30D2E">
          <w:t xml:space="preserve">he difference in BIC between the </w:t>
        </w:r>
      </w:ins>
      <w:ins w:id="778" w:author="Nobu Masaki" w:date="2025-09-17T14:53:00Z" w16du:dateUtc="2025-09-17T21:53:00Z">
        <w:r w:rsidR="00D30D2E">
          <w:t>mixture model and the geometric model (which had the next lowest BIC</w:t>
        </w:r>
      </w:ins>
      <w:ins w:id="779" w:author="Nobu Masaki" w:date="2025-09-17T14:54:00Z" w16du:dateUtc="2025-09-17T21:54:00Z">
        <w:r w:rsidR="00D30D2E">
          <w:t xml:space="preserve">) was 11.6 and 3.2 for replicate 7 and 19 respectively. </w:t>
        </w:r>
      </w:ins>
    </w:p>
    <w:p w14:paraId="35C34271" w14:textId="70A99584" w:rsidR="00253341" w:rsidRPr="00C10536" w:rsidDel="00D30D2E" w:rsidRDefault="00422C21" w:rsidP="00B81607">
      <w:pPr>
        <w:rPr>
          <w:del w:id="780" w:author="Nobu Masaki" w:date="2025-09-17T14:54:00Z" w16du:dateUtc="2025-09-17T21:54:00Z"/>
        </w:rPr>
      </w:pPr>
      <w:del w:id="781" w:author="Nobu Masaki" w:date="2025-09-17T14:54:00Z" w16du:dateUtc="2025-09-17T21:54:00Z">
        <w:r w:rsidRPr="00C10536" w:rsidDel="00D30D2E">
          <w:lastRenderedPageBreak/>
          <w:delText>Although</w:delText>
        </w:r>
        <w:r w:rsidR="00F07881" w:rsidRPr="00C10536" w:rsidDel="00D30D2E">
          <w:delText xml:space="preserve"> the mixture setting results in estimates of the overall mean that are much lower compared to the geometric setting for these four replicates, the difference in </w:delText>
        </w:r>
      </w:del>
      <w:del w:id="782" w:author="Nobu Masaki" w:date="2025-09-16T17:22:00Z" w16du:dateUtc="2025-09-17T00:22:00Z">
        <w:r w:rsidR="00F07881" w:rsidRPr="00C10536" w:rsidDel="00DA7AA0">
          <w:delText>AIC</w:delText>
        </w:r>
      </w:del>
      <w:del w:id="783" w:author="Nobu Masaki" w:date="2025-09-17T14:54:00Z" w16du:dateUtc="2025-09-17T21:54:00Z">
        <w:r w:rsidR="00F07881" w:rsidRPr="00C10536" w:rsidDel="00D30D2E">
          <w:delText xml:space="preserve"> between these settings </w:delText>
        </w:r>
        <w:r w:rsidR="00D871A4" w:rsidRPr="00C10536" w:rsidDel="00D30D2E">
          <w:delText>are</w:delText>
        </w:r>
        <w:r w:rsidR="00F07881" w:rsidRPr="00C10536" w:rsidDel="00D30D2E">
          <w:delText xml:space="preserve"> very </w:delText>
        </w:r>
        <w:r w:rsidR="00840555" w:rsidRPr="00C10536" w:rsidDel="00D30D2E">
          <w:delText>small</w:delText>
        </w:r>
        <w:r w:rsidR="00F07881" w:rsidRPr="00C10536" w:rsidDel="00D30D2E">
          <w:delText xml:space="preserve"> for two of the four replicates (1</w:delText>
        </w:r>
        <w:r w:rsidR="001911A6" w:rsidRPr="00C10536" w:rsidDel="00D30D2E">
          <w:delText>.6 and 0.8</w:delText>
        </w:r>
        <w:r w:rsidR="00F07881" w:rsidRPr="00C10536" w:rsidDel="00D30D2E">
          <w:delText>)</w:delText>
        </w:r>
        <w:r w:rsidR="001911A6" w:rsidRPr="00C10536" w:rsidDel="00D30D2E">
          <w:delText xml:space="preserve">. </w:delText>
        </w:r>
        <w:r w:rsidR="007912E1" w:rsidRPr="00C10536" w:rsidDel="00D30D2E">
          <w:delText xml:space="preserve">The difference in </w:delText>
        </w:r>
      </w:del>
      <w:del w:id="784" w:author="Nobu Masaki" w:date="2025-09-16T17:22:00Z" w16du:dateUtc="2025-09-17T00:22:00Z">
        <w:r w:rsidR="007912E1" w:rsidRPr="00C10536" w:rsidDel="00DA7AA0">
          <w:delText>AIC</w:delText>
        </w:r>
      </w:del>
      <w:del w:id="785" w:author="Nobu Masaki" w:date="2025-09-17T14:54:00Z" w16du:dateUtc="2025-09-17T21:54:00Z">
        <w:r w:rsidR="007912E1" w:rsidRPr="00C10536" w:rsidDel="00D30D2E">
          <w:delText xml:space="preserve"> for the remaining two replicates </w:delText>
        </w:r>
        <w:r w:rsidR="00BF1E92" w:rsidRPr="00C10536" w:rsidDel="00D30D2E">
          <w:delText>are</w:delText>
        </w:r>
        <w:r w:rsidR="007912E1" w:rsidRPr="00C10536" w:rsidDel="00D30D2E">
          <w:delText xml:space="preserve"> 2</w:delText>
        </w:r>
        <w:r w:rsidR="002726C4" w:rsidRPr="00C10536" w:rsidDel="00D30D2E">
          <w:delText>2</w:delText>
        </w:r>
        <w:r w:rsidR="007912E1" w:rsidRPr="00C10536" w:rsidDel="00D30D2E">
          <w:delText>.</w:delText>
        </w:r>
        <w:r w:rsidR="002726C4" w:rsidRPr="00C10536" w:rsidDel="00D30D2E">
          <w:delText>9</w:delText>
        </w:r>
        <w:r w:rsidR="007912E1" w:rsidRPr="00C10536" w:rsidDel="00D30D2E">
          <w:delText xml:space="preserve"> and 14.6. </w:delText>
        </w:r>
      </w:del>
    </w:p>
    <w:p w14:paraId="6F74EAD7" w14:textId="7356CE6C" w:rsidR="004A2EA5" w:rsidRDefault="00253341" w:rsidP="00253341">
      <w:pPr>
        <w:rPr>
          <w:ins w:id="786" w:author="Nobu Masaki" w:date="2025-09-17T15:10:00Z" w16du:dateUtc="2025-09-17T22:10:00Z"/>
        </w:rPr>
      </w:pPr>
      <w:r w:rsidRPr="00C10536">
        <w:t xml:space="preserve">Across all 20 replicates, the difference in </w:t>
      </w:r>
      <w:del w:id="787" w:author="Nobu Masaki" w:date="2025-09-16T17:22:00Z" w16du:dateUtc="2025-09-17T00:22:00Z">
        <w:r w:rsidRPr="00C10536" w:rsidDel="00DA7AA0">
          <w:delText>AIC</w:delText>
        </w:r>
      </w:del>
      <w:ins w:id="788" w:author="Nobu Masaki" w:date="2025-09-16T17:22:00Z" w16du:dateUtc="2025-09-17T00:22:00Z">
        <w:r w:rsidR="00DA7AA0">
          <w:t>BIC</w:t>
        </w:r>
      </w:ins>
      <w:r w:rsidRPr="00C10536">
        <w:t xml:space="preserve"> between the</w:t>
      </w:r>
      <w:r w:rsidR="00425812" w:rsidRPr="00C10536">
        <w:t xml:space="preserve"> geometric and mixture settings</w:t>
      </w:r>
      <w:r w:rsidRPr="00C10536">
        <w:t xml:space="preserve"> (</w:t>
      </w:r>
      <w:r w:rsidR="002726C4" w:rsidRPr="00C10536">
        <w:t xml:space="preserve">positive </w:t>
      </w:r>
      <w:r w:rsidRPr="00C10536">
        <w:t xml:space="preserve">values preferring the </w:t>
      </w:r>
      <w:r w:rsidR="00800EFF" w:rsidRPr="00C10536">
        <w:t>mixture</w:t>
      </w:r>
      <w:r w:rsidRPr="00C10536">
        <w:t xml:space="preserve"> setting) range from </w:t>
      </w:r>
      <w:ins w:id="789" w:author="Nobu Masaki" w:date="2025-09-17T15:07:00Z" w16du:dateUtc="2025-09-17T22:07:00Z">
        <w:r w:rsidR="001A7B85">
          <w:t>11.6</w:t>
        </w:r>
      </w:ins>
      <w:del w:id="790" w:author="Nobu Masaki" w:date="2025-09-17T15:07:00Z" w16du:dateUtc="2025-09-17T22:07:00Z">
        <w:r w:rsidRPr="00C10536" w:rsidDel="001A7B85">
          <w:delText>22.9</w:delText>
        </w:r>
      </w:del>
      <w:r w:rsidRPr="00C10536">
        <w:t xml:space="preserve"> to </w:t>
      </w:r>
      <w:r w:rsidR="00800EFF" w:rsidRPr="00C10536">
        <w:t>-</w:t>
      </w:r>
      <w:ins w:id="791" w:author="Nobu Masaki" w:date="2025-09-17T15:07:00Z" w16du:dateUtc="2025-09-17T22:07:00Z">
        <w:r w:rsidR="001A7B85">
          <w:t>15.5</w:t>
        </w:r>
      </w:ins>
      <w:del w:id="792" w:author="Nobu Masaki" w:date="2025-09-17T15:07:00Z" w16du:dateUtc="2025-09-17T22:07:00Z">
        <w:r w:rsidRPr="00C10536" w:rsidDel="001A7B85">
          <w:delText>4</w:delText>
        </w:r>
      </w:del>
      <w:r w:rsidRPr="00C10536">
        <w:t xml:space="preserve">. </w:t>
      </w:r>
      <w:del w:id="793" w:author="Nobu Masaki" w:date="2025-09-17T15:07:00Z" w16du:dateUtc="2025-09-17T22:07:00Z">
        <w:r w:rsidRPr="00C10536" w:rsidDel="00795E15">
          <w:delText xml:space="preserve">An </w:delText>
        </w:r>
      </w:del>
      <w:del w:id="794" w:author="Nobu Masaki" w:date="2025-09-16T17:22:00Z" w16du:dateUtc="2025-09-17T00:22:00Z">
        <w:r w:rsidRPr="00C10536" w:rsidDel="00DA7AA0">
          <w:delText>AIC</w:delText>
        </w:r>
      </w:del>
      <w:del w:id="795" w:author="Nobu Masaki" w:date="2025-09-17T15:07:00Z" w16du:dateUtc="2025-09-17T22:07:00Z">
        <w:r w:rsidR="00800EFF" w:rsidRPr="00C10536" w:rsidDel="00795E15">
          <w:delText xml:space="preserve"> difference</w:delText>
        </w:r>
        <w:r w:rsidRPr="00C10536" w:rsidDel="00795E15">
          <w:delText xml:space="preserve"> of </w:delText>
        </w:r>
        <w:r w:rsidR="00800EFF" w:rsidRPr="00C10536" w:rsidDel="00795E15">
          <w:delText>-</w:delText>
        </w:r>
        <w:r w:rsidRPr="00C10536" w:rsidDel="00795E15">
          <w:delText xml:space="preserve">4 indicates that the log-likelihoods of the two settings were equal, and the difference between the </w:delText>
        </w:r>
      </w:del>
      <w:del w:id="796" w:author="Nobu Masaki" w:date="2025-09-16T17:22:00Z" w16du:dateUtc="2025-09-17T00:22:00Z">
        <w:r w:rsidRPr="00C10536" w:rsidDel="00DA7AA0">
          <w:delText>AIC</w:delText>
        </w:r>
      </w:del>
      <w:del w:id="797" w:author="Nobu Masaki" w:date="2025-09-17T15:07:00Z" w16du:dateUtc="2025-09-17T22:07:00Z">
        <w:r w:rsidRPr="00C10536" w:rsidDel="00795E15">
          <w:delText xml:space="preserve">s is because of the two additional parameters </w:delText>
        </w:r>
        <w:r w:rsidR="00F00EF2" w:rsidRPr="00C10536" w:rsidDel="00795E15">
          <w:delText xml:space="preserve">used </w:delText>
        </w:r>
        <w:r w:rsidRPr="00C10536" w:rsidDel="00795E15">
          <w:delText>under the mixture setting.</w:delText>
        </w:r>
        <w:r w:rsidR="002726C4" w:rsidRPr="00C10536" w:rsidDel="00795E15">
          <w:delText xml:space="preserve"> </w:delText>
        </w:r>
        <w:r w:rsidR="009404D0" w:rsidRPr="00C10536" w:rsidDel="00795E15">
          <w:delText xml:space="preserve">Because the geometric distribution is nested within the mixture of two geometric components, the log-likelihood </w:delText>
        </w:r>
        <w:r w:rsidR="00C00D27" w:rsidRPr="00C10536" w:rsidDel="00795E15">
          <w:delText xml:space="preserve">under </w:delText>
        </w:r>
        <w:r w:rsidR="009404D0" w:rsidRPr="00C10536" w:rsidDel="00795E15">
          <w:delText xml:space="preserve">the geometric </w:delText>
        </w:r>
        <w:r w:rsidR="00C00D27" w:rsidRPr="00C10536" w:rsidDel="00795E15">
          <w:delText>setting</w:delText>
        </w:r>
        <w:r w:rsidR="009404D0" w:rsidRPr="00C10536" w:rsidDel="00795E15">
          <w:delText xml:space="preserve"> cannot exceed that </w:delText>
        </w:r>
        <w:r w:rsidR="00C00D27" w:rsidRPr="00C10536" w:rsidDel="00795E15">
          <w:delText xml:space="preserve">of the mixture setting. </w:delText>
        </w:r>
      </w:del>
    </w:p>
    <w:p w14:paraId="4A4992C0" w14:textId="0B342EE2" w:rsidR="00FC13C5" w:rsidRDefault="00674BA7">
      <w:pPr>
        <w:pStyle w:val="Heading2"/>
        <w:rPr>
          <w:ins w:id="798" w:author="Nobu Masaki" w:date="2025-09-23T17:05:00Z" w16du:dateUtc="2025-09-24T00:05:00Z"/>
        </w:rPr>
        <w:pPrChange w:id="799" w:author="Nobu Masaki" w:date="2025-09-23T17:39:00Z" w16du:dateUtc="2025-09-24T00:39:00Z">
          <w:pPr/>
        </w:pPrChange>
      </w:pPr>
      <w:ins w:id="800" w:author="Nobu Masaki" w:date="2025-09-17T15:10:00Z" w16du:dateUtc="2025-09-17T22:10:00Z">
        <w:r w:rsidRPr="00C10536">
          <w:rPr>
            <w:rFonts w:hint="eastAsia"/>
          </w:rPr>
          <w:t>Simulation study</w:t>
        </w:r>
        <w:r w:rsidRPr="00C10536">
          <w:t xml:space="preserve"> </w:t>
        </w:r>
        <w:r>
          <w:t>2</w:t>
        </w:r>
      </w:ins>
    </w:p>
    <w:p w14:paraId="576E229F" w14:textId="692ED671" w:rsidR="0028255D" w:rsidRDefault="001315D6" w:rsidP="0028255D">
      <w:pPr>
        <w:rPr>
          <w:ins w:id="801" w:author="Nobu Masaki" w:date="2025-09-23T17:05:00Z" w16du:dateUtc="2025-09-24T00:05:00Z"/>
        </w:rPr>
      </w:pPr>
      <w:ins w:id="802" w:author="Nobu Masaki" w:date="2025-09-23T17:41:00Z">
        <w:r w:rsidRPr="001315D6">
          <w:t>In Table 2, we report the empirical bias and standard deviation of our estimate of the mean, as well as the empirical coverage probability of our 95% confidence interval of the mean under all assumed distributions of</w:t>
        </w:r>
      </w:ins>
      <w:ins w:id="803" w:author="Nobu Masaki" w:date="2025-09-24T12:58:00Z" w16du:dateUtc="2025-09-24T19:58:00Z">
        <w:r w:rsidR="00FA2DC0">
          <w:t xml:space="preserve"> the true tract length</w:t>
        </w:r>
      </w:ins>
      <w:ins w:id="804" w:author="Nobu Masaki" w:date="2025-09-23T17:41:00Z">
        <w:r w:rsidRPr="001315D6">
          <w:t xml:space="preserve"> across 100 sets of observed tract lengths generated using each of the ten distributions in Table 1.</w:t>
        </w:r>
      </w:ins>
      <w:ins w:id="805" w:author="Nobu Masaki" w:date="2025-09-23T17:48:00Z" w16du:dateUtc="2025-09-24T00:48:00Z">
        <w:r w:rsidR="000F155E">
          <w:t xml:space="preserve"> Under the BIC-selected distributional setting, </w:t>
        </w:r>
        <w:r w:rsidR="000F155E" w:rsidRPr="00C10536">
          <w:t xml:space="preserve">we use the estimate and confidence interval from the distributional setting with the smallest </w:t>
        </w:r>
        <w:r w:rsidR="000F155E">
          <w:rPr>
            <w:rFonts w:ascii="Calibri" w:hAnsi="Calibri" w:cs="Calibri"/>
            <w:iCs/>
            <w:szCs w:val="22"/>
          </w:rPr>
          <w:t>Bayesian</w:t>
        </w:r>
        <w:r w:rsidR="000F155E" w:rsidRPr="00C10536">
          <w:rPr>
            <w:rFonts w:ascii="Calibri" w:hAnsi="Calibri" w:cs="Calibri"/>
            <w:iCs/>
            <w:szCs w:val="22"/>
          </w:rPr>
          <w:t xml:space="preserve"> Information Criterion (</w:t>
        </w:r>
        <w:r w:rsidR="000F155E">
          <w:rPr>
            <w:rFonts w:ascii="Calibri" w:hAnsi="Calibri" w:cs="Calibri"/>
            <w:iCs/>
            <w:szCs w:val="22"/>
          </w:rPr>
          <w:t>B</w:t>
        </w:r>
        <w:r w:rsidR="000F155E" w:rsidRPr="00C10536">
          <w:rPr>
            <w:rFonts w:ascii="Calibri" w:hAnsi="Calibri" w:cs="Calibri"/>
            <w:iCs/>
            <w:szCs w:val="22"/>
          </w:rPr>
          <w:t>IC)</w:t>
        </w:r>
        <w:r w:rsidR="000F155E" w:rsidRPr="00C10536">
          <w:t xml:space="preserve"> value in each of the 100 replicates.</w:t>
        </w:r>
      </w:ins>
    </w:p>
    <w:tbl>
      <w:tblPr>
        <w:tblW w:w="0" w:type="auto"/>
        <w:jc w:val="center"/>
        <w:tblLook w:val="0420" w:firstRow="1" w:lastRow="0" w:firstColumn="0" w:lastColumn="0" w:noHBand="0" w:noVBand="1"/>
        <w:tblPrChange w:id="806" w:author="Nobu Masaki" w:date="2025-09-23T17:45:00Z" w16du:dateUtc="2025-09-24T00:45:00Z">
          <w:tblPr>
            <w:tblW w:w="5000" w:type="pct"/>
            <w:jc w:val="center"/>
            <w:tblLook w:val="0420" w:firstRow="1" w:lastRow="0" w:firstColumn="0" w:lastColumn="0" w:noHBand="0" w:noVBand="1"/>
          </w:tblPr>
        </w:tblPrChange>
      </w:tblPr>
      <w:tblGrid>
        <w:gridCol w:w="2352"/>
        <w:gridCol w:w="2122"/>
        <w:gridCol w:w="702"/>
        <w:gridCol w:w="702"/>
        <w:gridCol w:w="1028"/>
        <w:tblGridChange w:id="807">
          <w:tblGrid>
            <w:gridCol w:w="2352"/>
            <w:gridCol w:w="837"/>
            <w:gridCol w:w="1285"/>
            <w:gridCol w:w="702"/>
            <w:gridCol w:w="702"/>
            <w:gridCol w:w="187"/>
            <w:gridCol w:w="841"/>
            <w:gridCol w:w="110"/>
            <w:gridCol w:w="951"/>
            <w:gridCol w:w="1393"/>
          </w:tblGrid>
        </w:tblGridChange>
      </w:tblGrid>
      <w:tr w:rsidR="00344E2D" w:rsidRPr="00344E2D" w14:paraId="0CB6EFFA" w14:textId="77777777" w:rsidTr="00344E2D">
        <w:trPr>
          <w:trHeight w:hRule="exact" w:val="432"/>
          <w:tblHeader/>
          <w:jc w:val="center"/>
          <w:ins w:id="808" w:author="Nobu Masaki" w:date="2025-09-23T17:41:00Z"/>
          <w:trPrChange w:id="809" w:author="Nobu Masaki" w:date="2025-09-23T17:45:00Z" w16du:dateUtc="2025-09-24T00:45:00Z">
            <w:trPr>
              <w:tblHeader/>
              <w:jc w:val="center"/>
            </w:trPr>
          </w:trPrChange>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10" w:author="Nobu Masaki" w:date="2025-09-23T17:45:00Z" w16du:dateUtc="2025-09-24T00:45:00Z">
              <w:tcPr>
                <w:tcW w:w="1703" w:type="pct"/>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23DFB58"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11" w:author="Nobu Masaki" w:date="2025-09-23T17:41:00Z" w16du:dateUtc="2025-09-24T00:41:00Z"/>
                <w:rFonts w:eastAsia="Helvetica" w:cstheme="minorHAnsi"/>
                <w:color w:val="000000"/>
                <w:szCs w:val="22"/>
                <w:rPrChange w:id="812" w:author="Nobu Masaki" w:date="2025-09-23T17:42:00Z" w16du:dateUtc="2025-09-24T00:42:00Z">
                  <w:rPr>
                    <w:ins w:id="813" w:author="Nobu Masaki" w:date="2025-09-23T17:41:00Z" w16du:dateUtc="2025-09-24T00:41:00Z"/>
                    <w:rFonts w:ascii="Helvetica" w:eastAsia="Helvetica" w:hAnsi="Helvetica" w:cs="Helvetica"/>
                    <w:color w:val="000000"/>
                    <w:szCs w:val="22"/>
                  </w:rPr>
                </w:rPrChange>
              </w:rPr>
              <w:pPrChange w:id="81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815" w:author="Nobu Masaki" w:date="2025-09-23T17:41:00Z" w16du:dateUtc="2025-09-24T00:41:00Z">
              <w:r w:rsidRPr="00344E2D">
                <w:rPr>
                  <w:rFonts w:eastAsia="Helvetica" w:cstheme="minorHAnsi"/>
                  <w:color w:val="000000"/>
                  <w:szCs w:val="22"/>
                  <w:rPrChange w:id="816" w:author="Nobu Masaki" w:date="2025-09-23T17:42:00Z" w16du:dateUtc="2025-09-24T00:42:00Z">
                    <w:rPr>
                      <w:rFonts w:ascii="Helvetica" w:eastAsia="Helvetica" w:hAnsi="Helvetica" w:cs="Helvetica"/>
                      <w:color w:val="000000"/>
                      <w:szCs w:val="22"/>
                    </w:rPr>
                  </w:rPrChange>
                </w:rPr>
                <w:t>Distribution</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17" w:author="Nobu Masaki" w:date="2025-09-23T17:45:00Z" w16du:dateUtc="2025-09-24T00:45:00Z">
              <w:tcPr>
                <w:tcW w:w="1536" w:type="pct"/>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EE02029"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18" w:author="Nobu Masaki" w:date="2025-09-23T17:41:00Z" w16du:dateUtc="2025-09-24T00:41:00Z"/>
                <w:rFonts w:eastAsia="Helvetica" w:cstheme="minorHAnsi"/>
                <w:color w:val="000000"/>
                <w:szCs w:val="22"/>
                <w:rPrChange w:id="819" w:author="Nobu Masaki" w:date="2025-09-23T17:42:00Z" w16du:dateUtc="2025-09-24T00:42:00Z">
                  <w:rPr>
                    <w:ins w:id="820" w:author="Nobu Masaki" w:date="2025-09-23T17:41:00Z" w16du:dateUtc="2025-09-24T00:41:00Z"/>
                    <w:rFonts w:ascii="Helvetica" w:eastAsia="Helvetica" w:hAnsi="Helvetica" w:cs="Helvetica"/>
                    <w:color w:val="000000"/>
                    <w:szCs w:val="22"/>
                  </w:rPr>
                </w:rPrChange>
              </w:rPr>
              <w:pPrChange w:id="82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822" w:author="Nobu Masaki" w:date="2025-09-23T17:41:00Z" w16du:dateUtc="2025-09-24T00:41:00Z">
              <w:r w:rsidRPr="00344E2D">
                <w:rPr>
                  <w:rFonts w:eastAsia="Helvetica" w:cstheme="minorHAnsi"/>
                  <w:color w:val="000000"/>
                  <w:szCs w:val="22"/>
                  <w:rPrChange w:id="823" w:author="Nobu Masaki" w:date="2025-09-23T17:42:00Z" w16du:dateUtc="2025-09-24T00:42:00Z">
                    <w:rPr>
                      <w:rFonts w:ascii="Helvetica" w:eastAsia="Helvetica" w:hAnsi="Helvetica" w:cs="Helvetica"/>
                      <w:color w:val="000000"/>
                      <w:szCs w:val="22"/>
                    </w:rPr>
                  </w:rPrChange>
                </w:rPr>
                <w:t>Assumed Distribution</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24" w:author="Nobu Masaki" w:date="2025-09-23T17:45:00Z" w16du:dateUtc="2025-09-24T00:45:00Z">
              <w:tcPr>
                <w:tcW w:w="508" w:type="pct"/>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73E796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25" w:author="Nobu Masaki" w:date="2025-09-23T17:41:00Z" w16du:dateUtc="2025-09-24T00:41:00Z"/>
                <w:rFonts w:eastAsia="Helvetica" w:cstheme="minorHAnsi"/>
                <w:color w:val="000000"/>
                <w:szCs w:val="22"/>
                <w:rPrChange w:id="826" w:author="Nobu Masaki" w:date="2025-09-23T17:42:00Z" w16du:dateUtc="2025-09-24T00:42:00Z">
                  <w:rPr>
                    <w:ins w:id="827" w:author="Nobu Masaki" w:date="2025-09-23T17:41:00Z" w16du:dateUtc="2025-09-24T00:41:00Z"/>
                    <w:rFonts w:ascii="Helvetica" w:eastAsia="Helvetica" w:hAnsi="Helvetica" w:cs="Helvetica"/>
                    <w:color w:val="000000"/>
                    <w:szCs w:val="22"/>
                  </w:rPr>
                </w:rPrChange>
              </w:rPr>
              <w:pPrChange w:id="82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829" w:author="Nobu Masaki" w:date="2025-09-23T17:41:00Z" w16du:dateUtc="2025-09-24T00:41:00Z">
              <w:r w:rsidRPr="00344E2D">
                <w:rPr>
                  <w:rFonts w:eastAsia="Helvetica" w:cstheme="minorHAnsi"/>
                  <w:color w:val="000000"/>
                  <w:szCs w:val="22"/>
                  <w:rPrChange w:id="830" w:author="Nobu Masaki" w:date="2025-09-23T17:42:00Z" w16du:dateUtc="2025-09-24T00:42:00Z">
                    <w:rPr>
                      <w:rFonts w:ascii="Helvetica" w:eastAsia="Helvetica" w:hAnsi="Helvetica" w:cs="Helvetica"/>
                      <w:color w:val="000000"/>
                      <w:szCs w:val="22"/>
                    </w:rPr>
                  </w:rPrChange>
                </w:rPr>
                <w:t>Bias</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31" w:author="Nobu Masaki" w:date="2025-09-23T17:45:00Z" w16du:dateUtc="2025-09-24T00:45:00Z">
              <w:tcPr>
                <w:tcW w:w="50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2C4FB6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32" w:author="Nobu Masaki" w:date="2025-09-23T17:41:00Z" w16du:dateUtc="2025-09-24T00:41:00Z"/>
                <w:rFonts w:eastAsia="Helvetica" w:cstheme="minorHAnsi"/>
                <w:color w:val="000000"/>
                <w:szCs w:val="22"/>
                <w:rPrChange w:id="833" w:author="Nobu Masaki" w:date="2025-09-23T17:42:00Z" w16du:dateUtc="2025-09-24T00:42:00Z">
                  <w:rPr>
                    <w:ins w:id="834" w:author="Nobu Masaki" w:date="2025-09-23T17:41:00Z" w16du:dateUtc="2025-09-24T00:41:00Z"/>
                    <w:rFonts w:ascii="Helvetica" w:eastAsia="Helvetica" w:hAnsi="Helvetica" w:cs="Helvetica"/>
                    <w:color w:val="000000"/>
                    <w:szCs w:val="22"/>
                  </w:rPr>
                </w:rPrChange>
              </w:rPr>
              <w:pPrChange w:id="83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836" w:author="Nobu Masaki" w:date="2025-09-23T17:41:00Z" w16du:dateUtc="2025-09-24T00:41:00Z">
              <w:r w:rsidRPr="00344E2D">
                <w:rPr>
                  <w:rFonts w:eastAsia="Helvetica" w:cstheme="minorHAnsi"/>
                  <w:color w:val="000000"/>
                  <w:szCs w:val="22"/>
                  <w:rPrChange w:id="837" w:author="Nobu Masaki" w:date="2025-09-23T17:42:00Z" w16du:dateUtc="2025-09-24T00:42:00Z">
                    <w:rPr>
                      <w:rFonts w:ascii="Helvetica" w:eastAsia="Helvetica" w:hAnsi="Helvetica" w:cs="Helvetica"/>
                      <w:color w:val="000000"/>
                      <w:szCs w:val="22"/>
                    </w:rPr>
                  </w:rPrChange>
                </w:rPr>
                <w:t>SD</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38" w:author="Nobu Masaki" w:date="2025-09-23T17:45:00Z" w16du:dateUtc="2025-09-24T00:45:00Z">
              <w:tcPr>
                <w:tcW w:w="74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9EC753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39" w:author="Nobu Masaki" w:date="2025-09-23T17:41:00Z" w16du:dateUtc="2025-09-24T00:41:00Z"/>
                <w:rFonts w:eastAsia="Helvetica" w:cstheme="minorHAnsi"/>
                <w:color w:val="000000"/>
                <w:szCs w:val="22"/>
                <w:rPrChange w:id="840" w:author="Nobu Masaki" w:date="2025-09-23T17:42:00Z" w16du:dateUtc="2025-09-24T00:42:00Z">
                  <w:rPr>
                    <w:ins w:id="841" w:author="Nobu Masaki" w:date="2025-09-23T17:41:00Z" w16du:dateUtc="2025-09-24T00:41:00Z"/>
                    <w:rFonts w:ascii="Helvetica" w:eastAsia="Helvetica" w:hAnsi="Helvetica" w:cs="Helvetica"/>
                    <w:color w:val="000000"/>
                    <w:szCs w:val="22"/>
                  </w:rPr>
                </w:rPrChange>
              </w:rPr>
              <w:pPrChange w:id="84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843" w:author="Nobu Masaki" w:date="2025-09-23T17:41:00Z" w16du:dateUtc="2025-09-24T00:41:00Z">
              <w:r w:rsidRPr="00344E2D">
                <w:rPr>
                  <w:rFonts w:eastAsia="Helvetica" w:cstheme="minorHAnsi"/>
                  <w:color w:val="000000"/>
                  <w:szCs w:val="22"/>
                  <w:rPrChange w:id="844" w:author="Nobu Masaki" w:date="2025-09-23T17:42:00Z" w16du:dateUtc="2025-09-24T00:42:00Z">
                    <w:rPr>
                      <w:rFonts w:ascii="Helvetica" w:eastAsia="Helvetica" w:hAnsi="Helvetica" w:cs="Helvetica"/>
                      <w:color w:val="000000"/>
                      <w:szCs w:val="22"/>
                    </w:rPr>
                  </w:rPrChange>
                </w:rPr>
                <w:t>Coverage</w:t>
              </w:r>
            </w:ins>
          </w:p>
        </w:tc>
      </w:tr>
      <w:tr w:rsidR="00344E2D" w:rsidRPr="00344E2D" w14:paraId="4C90E181" w14:textId="77777777" w:rsidTr="00344E2D">
        <w:trPr>
          <w:trHeight w:hRule="exact" w:val="432"/>
          <w:jc w:val="center"/>
          <w:ins w:id="845" w:author="Nobu Masaki" w:date="2025-09-23T17:41:00Z"/>
          <w:trPrChange w:id="846" w:author="Nobu Masaki" w:date="2025-09-23T17:45:00Z" w16du:dateUtc="2025-09-24T00:45:00Z">
            <w:trPr>
              <w:jc w:val="center"/>
            </w:trPr>
          </w:trPrChange>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47" w:author="Nobu Masaki" w:date="2025-09-23T17:45:00Z" w16du:dateUtc="2025-09-24T00:45:00Z">
              <w:tcPr>
                <w:tcW w:w="1703" w:type="pct"/>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72C2A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48" w:author="Nobu Masaki" w:date="2025-09-23T17:41:00Z" w16du:dateUtc="2025-09-24T00:41:00Z"/>
                <w:rFonts w:eastAsia="Helvetica" w:cstheme="minorHAnsi"/>
                <w:color w:val="000000"/>
                <w:szCs w:val="22"/>
                <w:rPrChange w:id="849" w:author="Nobu Masaki" w:date="2025-09-23T17:42:00Z" w16du:dateUtc="2025-09-24T00:42:00Z">
                  <w:rPr>
                    <w:ins w:id="850" w:author="Nobu Masaki" w:date="2025-09-23T17:41:00Z" w16du:dateUtc="2025-09-24T00:41:00Z"/>
                    <w:rFonts w:ascii="Helvetica" w:eastAsia="Helvetica" w:hAnsi="Helvetica" w:cs="Helvetica"/>
                    <w:color w:val="000000"/>
                    <w:szCs w:val="22"/>
                  </w:rPr>
                </w:rPrChange>
              </w:rPr>
              <w:pPrChange w:id="85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852" w:author="Nobu Masaki" w:date="2025-09-23T17:41:00Z" w16du:dateUtc="2025-09-24T00:41:00Z">
              <w:r w:rsidRPr="00344E2D">
                <w:rPr>
                  <w:rFonts w:eastAsia="Helvetica" w:cstheme="minorHAnsi"/>
                  <w:color w:val="000000"/>
                  <w:szCs w:val="22"/>
                  <w:rPrChange w:id="853" w:author="Nobu Masaki" w:date="2025-09-23T17:42:00Z" w16du:dateUtc="2025-09-24T00:42:00Z">
                    <w:rPr>
                      <w:rFonts w:ascii="Helvetica" w:eastAsia="Helvetica" w:hAnsi="Helvetica" w:cs="Helvetica"/>
                      <w:color w:val="000000"/>
                      <w:szCs w:val="22"/>
                    </w:rPr>
                  </w:rPrChange>
                </w:rPr>
                <w:t>Geom (mean: 21 bp)</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54" w:author="Nobu Masaki" w:date="2025-09-23T17:45:00Z" w16du:dateUtc="2025-09-24T00:45:00Z">
              <w:tcPr>
                <w:tcW w:w="1536" w:type="pct"/>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AA317EE"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55" w:author="Nobu Masaki" w:date="2025-09-23T17:41:00Z" w16du:dateUtc="2025-09-24T00:41:00Z"/>
                <w:rFonts w:eastAsia="Helvetica" w:cstheme="minorHAnsi"/>
                <w:color w:val="000000"/>
                <w:szCs w:val="22"/>
                <w:rPrChange w:id="856" w:author="Nobu Masaki" w:date="2025-09-23T17:42:00Z" w16du:dateUtc="2025-09-24T00:42:00Z">
                  <w:rPr>
                    <w:ins w:id="857" w:author="Nobu Masaki" w:date="2025-09-23T17:41:00Z" w16du:dateUtc="2025-09-24T00:41:00Z"/>
                    <w:rFonts w:ascii="Helvetica" w:eastAsia="Helvetica" w:hAnsi="Helvetica" w:cs="Helvetica"/>
                    <w:color w:val="000000"/>
                    <w:szCs w:val="22"/>
                  </w:rPr>
                </w:rPrChange>
              </w:rPr>
              <w:pPrChange w:id="85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859" w:author="Nobu Masaki" w:date="2025-09-23T17:41:00Z" w16du:dateUtc="2025-09-24T00:41:00Z">
              <w:r w:rsidRPr="00344E2D">
                <w:rPr>
                  <w:rFonts w:eastAsia="Helvetica" w:cstheme="minorHAnsi"/>
                  <w:color w:val="000000"/>
                  <w:szCs w:val="22"/>
                  <w:rPrChange w:id="860" w:author="Nobu Masaki" w:date="2025-09-23T17:42:00Z" w16du:dateUtc="2025-09-24T00:42:00Z">
                    <w:rPr>
                      <w:rFonts w:ascii="Helvetica" w:eastAsia="Helvetica" w:hAnsi="Helvetica" w:cs="Helvetica"/>
                      <w:color w:val="000000"/>
                      <w:szCs w:val="22"/>
                    </w:rPr>
                  </w:rPrChange>
                </w:rPr>
                <w:t>Geom</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61" w:author="Nobu Masaki" w:date="2025-09-23T17:45:00Z" w16du:dateUtc="2025-09-24T00:45:00Z">
              <w:tcPr>
                <w:tcW w:w="508" w:type="pct"/>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DD9B7F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62" w:author="Nobu Masaki" w:date="2025-09-23T17:41:00Z" w16du:dateUtc="2025-09-24T00:41:00Z"/>
                <w:rFonts w:eastAsia="Helvetica" w:cstheme="minorHAnsi"/>
                <w:color w:val="000000"/>
                <w:szCs w:val="22"/>
                <w:rPrChange w:id="863" w:author="Nobu Masaki" w:date="2025-09-23T17:42:00Z" w16du:dateUtc="2025-09-24T00:42:00Z">
                  <w:rPr>
                    <w:ins w:id="864" w:author="Nobu Masaki" w:date="2025-09-23T17:41:00Z" w16du:dateUtc="2025-09-24T00:41:00Z"/>
                    <w:rFonts w:ascii="Helvetica" w:eastAsia="Helvetica" w:hAnsi="Helvetica" w:cs="Helvetica"/>
                    <w:color w:val="000000"/>
                    <w:szCs w:val="22"/>
                  </w:rPr>
                </w:rPrChange>
              </w:rPr>
              <w:pPrChange w:id="86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866" w:author="Nobu Masaki" w:date="2025-09-23T17:41:00Z" w16du:dateUtc="2025-09-24T00:41:00Z">
              <w:r w:rsidRPr="00344E2D">
                <w:rPr>
                  <w:rFonts w:eastAsia="Helvetica" w:cstheme="minorHAnsi"/>
                  <w:color w:val="000000"/>
                  <w:szCs w:val="22"/>
                  <w:rPrChange w:id="867" w:author="Nobu Masaki" w:date="2025-09-23T17:42:00Z" w16du:dateUtc="2025-09-24T00:42:00Z">
                    <w:rPr>
                      <w:rFonts w:ascii="Helvetica" w:eastAsia="Helvetica" w:hAnsi="Helvetica" w:cs="Helvetica"/>
                      <w:color w:val="000000"/>
                      <w:szCs w:val="22"/>
                    </w:rPr>
                  </w:rPrChange>
                </w:rPr>
                <w:t>0.0</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68" w:author="Nobu Masaki" w:date="2025-09-23T17:45:00Z" w16du:dateUtc="2025-09-24T00:45:00Z">
              <w:tcPr>
                <w:tcW w:w="50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473428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69" w:author="Nobu Masaki" w:date="2025-09-23T17:41:00Z" w16du:dateUtc="2025-09-24T00:41:00Z"/>
                <w:rFonts w:eastAsia="Helvetica" w:cstheme="minorHAnsi"/>
                <w:color w:val="000000"/>
                <w:szCs w:val="22"/>
                <w:rPrChange w:id="870" w:author="Nobu Masaki" w:date="2025-09-23T17:42:00Z" w16du:dateUtc="2025-09-24T00:42:00Z">
                  <w:rPr>
                    <w:ins w:id="871" w:author="Nobu Masaki" w:date="2025-09-23T17:41:00Z" w16du:dateUtc="2025-09-24T00:41:00Z"/>
                    <w:rFonts w:ascii="Helvetica" w:eastAsia="Helvetica" w:hAnsi="Helvetica" w:cs="Helvetica"/>
                    <w:color w:val="000000"/>
                    <w:szCs w:val="22"/>
                  </w:rPr>
                </w:rPrChange>
              </w:rPr>
              <w:pPrChange w:id="87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873" w:author="Nobu Masaki" w:date="2025-09-23T17:41:00Z" w16du:dateUtc="2025-09-24T00:41:00Z">
              <w:r w:rsidRPr="00344E2D">
                <w:rPr>
                  <w:rFonts w:eastAsia="Helvetica" w:cstheme="minorHAnsi"/>
                  <w:color w:val="000000"/>
                  <w:szCs w:val="22"/>
                  <w:rPrChange w:id="874" w:author="Nobu Masaki" w:date="2025-09-23T17:42:00Z" w16du:dateUtc="2025-09-24T00:42:00Z">
                    <w:rPr>
                      <w:rFonts w:ascii="Helvetica" w:eastAsia="Helvetica" w:hAnsi="Helvetica" w:cs="Helvetica"/>
                      <w:color w:val="000000"/>
                      <w:szCs w:val="22"/>
                    </w:rPr>
                  </w:rPrChange>
                </w:rPr>
                <w:t>3.1</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75" w:author="Nobu Masaki" w:date="2025-09-23T17:45:00Z" w16du:dateUtc="2025-09-24T00:45:00Z">
              <w:tcPr>
                <w:tcW w:w="74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4CC90CE"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76" w:author="Nobu Masaki" w:date="2025-09-23T17:41:00Z" w16du:dateUtc="2025-09-24T00:41:00Z"/>
                <w:rFonts w:eastAsia="Helvetica" w:cstheme="minorHAnsi"/>
                <w:color w:val="000000"/>
                <w:szCs w:val="22"/>
                <w:rPrChange w:id="877" w:author="Nobu Masaki" w:date="2025-09-23T17:42:00Z" w16du:dateUtc="2025-09-24T00:42:00Z">
                  <w:rPr>
                    <w:ins w:id="878" w:author="Nobu Masaki" w:date="2025-09-23T17:41:00Z" w16du:dateUtc="2025-09-24T00:41:00Z"/>
                    <w:rFonts w:ascii="Helvetica" w:eastAsia="Helvetica" w:hAnsi="Helvetica" w:cs="Helvetica"/>
                    <w:color w:val="000000"/>
                    <w:szCs w:val="22"/>
                  </w:rPr>
                </w:rPrChange>
              </w:rPr>
              <w:pPrChange w:id="87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880" w:author="Nobu Masaki" w:date="2025-09-23T17:41:00Z" w16du:dateUtc="2025-09-24T00:41:00Z">
              <w:r w:rsidRPr="00344E2D">
                <w:rPr>
                  <w:rFonts w:eastAsia="Helvetica" w:cstheme="minorHAnsi"/>
                  <w:color w:val="000000"/>
                  <w:szCs w:val="22"/>
                  <w:rPrChange w:id="881" w:author="Nobu Masaki" w:date="2025-09-23T17:42:00Z" w16du:dateUtc="2025-09-24T00:42:00Z">
                    <w:rPr>
                      <w:rFonts w:ascii="Helvetica" w:eastAsia="Helvetica" w:hAnsi="Helvetica" w:cs="Helvetica"/>
                      <w:color w:val="000000"/>
                      <w:szCs w:val="22"/>
                    </w:rPr>
                  </w:rPrChange>
                </w:rPr>
                <w:t>0.92</w:t>
              </w:r>
            </w:ins>
          </w:p>
        </w:tc>
      </w:tr>
      <w:tr w:rsidR="00344E2D" w:rsidRPr="00344E2D" w14:paraId="721810DD" w14:textId="77777777" w:rsidTr="00344E2D">
        <w:trPr>
          <w:trHeight w:hRule="exact" w:val="432"/>
          <w:jc w:val="center"/>
          <w:ins w:id="882" w:author="Nobu Masaki" w:date="2025-09-23T17:41:00Z"/>
          <w:trPrChange w:id="883"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84"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9854BB" w14:textId="5BD15BFB"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85" w:author="Nobu Masaki" w:date="2025-09-23T17:41:00Z" w16du:dateUtc="2025-09-24T00:41:00Z"/>
                <w:rFonts w:eastAsia="Helvetica" w:cstheme="minorHAnsi"/>
                <w:color w:val="000000"/>
                <w:szCs w:val="22"/>
                <w:rPrChange w:id="886" w:author="Nobu Masaki" w:date="2025-09-23T17:42:00Z" w16du:dateUtc="2025-09-24T00:42:00Z">
                  <w:rPr>
                    <w:ins w:id="887" w:author="Nobu Masaki" w:date="2025-09-23T17:41:00Z" w16du:dateUtc="2025-09-24T00:41:00Z"/>
                    <w:rFonts w:ascii="Helvetica" w:eastAsia="Helvetica" w:hAnsi="Helvetica" w:cs="Helvetica"/>
                    <w:color w:val="000000"/>
                    <w:szCs w:val="22"/>
                  </w:rPr>
                </w:rPrChange>
              </w:rPr>
              <w:pPrChange w:id="88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89"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CF7559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90" w:author="Nobu Masaki" w:date="2025-09-23T17:41:00Z" w16du:dateUtc="2025-09-24T00:41:00Z"/>
                <w:rFonts w:eastAsia="Helvetica" w:cstheme="minorHAnsi"/>
                <w:color w:val="000000"/>
                <w:szCs w:val="22"/>
                <w:rPrChange w:id="891" w:author="Nobu Masaki" w:date="2025-09-23T17:42:00Z" w16du:dateUtc="2025-09-24T00:42:00Z">
                  <w:rPr>
                    <w:ins w:id="892" w:author="Nobu Masaki" w:date="2025-09-23T17:41:00Z" w16du:dateUtc="2025-09-24T00:41:00Z"/>
                    <w:rFonts w:ascii="Helvetica" w:eastAsia="Helvetica" w:hAnsi="Helvetica" w:cs="Helvetica"/>
                    <w:color w:val="000000"/>
                    <w:szCs w:val="22"/>
                  </w:rPr>
                </w:rPrChange>
              </w:rPr>
              <w:pPrChange w:id="89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894" w:author="Nobu Masaki" w:date="2025-09-23T17:41:00Z" w16du:dateUtc="2025-09-24T00:41:00Z">
              <w:r w:rsidRPr="00344E2D">
                <w:rPr>
                  <w:rFonts w:eastAsia="Helvetica" w:cstheme="minorHAnsi"/>
                  <w:color w:val="000000"/>
                  <w:szCs w:val="22"/>
                  <w:rPrChange w:id="895"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96"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79C2D0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897" w:author="Nobu Masaki" w:date="2025-09-23T17:41:00Z" w16du:dateUtc="2025-09-24T00:41:00Z"/>
                <w:rFonts w:eastAsia="Helvetica" w:cstheme="minorHAnsi"/>
                <w:color w:val="000000"/>
                <w:szCs w:val="22"/>
                <w:rPrChange w:id="898" w:author="Nobu Masaki" w:date="2025-09-23T17:42:00Z" w16du:dateUtc="2025-09-24T00:42:00Z">
                  <w:rPr>
                    <w:ins w:id="899" w:author="Nobu Masaki" w:date="2025-09-23T17:41:00Z" w16du:dateUtc="2025-09-24T00:41:00Z"/>
                    <w:rFonts w:ascii="Helvetica" w:eastAsia="Helvetica" w:hAnsi="Helvetica" w:cs="Helvetica"/>
                    <w:color w:val="000000"/>
                    <w:szCs w:val="22"/>
                  </w:rPr>
                </w:rPrChange>
              </w:rPr>
              <w:pPrChange w:id="90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01" w:author="Nobu Masaki" w:date="2025-09-23T17:41:00Z" w16du:dateUtc="2025-09-24T00:41:00Z">
              <w:r w:rsidRPr="00344E2D">
                <w:rPr>
                  <w:rFonts w:eastAsia="Helvetica" w:cstheme="minorHAnsi"/>
                  <w:color w:val="000000"/>
                  <w:szCs w:val="22"/>
                  <w:rPrChange w:id="902" w:author="Nobu Masaki" w:date="2025-09-23T17:42:00Z" w16du:dateUtc="2025-09-24T00:42:00Z">
                    <w:rPr>
                      <w:rFonts w:ascii="Helvetica" w:eastAsia="Helvetica" w:hAnsi="Helvetica" w:cs="Helvetica"/>
                      <w:color w:val="000000"/>
                      <w:szCs w:val="22"/>
                    </w:rPr>
                  </w:rPrChange>
                </w:rPr>
                <w:t>10.7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03"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D78E40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04" w:author="Nobu Masaki" w:date="2025-09-23T17:41:00Z" w16du:dateUtc="2025-09-24T00:41:00Z"/>
                <w:rFonts w:eastAsia="Helvetica" w:cstheme="minorHAnsi"/>
                <w:color w:val="000000"/>
                <w:szCs w:val="22"/>
                <w:rPrChange w:id="905" w:author="Nobu Masaki" w:date="2025-09-23T17:42:00Z" w16du:dateUtc="2025-09-24T00:42:00Z">
                  <w:rPr>
                    <w:ins w:id="906" w:author="Nobu Masaki" w:date="2025-09-23T17:41:00Z" w16du:dateUtc="2025-09-24T00:41:00Z"/>
                    <w:rFonts w:ascii="Helvetica" w:eastAsia="Helvetica" w:hAnsi="Helvetica" w:cs="Helvetica"/>
                    <w:color w:val="000000"/>
                    <w:szCs w:val="22"/>
                  </w:rPr>
                </w:rPrChange>
              </w:rPr>
              <w:pPrChange w:id="90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08" w:author="Nobu Masaki" w:date="2025-09-23T17:41:00Z" w16du:dateUtc="2025-09-24T00:41:00Z">
              <w:r w:rsidRPr="00344E2D">
                <w:rPr>
                  <w:rFonts w:eastAsia="Helvetica" w:cstheme="minorHAnsi"/>
                  <w:color w:val="000000"/>
                  <w:szCs w:val="22"/>
                  <w:rPrChange w:id="909" w:author="Nobu Masaki" w:date="2025-09-23T17:42:00Z" w16du:dateUtc="2025-09-24T00:42:00Z">
                    <w:rPr>
                      <w:rFonts w:ascii="Helvetica" w:eastAsia="Helvetica" w:hAnsi="Helvetica" w:cs="Helvetica"/>
                      <w:color w:val="000000"/>
                      <w:szCs w:val="22"/>
                    </w:rPr>
                  </w:rPrChange>
                </w:rPr>
                <w:t>4.6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10"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CFA82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11" w:author="Nobu Masaki" w:date="2025-09-23T17:41:00Z" w16du:dateUtc="2025-09-24T00:41:00Z"/>
                <w:rFonts w:eastAsia="Helvetica" w:cstheme="minorHAnsi"/>
                <w:color w:val="000000"/>
                <w:szCs w:val="22"/>
                <w:rPrChange w:id="912" w:author="Nobu Masaki" w:date="2025-09-23T17:42:00Z" w16du:dateUtc="2025-09-24T00:42:00Z">
                  <w:rPr>
                    <w:ins w:id="913" w:author="Nobu Masaki" w:date="2025-09-23T17:41:00Z" w16du:dateUtc="2025-09-24T00:41:00Z"/>
                    <w:rFonts w:ascii="Helvetica" w:eastAsia="Helvetica" w:hAnsi="Helvetica" w:cs="Helvetica"/>
                    <w:color w:val="000000"/>
                    <w:szCs w:val="22"/>
                  </w:rPr>
                </w:rPrChange>
              </w:rPr>
              <w:pPrChange w:id="91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15" w:author="Nobu Masaki" w:date="2025-09-23T17:41:00Z" w16du:dateUtc="2025-09-24T00:41:00Z">
              <w:r w:rsidRPr="00344E2D">
                <w:rPr>
                  <w:rFonts w:eastAsia="Helvetica" w:cstheme="minorHAnsi"/>
                  <w:color w:val="000000"/>
                  <w:szCs w:val="22"/>
                  <w:rPrChange w:id="916" w:author="Nobu Masaki" w:date="2025-09-23T17:42:00Z" w16du:dateUtc="2025-09-24T00:42:00Z">
                    <w:rPr>
                      <w:rFonts w:ascii="Helvetica" w:eastAsia="Helvetica" w:hAnsi="Helvetica" w:cs="Helvetica"/>
                      <w:color w:val="000000"/>
                      <w:szCs w:val="22"/>
                    </w:rPr>
                  </w:rPrChange>
                </w:rPr>
                <w:t>0.20</w:t>
              </w:r>
            </w:ins>
          </w:p>
        </w:tc>
      </w:tr>
      <w:tr w:rsidR="00344E2D" w:rsidRPr="00344E2D" w14:paraId="4EBE116A" w14:textId="77777777" w:rsidTr="00344E2D">
        <w:trPr>
          <w:trHeight w:hRule="exact" w:val="432"/>
          <w:jc w:val="center"/>
          <w:ins w:id="917" w:author="Nobu Masaki" w:date="2025-09-23T17:41:00Z"/>
          <w:trPrChange w:id="918"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19"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EBD55FF" w14:textId="28A8F08A"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20" w:author="Nobu Masaki" w:date="2025-09-23T17:41:00Z" w16du:dateUtc="2025-09-24T00:41:00Z"/>
                <w:rFonts w:eastAsia="Helvetica" w:cstheme="minorHAnsi"/>
                <w:color w:val="000000"/>
                <w:szCs w:val="22"/>
                <w:rPrChange w:id="921" w:author="Nobu Masaki" w:date="2025-09-23T17:42:00Z" w16du:dateUtc="2025-09-24T00:42:00Z">
                  <w:rPr>
                    <w:ins w:id="922" w:author="Nobu Masaki" w:date="2025-09-23T17:41:00Z" w16du:dateUtc="2025-09-24T00:41:00Z"/>
                    <w:rFonts w:ascii="Helvetica" w:eastAsia="Helvetica" w:hAnsi="Helvetica" w:cs="Helvetica"/>
                    <w:color w:val="000000"/>
                    <w:szCs w:val="22"/>
                  </w:rPr>
                </w:rPrChange>
              </w:rPr>
              <w:pPrChange w:id="92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24"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098C97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25" w:author="Nobu Masaki" w:date="2025-09-23T17:41:00Z" w16du:dateUtc="2025-09-24T00:41:00Z"/>
                <w:rFonts w:eastAsia="Helvetica" w:cstheme="minorHAnsi"/>
                <w:color w:val="000000"/>
                <w:szCs w:val="22"/>
                <w:rPrChange w:id="926" w:author="Nobu Masaki" w:date="2025-09-23T17:42:00Z" w16du:dateUtc="2025-09-24T00:42:00Z">
                  <w:rPr>
                    <w:ins w:id="927" w:author="Nobu Masaki" w:date="2025-09-23T17:41:00Z" w16du:dateUtc="2025-09-24T00:41:00Z"/>
                    <w:rFonts w:ascii="Helvetica" w:eastAsia="Helvetica" w:hAnsi="Helvetica" w:cs="Helvetica"/>
                    <w:color w:val="000000"/>
                    <w:szCs w:val="22"/>
                  </w:rPr>
                </w:rPrChange>
              </w:rPr>
              <w:pPrChange w:id="92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929" w:author="Nobu Masaki" w:date="2025-09-23T17:41:00Z" w16du:dateUtc="2025-09-24T00:41:00Z">
              <w:r w:rsidRPr="00344E2D">
                <w:rPr>
                  <w:rFonts w:eastAsia="Helvetica" w:cstheme="minorHAnsi"/>
                  <w:color w:val="000000"/>
                  <w:szCs w:val="22"/>
                  <w:rPrChange w:id="930"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31"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075AC0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32" w:author="Nobu Masaki" w:date="2025-09-23T17:41:00Z" w16du:dateUtc="2025-09-24T00:41:00Z"/>
                <w:rFonts w:eastAsia="Helvetica" w:cstheme="minorHAnsi"/>
                <w:color w:val="000000"/>
                <w:szCs w:val="22"/>
                <w:rPrChange w:id="933" w:author="Nobu Masaki" w:date="2025-09-23T17:42:00Z" w16du:dateUtc="2025-09-24T00:42:00Z">
                  <w:rPr>
                    <w:ins w:id="934" w:author="Nobu Masaki" w:date="2025-09-23T17:41:00Z" w16du:dateUtc="2025-09-24T00:41:00Z"/>
                    <w:rFonts w:ascii="Helvetica" w:eastAsia="Helvetica" w:hAnsi="Helvetica" w:cs="Helvetica"/>
                    <w:color w:val="000000"/>
                    <w:szCs w:val="22"/>
                  </w:rPr>
                </w:rPrChange>
              </w:rPr>
              <w:pPrChange w:id="93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36" w:author="Nobu Masaki" w:date="2025-09-23T17:41:00Z" w16du:dateUtc="2025-09-24T00:41:00Z">
              <w:r w:rsidRPr="00344E2D">
                <w:rPr>
                  <w:rFonts w:eastAsia="Helvetica" w:cstheme="minorHAnsi"/>
                  <w:color w:val="000000"/>
                  <w:szCs w:val="22"/>
                  <w:rPrChange w:id="937" w:author="Nobu Masaki" w:date="2025-09-23T17:42:00Z" w16du:dateUtc="2025-09-24T00:42:00Z">
                    <w:rPr>
                      <w:rFonts w:ascii="Helvetica" w:eastAsia="Helvetica" w:hAnsi="Helvetica" w:cs="Helvetica"/>
                      <w:color w:val="000000"/>
                      <w:szCs w:val="22"/>
                    </w:rPr>
                  </w:rPrChange>
                </w:rPr>
                <w:t>-3.9</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38"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D56560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39" w:author="Nobu Masaki" w:date="2025-09-23T17:41:00Z" w16du:dateUtc="2025-09-24T00:41:00Z"/>
                <w:rFonts w:eastAsia="Helvetica" w:cstheme="minorHAnsi"/>
                <w:color w:val="000000"/>
                <w:szCs w:val="22"/>
                <w:rPrChange w:id="940" w:author="Nobu Masaki" w:date="2025-09-23T17:42:00Z" w16du:dateUtc="2025-09-24T00:42:00Z">
                  <w:rPr>
                    <w:ins w:id="941" w:author="Nobu Masaki" w:date="2025-09-23T17:41:00Z" w16du:dateUtc="2025-09-24T00:41:00Z"/>
                    <w:rFonts w:ascii="Helvetica" w:eastAsia="Helvetica" w:hAnsi="Helvetica" w:cs="Helvetica"/>
                    <w:color w:val="000000"/>
                    <w:szCs w:val="22"/>
                  </w:rPr>
                </w:rPrChange>
              </w:rPr>
              <w:pPrChange w:id="94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43" w:author="Nobu Masaki" w:date="2025-09-23T17:41:00Z" w16du:dateUtc="2025-09-24T00:41:00Z">
              <w:r w:rsidRPr="00344E2D">
                <w:rPr>
                  <w:rFonts w:eastAsia="Helvetica" w:cstheme="minorHAnsi"/>
                  <w:color w:val="000000"/>
                  <w:szCs w:val="22"/>
                  <w:rPrChange w:id="944" w:author="Nobu Masaki" w:date="2025-09-23T17:42:00Z" w16du:dateUtc="2025-09-24T00:42:00Z">
                    <w:rPr>
                      <w:rFonts w:ascii="Helvetica" w:eastAsia="Helvetica" w:hAnsi="Helvetica" w:cs="Helvetica"/>
                      <w:color w:val="000000"/>
                      <w:szCs w:val="22"/>
                    </w:rPr>
                  </w:rPrChange>
                </w:rPr>
                <w:t>5.2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45"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42FF6B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46" w:author="Nobu Masaki" w:date="2025-09-23T17:41:00Z" w16du:dateUtc="2025-09-24T00:41:00Z"/>
                <w:rFonts w:eastAsia="Helvetica" w:cstheme="minorHAnsi"/>
                <w:color w:val="000000"/>
                <w:szCs w:val="22"/>
                <w:rPrChange w:id="947" w:author="Nobu Masaki" w:date="2025-09-23T17:42:00Z" w16du:dateUtc="2025-09-24T00:42:00Z">
                  <w:rPr>
                    <w:ins w:id="948" w:author="Nobu Masaki" w:date="2025-09-23T17:41:00Z" w16du:dateUtc="2025-09-24T00:41:00Z"/>
                    <w:rFonts w:ascii="Helvetica" w:eastAsia="Helvetica" w:hAnsi="Helvetica" w:cs="Helvetica"/>
                    <w:color w:val="000000"/>
                    <w:szCs w:val="22"/>
                  </w:rPr>
                </w:rPrChange>
              </w:rPr>
              <w:pPrChange w:id="94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50" w:author="Nobu Masaki" w:date="2025-09-23T17:41:00Z" w16du:dateUtc="2025-09-24T00:41:00Z">
              <w:r w:rsidRPr="00344E2D">
                <w:rPr>
                  <w:rFonts w:eastAsia="Helvetica" w:cstheme="minorHAnsi"/>
                  <w:color w:val="000000"/>
                  <w:szCs w:val="22"/>
                  <w:rPrChange w:id="951" w:author="Nobu Masaki" w:date="2025-09-23T17:42:00Z" w16du:dateUtc="2025-09-24T00:42:00Z">
                    <w:rPr>
                      <w:rFonts w:ascii="Helvetica" w:eastAsia="Helvetica" w:hAnsi="Helvetica" w:cs="Helvetica"/>
                      <w:color w:val="000000"/>
                      <w:szCs w:val="22"/>
                    </w:rPr>
                  </w:rPrChange>
                </w:rPr>
                <w:t>0.82</w:t>
              </w:r>
            </w:ins>
          </w:p>
        </w:tc>
      </w:tr>
      <w:tr w:rsidR="00344E2D" w:rsidRPr="00344E2D" w14:paraId="6CEFAAFB" w14:textId="77777777" w:rsidTr="00344E2D">
        <w:trPr>
          <w:trHeight w:hRule="exact" w:val="432"/>
          <w:jc w:val="center"/>
          <w:ins w:id="952" w:author="Nobu Masaki" w:date="2025-09-23T17:41:00Z"/>
          <w:trPrChange w:id="953"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54"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E58AE9" w14:textId="0AF84FDB"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55" w:author="Nobu Masaki" w:date="2025-09-23T17:41:00Z" w16du:dateUtc="2025-09-24T00:41:00Z"/>
                <w:rFonts w:eastAsia="Helvetica" w:cstheme="minorHAnsi"/>
                <w:color w:val="000000"/>
                <w:szCs w:val="22"/>
                <w:rPrChange w:id="956" w:author="Nobu Masaki" w:date="2025-09-23T17:42:00Z" w16du:dateUtc="2025-09-24T00:42:00Z">
                  <w:rPr>
                    <w:ins w:id="957" w:author="Nobu Masaki" w:date="2025-09-23T17:41:00Z" w16du:dateUtc="2025-09-24T00:41:00Z"/>
                    <w:rFonts w:ascii="Helvetica" w:eastAsia="Helvetica" w:hAnsi="Helvetica" w:cs="Helvetica"/>
                    <w:color w:val="000000"/>
                    <w:szCs w:val="22"/>
                  </w:rPr>
                </w:rPrChange>
              </w:rPr>
              <w:pPrChange w:id="95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59"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E0EEAAE"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60" w:author="Nobu Masaki" w:date="2025-09-23T17:41:00Z" w16du:dateUtc="2025-09-24T00:41:00Z"/>
                <w:rFonts w:eastAsia="Helvetica" w:cstheme="minorHAnsi"/>
                <w:color w:val="000000"/>
                <w:szCs w:val="22"/>
                <w:rPrChange w:id="961" w:author="Nobu Masaki" w:date="2025-09-23T17:42:00Z" w16du:dateUtc="2025-09-24T00:42:00Z">
                  <w:rPr>
                    <w:ins w:id="962" w:author="Nobu Masaki" w:date="2025-09-23T17:41:00Z" w16du:dateUtc="2025-09-24T00:41:00Z"/>
                    <w:rFonts w:ascii="Helvetica" w:eastAsia="Helvetica" w:hAnsi="Helvetica" w:cs="Helvetica"/>
                    <w:color w:val="000000"/>
                    <w:szCs w:val="22"/>
                  </w:rPr>
                </w:rPrChange>
              </w:rPr>
              <w:pPrChange w:id="96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964" w:author="Nobu Masaki" w:date="2025-09-23T17:41:00Z" w16du:dateUtc="2025-09-24T00:41:00Z">
              <w:r w:rsidRPr="00344E2D">
                <w:rPr>
                  <w:rFonts w:eastAsia="Helvetica" w:cstheme="minorHAnsi"/>
                  <w:color w:val="000000"/>
                  <w:szCs w:val="22"/>
                  <w:rPrChange w:id="965"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66"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4DED7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67" w:author="Nobu Masaki" w:date="2025-09-23T17:41:00Z" w16du:dateUtc="2025-09-24T00:41:00Z"/>
                <w:rFonts w:eastAsia="Helvetica" w:cstheme="minorHAnsi"/>
                <w:color w:val="000000"/>
                <w:szCs w:val="22"/>
                <w:rPrChange w:id="968" w:author="Nobu Masaki" w:date="2025-09-23T17:42:00Z" w16du:dateUtc="2025-09-24T00:42:00Z">
                  <w:rPr>
                    <w:ins w:id="969" w:author="Nobu Masaki" w:date="2025-09-23T17:41:00Z" w16du:dateUtc="2025-09-24T00:41:00Z"/>
                    <w:rFonts w:ascii="Helvetica" w:eastAsia="Helvetica" w:hAnsi="Helvetica" w:cs="Helvetica"/>
                    <w:color w:val="000000"/>
                    <w:szCs w:val="22"/>
                  </w:rPr>
                </w:rPrChange>
              </w:rPr>
              <w:pPrChange w:id="97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71" w:author="Nobu Masaki" w:date="2025-09-23T17:41:00Z" w16du:dateUtc="2025-09-24T00:41:00Z">
              <w:r w:rsidRPr="00344E2D">
                <w:rPr>
                  <w:rFonts w:eastAsia="Helvetica" w:cstheme="minorHAnsi"/>
                  <w:color w:val="000000"/>
                  <w:szCs w:val="22"/>
                  <w:rPrChange w:id="972" w:author="Nobu Masaki" w:date="2025-09-23T17:42:00Z" w16du:dateUtc="2025-09-24T00:42:00Z">
                    <w:rPr>
                      <w:rFonts w:ascii="Helvetica" w:eastAsia="Helvetica" w:hAnsi="Helvetica" w:cs="Helvetica"/>
                      <w:color w:val="000000"/>
                      <w:szCs w:val="22"/>
                    </w:rPr>
                  </w:rPrChange>
                </w:rPr>
                <w:t>5.5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73"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19C3A1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74" w:author="Nobu Masaki" w:date="2025-09-23T17:41:00Z" w16du:dateUtc="2025-09-24T00:41:00Z"/>
                <w:rFonts w:eastAsia="Helvetica" w:cstheme="minorHAnsi"/>
                <w:color w:val="000000"/>
                <w:szCs w:val="22"/>
                <w:rPrChange w:id="975" w:author="Nobu Masaki" w:date="2025-09-23T17:42:00Z" w16du:dateUtc="2025-09-24T00:42:00Z">
                  <w:rPr>
                    <w:ins w:id="976" w:author="Nobu Masaki" w:date="2025-09-23T17:41:00Z" w16du:dateUtc="2025-09-24T00:41:00Z"/>
                    <w:rFonts w:ascii="Helvetica" w:eastAsia="Helvetica" w:hAnsi="Helvetica" w:cs="Helvetica"/>
                    <w:color w:val="000000"/>
                    <w:szCs w:val="22"/>
                  </w:rPr>
                </w:rPrChange>
              </w:rPr>
              <w:pPrChange w:id="97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78" w:author="Nobu Masaki" w:date="2025-09-23T17:41:00Z" w16du:dateUtc="2025-09-24T00:41:00Z">
              <w:r w:rsidRPr="00344E2D">
                <w:rPr>
                  <w:rFonts w:eastAsia="Helvetica" w:cstheme="minorHAnsi"/>
                  <w:color w:val="000000"/>
                  <w:szCs w:val="22"/>
                  <w:rPrChange w:id="979" w:author="Nobu Masaki" w:date="2025-09-23T17:42:00Z" w16du:dateUtc="2025-09-24T00:42:00Z">
                    <w:rPr>
                      <w:rFonts w:ascii="Helvetica" w:eastAsia="Helvetica" w:hAnsi="Helvetica" w:cs="Helvetica"/>
                      <w:color w:val="000000"/>
                      <w:szCs w:val="22"/>
                    </w:rPr>
                  </w:rPrChange>
                </w:rPr>
                <w:t>6.9</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80"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16E276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81" w:author="Nobu Masaki" w:date="2025-09-23T17:41:00Z" w16du:dateUtc="2025-09-24T00:41:00Z"/>
                <w:rFonts w:eastAsia="Helvetica" w:cstheme="minorHAnsi"/>
                <w:color w:val="000000"/>
                <w:szCs w:val="22"/>
                <w:rPrChange w:id="982" w:author="Nobu Masaki" w:date="2025-09-23T17:42:00Z" w16du:dateUtc="2025-09-24T00:42:00Z">
                  <w:rPr>
                    <w:ins w:id="983" w:author="Nobu Masaki" w:date="2025-09-23T17:41:00Z" w16du:dateUtc="2025-09-24T00:41:00Z"/>
                    <w:rFonts w:ascii="Helvetica" w:eastAsia="Helvetica" w:hAnsi="Helvetica" w:cs="Helvetica"/>
                    <w:color w:val="000000"/>
                    <w:szCs w:val="22"/>
                  </w:rPr>
                </w:rPrChange>
              </w:rPr>
              <w:pPrChange w:id="98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985" w:author="Nobu Masaki" w:date="2025-09-23T17:41:00Z" w16du:dateUtc="2025-09-24T00:41:00Z">
              <w:r w:rsidRPr="00344E2D">
                <w:rPr>
                  <w:rFonts w:eastAsia="Helvetica" w:cstheme="minorHAnsi"/>
                  <w:color w:val="000000"/>
                  <w:szCs w:val="22"/>
                  <w:rPrChange w:id="986" w:author="Nobu Masaki" w:date="2025-09-23T17:42:00Z" w16du:dateUtc="2025-09-24T00:42:00Z">
                    <w:rPr>
                      <w:rFonts w:ascii="Helvetica" w:eastAsia="Helvetica" w:hAnsi="Helvetica" w:cs="Helvetica"/>
                      <w:color w:val="000000"/>
                      <w:szCs w:val="22"/>
                    </w:rPr>
                  </w:rPrChange>
                </w:rPr>
                <w:t>0.50</w:t>
              </w:r>
            </w:ins>
          </w:p>
        </w:tc>
      </w:tr>
      <w:tr w:rsidR="00344E2D" w:rsidRPr="00344E2D" w14:paraId="52193232" w14:textId="77777777" w:rsidTr="00344E2D">
        <w:trPr>
          <w:trHeight w:hRule="exact" w:val="432"/>
          <w:jc w:val="center"/>
          <w:ins w:id="987" w:author="Nobu Masaki" w:date="2025-09-23T17:41:00Z"/>
          <w:trPrChange w:id="988"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89"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D11089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90" w:author="Nobu Masaki" w:date="2025-09-23T17:41:00Z" w16du:dateUtc="2025-09-24T00:41:00Z"/>
                <w:rFonts w:eastAsia="Helvetica" w:cstheme="minorHAnsi"/>
                <w:color w:val="000000"/>
                <w:szCs w:val="22"/>
                <w:rPrChange w:id="991" w:author="Nobu Masaki" w:date="2025-09-23T17:42:00Z" w16du:dateUtc="2025-09-24T00:42:00Z">
                  <w:rPr>
                    <w:ins w:id="992" w:author="Nobu Masaki" w:date="2025-09-23T17:41:00Z" w16du:dateUtc="2025-09-24T00:41:00Z"/>
                    <w:rFonts w:ascii="Helvetica" w:eastAsia="Helvetica" w:hAnsi="Helvetica" w:cs="Helvetica"/>
                    <w:color w:val="000000"/>
                    <w:szCs w:val="22"/>
                  </w:rPr>
                </w:rPrChange>
              </w:rPr>
              <w:pPrChange w:id="99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994" w:author="Nobu Masaki" w:date="2025-09-23T17:41:00Z" w16du:dateUtc="2025-09-24T00:41:00Z">
              <w:r w:rsidRPr="00344E2D">
                <w:rPr>
                  <w:rFonts w:eastAsia="Helvetica" w:cstheme="minorHAnsi"/>
                  <w:color w:val="000000"/>
                  <w:szCs w:val="22"/>
                  <w:rPrChange w:id="995" w:author="Nobu Masaki" w:date="2025-09-23T17:42:00Z" w16du:dateUtc="2025-09-24T00:42:00Z">
                    <w:rPr>
                      <w:rFonts w:ascii="Helvetica" w:eastAsia="Helvetica" w:hAnsi="Helvetica" w:cs="Helvetica"/>
                      <w:color w:val="000000"/>
                      <w:szCs w:val="22"/>
                    </w:rPr>
                  </w:rPrChange>
                </w:rPr>
                <w:t>Geom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996"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825E8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997" w:author="Nobu Masaki" w:date="2025-09-23T17:41:00Z" w16du:dateUtc="2025-09-24T00:41:00Z"/>
                <w:rFonts w:eastAsia="Helvetica" w:cstheme="minorHAnsi"/>
                <w:color w:val="000000"/>
                <w:szCs w:val="22"/>
                <w:rPrChange w:id="998" w:author="Nobu Masaki" w:date="2025-09-23T17:42:00Z" w16du:dateUtc="2025-09-24T00:42:00Z">
                  <w:rPr>
                    <w:ins w:id="999" w:author="Nobu Masaki" w:date="2025-09-23T17:41:00Z" w16du:dateUtc="2025-09-24T00:41:00Z"/>
                    <w:rFonts w:ascii="Helvetica" w:eastAsia="Helvetica" w:hAnsi="Helvetica" w:cs="Helvetica"/>
                    <w:color w:val="000000"/>
                    <w:szCs w:val="22"/>
                  </w:rPr>
                </w:rPrChange>
              </w:rPr>
              <w:pPrChange w:id="100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001" w:author="Nobu Masaki" w:date="2025-09-23T17:41:00Z" w16du:dateUtc="2025-09-24T00:41:00Z">
              <w:r w:rsidRPr="00344E2D">
                <w:rPr>
                  <w:rFonts w:eastAsia="Helvetica" w:cstheme="minorHAnsi"/>
                  <w:color w:val="000000"/>
                  <w:szCs w:val="22"/>
                  <w:rPrChange w:id="1002"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03"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71D95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04" w:author="Nobu Masaki" w:date="2025-09-23T17:41:00Z" w16du:dateUtc="2025-09-24T00:41:00Z"/>
                <w:rFonts w:eastAsia="Helvetica" w:cstheme="minorHAnsi"/>
                <w:color w:val="000000"/>
                <w:szCs w:val="22"/>
                <w:rPrChange w:id="1005" w:author="Nobu Masaki" w:date="2025-09-23T17:42:00Z" w16du:dateUtc="2025-09-24T00:42:00Z">
                  <w:rPr>
                    <w:ins w:id="1006" w:author="Nobu Masaki" w:date="2025-09-23T17:41:00Z" w16du:dateUtc="2025-09-24T00:41:00Z"/>
                    <w:rFonts w:ascii="Helvetica" w:eastAsia="Helvetica" w:hAnsi="Helvetica" w:cs="Helvetica"/>
                    <w:color w:val="000000"/>
                    <w:szCs w:val="22"/>
                  </w:rPr>
                </w:rPrChange>
              </w:rPr>
              <w:pPrChange w:id="100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08" w:author="Nobu Masaki" w:date="2025-09-23T17:41:00Z" w16du:dateUtc="2025-09-24T00:41:00Z">
              <w:r w:rsidRPr="00344E2D">
                <w:rPr>
                  <w:rFonts w:eastAsia="Helvetica" w:cstheme="minorHAnsi"/>
                  <w:color w:val="000000"/>
                  <w:szCs w:val="22"/>
                  <w:rPrChange w:id="1009" w:author="Nobu Masaki" w:date="2025-09-23T17:42:00Z" w16du:dateUtc="2025-09-24T00:42:00Z">
                    <w:rPr>
                      <w:rFonts w:ascii="Helvetica" w:eastAsia="Helvetica" w:hAnsi="Helvetica" w:cs="Helvetica"/>
                      <w:color w:val="000000"/>
                      <w:szCs w:val="22"/>
                    </w:rPr>
                  </w:rPrChange>
                </w:rPr>
                <w:t>-2.0</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10"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7AC503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11" w:author="Nobu Masaki" w:date="2025-09-23T17:41:00Z" w16du:dateUtc="2025-09-24T00:41:00Z"/>
                <w:rFonts w:eastAsia="Helvetica" w:cstheme="minorHAnsi"/>
                <w:color w:val="000000"/>
                <w:szCs w:val="22"/>
                <w:rPrChange w:id="1012" w:author="Nobu Masaki" w:date="2025-09-23T17:42:00Z" w16du:dateUtc="2025-09-24T00:42:00Z">
                  <w:rPr>
                    <w:ins w:id="1013" w:author="Nobu Masaki" w:date="2025-09-23T17:41:00Z" w16du:dateUtc="2025-09-24T00:41:00Z"/>
                    <w:rFonts w:ascii="Helvetica" w:eastAsia="Helvetica" w:hAnsi="Helvetica" w:cs="Helvetica"/>
                    <w:color w:val="000000"/>
                    <w:szCs w:val="22"/>
                  </w:rPr>
                </w:rPrChange>
              </w:rPr>
              <w:pPrChange w:id="101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15" w:author="Nobu Masaki" w:date="2025-09-23T17:41:00Z" w16du:dateUtc="2025-09-24T00:41:00Z">
              <w:r w:rsidRPr="00344E2D">
                <w:rPr>
                  <w:rFonts w:eastAsia="Helvetica" w:cstheme="minorHAnsi"/>
                  <w:color w:val="000000"/>
                  <w:szCs w:val="22"/>
                  <w:rPrChange w:id="1016" w:author="Nobu Masaki" w:date="2025-09-23T17:42:00Z" w16du:dateUtc="2025-09-24T00:42:00Z">
                    <w:rPr>
                      <w:rFonts w:ascii="Helvetica" w:eastAsia="Helvetica" w:hAnsi="Helvetica" w:cs="Helvetica"/>
                      <w:color w:val="000000"/>
                      <w:szCs w:val="22"/>
                    </w:rPr>
                  </w:rPrChange>
                </w:rPr>
                <w:t>3.3</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17"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88F791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18" w:author="Nobu Masaki" w:date="2025-09-23T17:41:00Z" w16du:dateUtc="2025-09-24T00:41:00Z"/>
                <w:rFonts w:eastAsia="Helvetica" w:cstheme="minorHAnsi"/>
                <w:color w:val="000000"/>
                <w:szCs w:val="22"/>
                <w:rPrChange w:id="1019" w:author="Nobu Masaki" w:date="2025-09-23T17:42:00Z" w16du:dateUtc="2025-09-24T00:42:00Z">
                  <w:rPr>
                    <w:ins w:id="1020" w:author="Nobu Masaki" w:date="2025-09-23T17:41:00Z" w16du:dateUtc="2025-09-24T00:41:00Z"/>
                    <w:rFonts w:ascii="Helvetica" w:eastAsia="Helvetica" w:hAnsi="Helvetica" w:cs="Helvetica"/>
                    <w:color w:val="000000"/>
                    <w:szCs w:val="22"/>
                  </w:rPr>
                </w:rPrChange>
              </w:rPr>
              <w:pPrChange w:id="102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22" w:author="Nobu Masaki" w:date="2025-09-23T17:41:00Z" w16du:dateUtc="2025-09-24T00:41:00Z">
              <w:r w:rsidRPr="00344E2D">
                <w:rPr>
                  <w:rFonts w:eastAsia="Helvetica" w:cstheme="minorHAnsi"/>
                  <w:color w:val="000000"/>
                  <w:szCs w:val="22"/>
                  <w:rPrChange w:id="1023" w:author="Nobu Masaki" w:date="2025-09-23T17:42:00Z" w16du:dateUtc="2025-09-24T00:42:00Z">
                    <w:rPr>
                      <w:rFonts w:ascii="Helvetica" w:eastAsia="Helvetica" w:hAnsi="Helvetica" w:cs="Helvetica"/>
                      <w:color w:val="000000"/>
                      <w:szCs w:val="22"/>
                    </w:rPr>
                  </w:rPrChange>
                </w:rPr>
                <w:t>0.87</w:t>
              </w:r>
            </w:ins>
          </w:p>
        </w:tc>
      </w:tr>
      <w:tr w:rsidR="00344E2D" w:rsidRPr="00344E2D" w14:paraId="54397D92" w14:textId="77777777" w:rsidTr="00344E2D">
        <w:trPr>
          <w:trHeight w:hRule="exact" w:val="432"/>
          <w:jc w:val="center"/>
          <w:ins w:id="1024" w:author="Nobu Masaki" w:date="2025-09-23T17:41:00Z"/>
          <w:trPrChange w:id="1025"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26"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C89A0A1" w14:textId="13C32BB6"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27" w:author="Nobu Masaki" w:date="2025-09-23T17:41:00Z" w16du:dateUtc="2025-09-24T00:41:00Z"/>
                <w:rFonts w:eastAsia="Helvetica" w:cstheme="minorHAnsi"/>
                <w:color w:val="000000"/>
                <w:szCs w:val="22"/>
                <w:rPrChange w:id="1028" w:author="Nobu Masaki" w:date="2025-09-23T17:42:00Z" w16du:dateUtc="2025-09-24T00:42:00Z">
                  <w:rPr>
                    <w:ins w:id="1029" w:author="Nobu Masaki" w:date="2025-09-23T17:41:00Z" w16du:dateUtc="2025-09-24T00:41:00Z"/>
                    <w:rFonts w:ascii="Helvetica" w:eastAsia="Helvetica" w:hAnsi="Helvetica" w:cs="Helvetica"/>
                    <w:color w:val="000000"/>
                    <w:szCs w:val="22"/>
                  </w:rPr>
                </w:rPrChange>
              </w:rPr>
              <w:pPrChange w:id="103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31"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6E4335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32" w:author="Nobu Masaki" w:date="2025-09-23T17:41:00Z" w16du:dateUtc="2025-09-24T00:41:00Z"/>
                <w:rFonts w:eastAsia="Helvetica" w:cstheme="minorHAnsi"/>
                <w:color w:val="000000"/>
                <w:szCs w:val="22"/>
                <w:rPrChange w:id="1033" w:author="Nobu Masaki" w:date="2025-09-23T17:42:00Z" w16du:dateUtc="2025-09-24T00:42:00Z">
                  <w:rPr>
                    <w:ins w:id="1034" w:author="Nobu Masaki" w:date="2025-09-23T17:41:00Z" w16du:dateUtc="2025-09-24T00:41:00Z"/>
                    <w:rFonts w:ascii="Helvetica" w:eastAsia="Helvetica" w:hAnsi="Helvetica" w:cs="Helvetica"/>
                    <w:color w:val="000000"/>
                    <w:szCs w:val="22"/>
                  </w:rPr>
                </w:rPrChange>
              </w:rPr>
              <w:pPrChange w:id="103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036" w:author="Nobu Masaki" w:date="2025-09-23T17:41:00Z" w16du:dateUtc="2025-09-24T00:41:00Z">
              <w:r w:rsidRPr="00344E2D">
                <w:rPr>
                  <w:rFonts w:eastAsia="Helvetica" w:cstheme="minorHAnsi"/>
                  <w:color w:val="000000"/>
                  <w:szCs w:val="22"/>
                  <w:rPrChange w:id="1037"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38"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B92EF1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39" w:author="Nobu Masaki" w:date="2025-09-23T17:41:00Z" w16du:dateUtc="2025-09-24T00:41:00Z"/>
                <w:rFonts w:eastAsia="Helvetica" w:cstheme="minorHAnsi"/>
                <w:color w:val="000000"/>
                <w:szCs w:val="22"/>
                <w:rPrChange w:id="1040" w:author="Nobu Masaki" w:date="2025-09-23T17:42:00Z" w16du:dateUtc="2025-09-24T00:42:00Z">
                  <w:rPr>
                    <w:ins w:id="1041" w:author="Nobu Masaki" w:date="2025-09-23T17:41:00Z" w16du:dateUtc="2025-09-24T00:41:00Z"/>
                    <w:rFonts w:ascii="Helvetica" w:eastAsia="Helvetica" w:hAnsi="Helvetica" w:cs="Helvetica"/>
                    <w:color w:val="000000"/>
                    <w:szCs w:val="22"/>
                  </w:rPr>
                </w:rPrChange>
              </w:rPr>
              <w:pPrChange w:id="104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43" w:author="Nobu Masaki" w:date="2025-09-23T17:41:00Z" w16du:dateUtc="2025-09-24T00:41:00Z">
              <w:r w:rsidRPr="00344E2D">
                <w:rPr>
                  <w:rFonts w:eastAsia="Helvetica" w:cstheme="minorHAnsi"/>
                  <w:color w:val="000000"/>
                  <w:szCs w:val="22"/>
                  <w:rPrChange w:id="1044" w:author="Nobu Masaki" w:date="2025-09-23T17:42:00Z" w16du:dateUtc="2025-09-24T00:42:00Z">
                    <w:rPr>
                      <w:rFonts w:ascii="Helvetica" w:eastAsia="Helvetica" w:hAnsi="Helvetica" w:cs="Helvetica"/>
                      <w:color w:val="000000"/>
                      <w:szCs w:val="22"/>
                    </w:rPr>
                  </w:rPrChange>
                </w:rPr>
                <w:t>46.6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45"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EEA442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46" w:author="Nobu Masaki" w:date="2025-09-23T17:41:00Z" w16du:dateUtc="2025-09-24T00:41:00Z"/>
                <w:rFonts w:eastAsia="Helvetica" w:cstheme="minorHAnsi"/>
                <w:color w:val="000000"/>
                <w:szCs w:val="22"/>
                <w:rPrChange w:id="1047" w:author="Nobu Masaki" w:date="2025-09-23T17:42:00Z" w16du:dateUtc="2025-09-24T00:42:00Z">
                  <w:rPr>
                    <w:ins w:id="1048" w:author="Nobu Masaki" w:date="2025-09-23T17:41:00Z" w16du:dateUtc="2025-09-24T00:41:00Z"/>
                    <w:rFonts w:ascii="Helvetica" w:eastAsia="Helvetica" w:hAnsi="Helvetica" w:cs="Helvetica"/>
                    <w:color w:val="000000"/>
                    <w:szCs w:val="22"/>
                  </w:rPr>
                </w:rPrChange>
              </w:rPr>
              <w:pPrChange w:id="104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50" w:author="Nobu Masaki" w:date="2025-09-23T17:41:00Z" w16du:dateUtc="2025-09-24T00:41:00Z">
              <w:r w:rsidRPr="00344E2D">
                <w:rPr>
                  <w:rFonts w:eastAsia="Helvetica" w:cstheme="minorHAnsi"/>
                  <w:color w:val="000000"/>
                  <w:szCs w:val="22"/>
                  <w:rPrChange w:id="1051" w:author="Nobu Masaki" w:date="2025-09-23T17:42:00Z" w16du:dateUtc="2025-09-24T00:42:00Z">
                    <w:rPr>
                      <w:rFonts w:ascii="Helvetica" w:eastAsia="Helvetica" w:hAnsi="Helvetica" w:cs="Helvetica"/>
                      <w:color w:val="000000"/>
                      <w:szCs w:val="22"/>
                    </w:rPr>
                  </w:rPrChange>
                </w:rPr>
                <w:t>4.9</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52"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C466CD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53" w:author="Nobu Masaki" w:date="2025-09-23T17:41:00Z" w16du:dateUtc="2025-09-24T00:41:00Z"/>
                <w:rFonts w:eastAsia="Helvetica" w:cstheme="minorHAnsi"/>
                <w:color w:val="000000"/>
                <w:szCs w:val="22"/>
                <w:rPrChange w:id="1054" w:author="Nobu Masaki" w:date="2025-09-23T17:42:00Z" w16du:dateUtc="2025-09-24T00:42:00Z">
                  <w:rPr>
                    <w:ins w:id="1055" w:author="Nobu Masaki" w:date="2025-09-23T17:41:00Z" w16du:dateUtc="2025-09-24T00:41:00Z"/>
                    <w:rFonts w:ascii="Helvetica" w:eastAsia="Helvetica" w:hAnsi="Helvetica" w:cs="Helvetica"/>
                    <w:color w:val="000000"/>
                    <w:szCs w:val="22"/>
                  </w:rPr>
                </w:rPrChange>
              </w:rPr>
              <w:pPrChange w:id="105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57" w:author="Nobu Masaki" w:date="2025-09-23T17:41:00Z" w16du:dateUtc="2025-09-24T00:41:00Z">
              <w:r w:rsidRPr="00344E2D">
                <w:rPr>
                  <w:rFonts w:eastAsia="Helvetica" w:cstheme="minorHAnsi"/>
                  <w:color w:val="000000"/>
                  <w:szCs w:val="22"/>
                  <w:rPrChange w:id="1058" w:author="Nobu Masaki" w:date="2025-09-23T17:42:00Z" w16du:dateUtc="2025-09-24T00:42:00Z">
                    <w:rPr>
                      <w:rFonts w:ascii="Helvetica" w:eastAsia="Helvetica" w:hAnsi="Helvetica" w:cs="Helvetica"/>
                      <w:color w:val="000000"/>
                      <w:szCs w:val="22"/>
                    </w:rPr>
                  </w:rPrChange>
                </w:rPr>
                <w:t>0.00</w:t>
              </w:r>
            </w:ins>
          </w:p>
        </w:tc>
      </w:tr>
      <w:tr w:rsidR="00344E2D" w:rsidRPr="00344E2D" w14:paraId="4E7552F8" w14:textId="77777777" w:rsidTr="00344E2D">
        <w:trPr>
          <w:trHeight w:hRule="exact" w:val="432"/>
          <w:jc w:val="center"/>
          <w:ins w:id="1059" w:author="Nobu Masaki" w:date="2025-09-23T17:41:00Z"/>
          <w:trPrChange w:id="1060"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61"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70226E4" w14:textId="2D803FBB"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62" w:author="Nobu Masaki" w:date="2025-09-23T17:41:00Z" w16du:dateUtc="2025-09-24T00:41:00Z"/>
                <w:rFonts w:eastAsia="Helvetica" w:cstheme="minorHAnsi"/>
                <w:color w:val="000000"/>
                <w:szCs w:val="22"/>
                <w:rPrChange w:id="1063" w:author="Nobu Masaki" w:date="2025-09-23T17:42:00Z" w16du:dateUtc="2025-09-24T00:42:00Z">
                  <w:rPr>
                    <w:ins w:id="1064" w:author="Nobu Masaki" w:date="2025-09-23T17:41:00Z" w16du:dateUtc="2025-09-24T00:41:00Z"/>
                    <w:rFonts w:ascii="Helvetica" w:eastAsia="Helvetica" w:hAnsi="Helvetica" w:cs="Helvetica"/>
                    <w:color w:val="000000"/>
                    <w:szCs w:val="22"/>
                  </w:rPr>
                </w:rPrChange>
              </w:rPr>
              <w:pPrChange w:id="106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66"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89AD0F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67" w:author="Nobu Masaki" w:date="2025-09-23T17:41:00Z" w16du:dateUtc="2025-09-24T00:41:00Z"/>
                <w:rFonts w:eastAsia="Helvetica" w:cstheme="minorHAnsi"/>
                <w:color w:val="000000"/>
                <w:szCs w:val="22"/>
                <w:rPrChange w:id="1068" w:author="Nobu Masaki" w:date="2025-09-23T17:42:00Z" w16du:dateUtc="2025-09-24T00:42:00Z">
                  <w:rPr>
                    <w:ins w:id="1069" w:author="Nobu Masaki" w:date="2025-09-23T17:41:00Z" w16du:dateUtc="2025-09-24T00:41:00Z"/>
                    <w:rFonts w:ascii="Helvetica" w:eastAsia="Helvetica" w:hAnsi="Helvetica" w:cs="Helvetica"/>
                    <w:color w:val="000000"/>
                    <w:szCs w:val="22"/>
                  </w:rPr>
                </w:rPrChange>
              </w:rPr>
              <w:pPrChange w:id="107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071" w:author="Nobu Masaki" w:date="2025-09-23T17:41:00Z" w16du:dateUtc="2025-09-24T00:41:00Z">
              <w:r w:rsidRPr="00344E2D">
                <w:rPr>
                  <w:rFonts w:eastAsia="Helvetica" w:cstheme="minorHAnsi"/>
                  <w:color w:val="000000"/>
                  <w:szCs w:val="22"/>
                  <w:rPrChange w:id="1072"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73"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64E9EC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74" w:author="Nobu Masaki" w:date="2025-09-23T17:41:00Z" w16du:dateUtc="2025-09-24T00:41:00Z"/>
                <w:rFonts w:eastAsia="Helvetica" w:cstheme="minorHAnsi"/>
                <w:color w:val="000000"/>
                <w:szCs w:val="22"/>
                <w:rPrChange w:id="1075" w:author="Nobu Masaki" w:date="2025-09-23T17:42:00Z" w16du:dateUtc="2025-09-24T00:42:00Z">
                  <w:rPr>
                    <w:ins w:id="1076" w:author="Nobu Masaki" w:date="2025-09-23T17:41:00Z" w16du:dateUtc="2025-09-24T00:41:00Z"/>
                    <w:rFonts w:ascii="Helvetica" w:eastAsia="Helvetica" w:hAnsi="Helvetica" w:cs="Helvetica"/>
                    <w:color w:val="000000"/>
                    <w:szCs w:val="22"/>
                  </w:rPr>
                </w:rPrChange>
              </w:rPr>
              <w:pPrChange w:id="107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78" w:author="Nobu Masaki" w:date="2025-09-23T17:41:00Z" w16du:dateUtc="2025-09-24T00:41:00Z">
              <w:r w:rsidRPr="00344E2D">
                <w:rPr>
                  <w:rFonts w:eastAsia="Helvetica" w:cstheme="minorHAnsi"/>
                  <w:color w:val="000000"/>
                  <w:szCs w:val="22"/>
                  <w:rPrChange w:id="1079" w:author="Nobu Masaki" w:date="2025-09-23T17:42:00Z" w16du:dateUtc="2025-09-24T00:42:00Z">
                    <w:rPr>
                      <w:rFonts w:ascii="Helvetica" w:eastAsia="Helvetica" w:hAnsi="Helvetica" w:cs="Helvetica"/>
                      <w:color w:val="000000"/>
                      <w:szCs w:val="22"/>
                    </w:rPr>
                  </w:rPrChange>
                </w:rPr>
                <w:t>-14.1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80"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2DB0A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81" w:author="Nobu Masaki" w:date="2025-09-23T17:41:00Z" w16du:dateUtc="2025-09-24T00:41:00Z"/>
                <w:rFonts w:eastAsia="Helvetica" w:cstheme="minorHAnsi"/>
                <w:color w:val="000000"/>
                <w:szCs w:val="22"/>
                <w:rPrChange w:id="1082" w:author="Nobu Masaki" w:date="2025-09-23T17:42:00Z" w16du:dateUtc="2025-09-24T00:42:00Z">
                  <w:rPr>
                    <w:ins w:id="1083" w:author="Nobu Masaki" w:date="2025-09-23T17:41:00Z" w16du:dateUtc="2025-09-24T00:41:00Z"/>
                    <w:rFonts w:ascii="Helvetica" w:eastAsia="Helvetica" w:hAnsi="Helvetica" w:cs="Helvetica"/>
                    <w:color w:val="000000"/>
                    <w:szCs w:val="22"/>
                  </w:rPr>
                </w:rPrChange>
              </w:rPr>
              <w:pPrChange w:id="108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85" w:author="Nobu Masaki" w:date="2025-09-23T17:41:00Z" w16du:dateUtc="2025-09-24T00:41:00Z">
              <w:r w:rsidRPr="00344E2D">
                <w:rPr>
                  <w:rFonts w:eastAsia="Helvetica" w:cstheme="minorHAnsi"/>
                  <w:color w:val="000000"/>
                  <w:szCs w:val="22"/>
                  <w:rPrChange w:id="1086" w:author="Nobu Masaki" w:date="2025-09-23T17:42:00Z" w16du:dateUtc="2025-09-24T00:42:00Z">
                    <w:rPr>
                      <w:rFonts w:ascii="Helvetica" w:eastAsia="Helvetica" w:hAnsi="Helvetica" w:cs="Helvetica"/>
                      <w:color w:val="000000"/>
                      <w:szCs w:val="22"/>
                    </w:rPr>
                  </w:rPrChange>
                </w:rPr>
                <w:t>25.8</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87"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0DEBC4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88" w:author="Nobu Masaki" w:date="2025-09-23T17:41:00Z" w16du:dateUtc="2025-09-24T00:41:00Z"/>
                <w:rFonts w:eastAsia="Helvetica" w:cstheme="minorHAnsi"/>
                <w:color w:val="000000"/>
                <w:szCs w:val="22"/>
                <w:rPrChange w:id="1089" w:author="Nobu Masaki" w:date="2025-09-23T17:42:00Z" w16du:dateUtc="2025-09-24T00:42:00Z">
                  <w:rPr>
                    <w:ins w:id="1090" w:author="Nobu Masaki" w:date="2025-09-23T17:41:00Z" w16du:dateUtc="2025-09-24T00:41:00Z"/>
                    <w:rFonts w:ascii="Helvetica" w:eastAsia="Helvetica" w:hAnsi="Helvetica" w:cs="Helvetica"/>
                    <w:color w:val="000000"/>
                    <w:szCs w:val="22"/>
                  </w:rPr>
                </w:rPrChange>
              </w:rPr>
              <w:pPrChange w:id="109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092" w:author="Nobu Masaki" w:date="2025-09-23T17:41:00Z" w16du:dateUtc="2025-09-24T00:41:00Z">
              <w:r w:rsidRPr="00344E2D">
                <w:rPr>
                  <w:rFonts w:eastAsia="Helvetica" w:cstheme="minorHAnsi"/>
                  <w:color w:val="000000"/>
                  <w:szCs w:val="22"/>
                  <w:rPrChange w:id="1093" w:author="Nobu Masaki" w:date="2025-09-23T17:42:00Z" w16du:dateUtc="2025-09-24T00:42:00Z">
                    <w:rPr>
                      <w:rFonts w:ascii="Helvetica" w:eastAsia="Helvetica" w:hAnsi="Helvetica" w:cs="Helvetica"/>
                      <w:color w:val="000000"/>
                      <w:szCs w:val="22"/>
                    </w:rPr>
                  </w:rPrChange>
                </w:rPr>
                <w:t>0.79</w:t>
              </w:r>
            </w:ins>
          </w:p>
        </w:tc>
      </w:tr>
      <w:tr w:rsidR="00344E2D" w:rsidRPr="00344E2D" w14:paraId="343FF94F" w14:textId="77777777" w:rsidTr="00344E2D">
        <w:trPr>
          <w:trHeight w:hRule="exact" w:val="432"/>
          <w:jc w:val="center"/>
          <w:ins w:id="1094" w:author="Nobu Masaki" w:date="2025-09-23T17:41:00Z"/>
          <w:trPrChange w:id="1095"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096"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1708E78" w14:textId="3FA0FB16"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097" w:author="Nobu Masaki" w:date="2025-09-23T17:41:00Z" w16du:dateUtc="2025-09-24T00:41:00Z"/>
                <w:rFonts w:eastAsia="Helvetica" w:cstheme="minorHAnsi"/>
                <w:color w:val="000000"/>
                <w:szCs w:val="22"/>
                <w:rPrChange w:id="1098" w:author="Nobu Masaki" w:date="2025-09-23T17:42:00Z" w16du:dateUtc="2025-09-24T00:42:00Z">
                  <w:rPr>
                    <w:ins w:id="1099" w:author="Nobu Masaki" w:date="2025-09-23T17:41:00Z" w16du:dateUtc="2025-09-24T00:41:00Z"/>
                    <w:rFonts w:ascii="Helvetica" w:eastAsia="Helvetica" w:hAnsi="Helvetica" w:cs="Helvetica"/>
                    <w:color w:val="000000"/>
                    <w:szCs w:val="22"/>
                  </w:rPr>
                </w:rPrChange>
              </w:rPr>
              <w:pPrChange w:id="110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01"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616477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02" w:author="Nobu Masaki" w:date="2025-09-23T17:41:00Z" w16du:dateUtc="2025-09-24T00:41:00Z"/>
                <w:rFonts w:eastAsia="Helvetica" w:cstheme="minorHAnsi"/>
                <w:color w:val="000000"/>
                <w:szCs w:val="22"/>
                <w:rPrChange w:id="1103" w:author="Nobu Masaki" w:date="2025-09-23T17:42:00Z" w16du:dateUtc="2025-09-24T00:42:00Z">
                  <w:rPr>
                    <w:ins w:id="1104" w:author="Nobu Masaki" w:date="2025-09-23T17:41:00Z" w16du:dateUtc="2025-09-24T00:41:00Z"/>
                    <w:rFonts w:ascii="Helvetica" w:eastAsia="Helvetica" w:hAnsi="Helvetica" w:cs="Helvetica"/>
                    <w:color w:val="000000"/>
                    <w:szCs w:val="22"/>
                  </w:rPr>
                </w:rPrChange>
              </w:rPr>
              <w:pPrChange w:id="110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106" w:author="Nobu Masaki" w:date="2025-09-23T17:41:00Z" w16du:dateUtc="2025-09-24T00:41:00Z">
              <w:r w:rsidRPr="00344E2D">
                <w:rPr>
                  <w:rFonts w:eastAsia="Helvetica" w:cstheme="minorHAnsi"/>
                  <w:color w:val="000000"/>
                  <w:szCs w:val="22"/>
                  <w:rPrChange w:id="1107"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08"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FC09113"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09" w:author="Nobu Masaki" w:date="2025-09-23T17:41:00Z" w16du:dateUtc="2025-09-24T00:41:00Z"/>
                <w:rFonts w:eastAsia="Helvetica" w:cstheme="minorHAnsi"/>
                <w:color w:val="000000"/>
                <w:szCs w:val="22"/>
                <w:rPrChange w:id="1110" w:author="Nobu Masaki" w:date="2025-09-23T17:42:00Z" w16du:dateUtc="2025-09-24T00:42:00Z">
                  <w:rPr>
                    <w:ins w:id="1111" w:author="Nobu Masaki" w:date="2025-09-23T17:41:00Z" w16du:dateUtc="2025-09-24T00:41:00Z"/>
                    <w:rFonts w:ascii="Helvetica" w:eastAsia="Helvetica" w:hAnsi="Helvetica" w:cs="Helvetica"/>
                    <w:color w:val="000000"/>
                    <w:szCs w:val="22"/>
                  </w:rPr>
                </w:rPrChange>
              </w:rPr>
              <w:pPrChange w:id="111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13" w:author="Nobu Masaki" w:date="2025-09-23T17:41:00Z" w16du:dateUtc="2025-09-24T00:41:00Z">
              <w:r w:rsidRPr="00344E2D">
                <w:rPr>
                  <w:rFonts w:eastAsia="Helvetica" w:cstheme="minorHAnsi"/>
                  <w:color w:val="000000"/>
                  <w:szCs w:val="22"/>
                  <w:rPrChange w:id="1114" w:author="Nobu Masaki" w:date="2025-09-23T17:42:00Z" w16du:dateUtc="2025-09-24T00:42:00Z">
                    <w:rPr>
                      <w:rFonts w:ascii="Helvetica" w:eastAsia="Helvetica" w:hAnsi="Helvetica" w:cs="Helvetica"/>
                      <w:color w:val="000000"/>
                      <w:szCs w:val="22"/>
                    </w:rPr>
                  </w:rPrChange>
                </w:rPr>
                <w:t>8.4</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15"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98A59F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16" w:author="Nobu Masaki" w:date="2025-09-23T17:41:00Z" w16du:dateUtc="2025-09-24T00:41:00Z"/>
                <w:rFonts w:eastAsia="Helvetica" w:cstheme="minorHAnsi"/>
                <w:color w:val="000000"/>
                <w:szCs w:val="22"/>
                <w:rPrChange w:id="1117" w:author="Nobu Masaki" w:date="2025-09-23T17:42:00Z" w16du:dateUtc="2025-09-24T00:42:00Z">
                  <w:rPr>
                    <w:ins w:id="1118" w:author="Nobu Masaki" w:date="2025-09-23T17:41:00Z" w16du:dateUtc="2025-09-24T00:41:00Z"/>
                    <w:rFonts w:ascii="Helvetica" w:eastAsia="Helvetica" w:hAnsi="Helvetica" w:cs="Helvetica"/>
                    <w:color w:val="000000"/>
                    <w:szCs w:val="22"/>
                  </w:rPr>
                </w:rPrChange>
              </w:rPr>
              <w:pPrChange w:id="111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20" w:author="Nobu Masaki" w:date="2025-09-23T17:41:00Z" w16du:dateUtc="2025-09-24T00:41:00Z">
              <w:r w:rsidRPr="00344E2D">
                <w:rPr>
                  <w:rFonts w:eastAsia="Helvetica" w:cstheme="minorHAnsi"/>
                  <w:color w:val="000000"/>
                  <w:szCs w:val="22"/>
                  <w:rPrChange w:id="1121" w:author="Nobu Masaki" w:date="2025-09-23T17:42:00Z" w16du:dateUtc="2025-09-24T00:42:00Z">
                    <w:rPr>
                      <w:rFonts w:ascii="Helvetica" w:eastAsia="Helvetica" w:hAnsi="Helvetica" w:cs="Helvetica"/>
                      <w:color w:val="000000"/>
                      <w:szCs w:val="22"/>
                    </w:rPr>
                  </w:rPrChange>
                </w:rPr>
                <w:t>19.1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22"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BAA77A8"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23" w:author="Nobu Masaki" w:date="2025-09-23T17:41:00Z" w16du:dateUtc="2025-09-24T00:41:00Z"/>
                <w:rFonts w:eastAsia="Helvetica" w:cstheme="minorHAnsi"/>
                <w:color w:val="000000"/>
                <w:szCs w:val="22"/>
                <w:rPrChange w:id="1124" w:author="Nobu Masaki" w:date="2025-09-23T17:42:00Z" w16du:dateUtc="2025-09-24T00:42:00Z">
                  <w:rPr>
                    <w:ins w:id="1125" w:author="Nobu Masaki" w:date="2025-09-23T17:41:00Z" w16du:dateUtc="2025-09-24T00:41:00Z"/>
                    <w:rFonts w:ascii="Helvetica" w:eastAsia="Helvetica" w:hAnsi="Helvetica" w:cs="Helvetica"/>
                    <w:color w:val="000000"/>
                    <w:szCs w:val="22"/>
                  </w:rPr>
                </w:rPrChange>
              </w:rPr>
              <w:pPrChange w:id="112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27" w:author="Nobu Masaki" w:date="2025-09-23T17:41:00Z" w16du:dateUtc="2025-09-24T00:41:00Z">
              <w:r w:rsidRPr="00344E2D">
                <w:rPr>
                  <w:rFonts w:eastAsia="Helvetica" w:cstheme="minorHAnsi"/>
                  <w:color w:val="000000"/>
                  <w:szCs w:val="22"/>
                  <w:rPrChange w:id="1128" w:author="Nobu Masaki" w:date="2025-09-23T17:42:00Z" w16du:dateUtc="2025-09-24T00:42:00Z">
                    <w:rPr>
                      <w:rFonts w:ascii="Helvetica" w:eastAsia="Helvetica" w:hAnsi="Helvetica" w:cs="Helvetica"/>
                      <w:color w:val="000000"/>
                      <w:szCs w:val="22"/>
                    </w:rPr>
                  </w:rPrChange>
                </w:rPr>
                <w:t>0.71</w:t>
              </w:r>
            </w:ins>
          </w:p>
        </w:tc>
      </w:tr>
      <w:tr w:rsidR="00344E2D" w:rsidRPr="00344E2D" w14:paraId="777B79B5" w14:textId="77777777" w:rsidTr="00344E2D">
        <w:trPr>
          <w:trHeight w:hRule="exact" w:val="432"/>
          <w:jc w:val="center"/>
          <w:ins w:id="1129" w:author="Nobu Masaki" w:date="2025-09-23T17:41:00Z"/>
          <w:trPrChange w:id="1130"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31"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4536AB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32" w:author="Nobu Masaki" w:date="2025-09-23T17:41:00Z" w16du:dateUtc="2025-09-24T00:41:00Z"/>
                <w:rFonts w:eastAsia="Helvetica" w:cstheme="minorHAnsi"/>
                <w:color w:val="000000"/>
                <w:szCs w:val="22"/>
                <w:rPrChange w:id="1133" w:author="Nobu Masaki" w:date="2025-09-23T17:42:00Z" w16du:dateUtc="2025-09-24T00:42:00Z">
                  <w:rPr>
                    <w:ins w:id="1134" w:author="Nobu Masaki" w:date="2025-09-23T17:41:00Z" w16du:dateUtc="2025-09-24T00:41:00Z"/>
                    <w:rFonts w:ascii="Helvetica" w:eastAsia="Helvetica" w:hAnsi="Helvetica" w:cs="Helvetica"/>
                    <w:color w:val="000000"/>
                    <w:szCs w:val="22"/>
                  </w:rPr>
                </w:rPrChange>
              </w:rPr>
              <w:pPrChange w:id="113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136" w:author="Nobu Masaki" w:date="2025-09-23T17:41:00Z" w16du:dateUtc="2025-09-24T00:41:00Z">
              <w:r w:rsidRPr="00344E2D">
                <w:rPr>
                  <w:rFonts w:eastAsia="Helvetica" w:cstheme="minorHAnsi"/>
                  <w:color w:val="000000"/>
                  <w:szCs w:val="22"/>
                  <w:rPrChange w:id="1137" w:author="Nobu Masaki" w:date="2025-09-23T17:42:00Z" w16du:dateUtc="2025-09-24T00:42:00Z">
                    <w:rPr>
                      <w:rFonts w:ascii="Helvetica" w:eastAsia="Helvetica" w:hAnsi="Helvetica" w:cs="Helvetica"/>
                      <w:color w:val="000000"/>
                      <w:szCs w:val="22"/>
                    </w:rPr>
                  </w:rPrChange>
                </w:rPr>
                <w:t>Geom2 (mean: 21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38"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F31237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39" w:author="Nobu Masaki" w:date="2025-09-23T17:41:00Z" w16du:dateUtc="2025-09-24T00:41:00Z"/>
                <w:rFonts w:eastAsia="Helvetica" w:cstheme="minorHAnsi"/>
                <w:color w:val="000000"/>
                <w:szCs w:val="22"/>
                <w:rPrChange w:id="1140" w:author="Nobu Masaki" w:date="2025-09-23T17:42:00Z" w16du:dateUtc="2025-09-24T00:42:00Z">
                  <w:rPr>
                    <w:ins w:id="1141" w:author="Nobu Masaki" w:date="2025-09-23T17:41:00Z" w16du:dateUtc="2025-09-24T00:41:00Z"/>
                    <w:rFonts w:ascii="Helvetica" w:eastAsia="Helvetica" w:hAnsi="Helvetica" w:cs="Helvetica"/>
                    <w:color w:val="000000"/>
                    <w:szCs w:val="22"/>
                  </w:rPr>
                </w:rPrChange>
              </w:rPr>
              <w:pPrChange w:id="114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143" w:author="Nobu Masaki" w:date="2025-09-23T17:41:00Z" w16du:dateUtc="2025-09-24T00:41:00Z">
              <w:r w:rsidRPr="00344E2D">
                <w:rPr>
                  <w:rFonts w:eastAsia="Helvetica" w:cstheme="minorHAnsi"/>
                  <w:color w:val="000000"/>
                  <w:szCs w:val="22"/>
                  <w:rPrChange w:id="1144"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45"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2AE00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46" w:author="Nobu Masaki" w:date="2025-09-23T17:41:00Z" w16du:dateUtc="2025-09-24T00:41:00Z"/>
                <w:rFonts w:eastAsia="Helvetica" w:cstheme="minorHAnsi"/>
                <w:color w:val="000000"/>
                <w:szCs w:val="22"/>
                <w:rPrChange w:id="1147" w:author="Nobu Masaki" w:date="2025-09-23T17:42:00Z" w16du:dateUtc="2025-09-24T00:42:00Z">
                  <w:rPr>
                    <w:ins w:id="1148" w:author="Nobu Masaki" w:date="2025-09-23T17:41:00Z" w16du:dateUtc="2025-09-24T00:41:00Z"/>
                    <w:rFonts w:ascii="Helvetica" w:eastAsia="Helvetica" w:hAnsi="Helvetica" w:cs="Helvetica"/>
                    <w:color w:val="000000"/>
                    <w:szCs w:val="22"/>
                  </w:rPr>
                </w:rPrChange>
              </w:rPr>
              <w:pPrChange w:id="114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50" w:author="Nobu Masaki" w:date="2025-09-23T17:41:00Z" w16du:dateUtc="2025-09-24T00:41:00Z">
              <w:r w:rsidRPr="00344E2D">
                <w:rPr>
                  <w:rFonts w:eastAsia="Helvetica" w:cstheme="minorHAnsi"/>
                  <w:color w:val="000000"/>
                  <w:szCs w:val="22"/>
                  <w:rPrChange w:id="1151" w:author="Nobu Masaki" w:date="2025-09-23T17:42:00Z" w16du:dateUtc="2025-09-24T00:42:00Z">
                    <w:rPr>
                      <w:rFonts w:ascii="Helvetica" w:eastAsia="Helvetica" w:hAnsi="Helvetica" w:cs="Helvetica"/>
                      <w:color w:val="000000"/>
                      <w:szCs w:val="22"/>
                    </w:rPr>
                  </w:rPrChange>
                </w:rPr>
                <w:t>-6.7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52"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6E23FA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53" w:author="Nobu Masaki" w:date="2025-09-23T17:41:00Z" w16du:dateUtc="2025-09-24T00:41:00Z"/>
                <w:rFonts w:eastAsia="Helvetica" w:cstheme="minorHAnsi"/>
                <w:color w:val="000000"/>
                <w:szCs w:val="22"/>
                <w:rPrChange w:id="1154" w:author="Nobu Masaki" w:date="2025-09-23T17:42:00Z" w16du:dateUtc="2025-09-24T00:42:00Z">
                  <w:rPr>
                    <w:ins w:id="1155" w:author="Nobu Masaki" w:date="2025-09-23T17:41:00Z" w16du:dateUtc="2025-09-24T00:41:00Z"/>
                    <w:rFonts w:ascii="Helvetica" w:eastAsia="Helvetica" w:hAnsi="Helvetica" w:cs="Helvetica"/>
                    <w:color w:val="000000"/>
                    <w:szCs w:val="22"/>
                  </w:rPr>
                </w:rPrChange>
              </w:rPr>
              <w:pPrChange w:id="115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57" w:author="Nobu Masaki" w:date="2025-09-23T17:41:00Z" w16du:dateUtc="2025-09-24T00:41:00Z">
              <w:r w:rsidRPr="00344E2D">
                <w:rPr>
                  <w:rFonts w:eastAsia="Helvetica" w:cstheme="minorHAnsi"/>
                  <w:color w:val="000000"/>
                  <w:szCs w:val="22"/>
                  <w:rPrChange w:id="1158" w:author="Nobu Masaki" w:date="2025-09-23T17:42:00Z" w16du:dateUtc="2025-09-24T00:42:00Z">
                    <w:rPr>
                      <w:rFonts w:ascii="Helvetica" w:eastAsia="Helvetica" w:hAnsi="Helvetica" w:cs="Helvetica"/>
                      <w:color w:val="000000"/>
                      <w:szCs w:val="22"/>
                    </w:rPr>
                  </w:rPrChange>
                </w:rPr>
                <w:t>1.9</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59"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0B16103"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60" w:author="Nobu Masaki" w:date="2025-09-23T17:41:00Z" w16du:dateUtc="2025-09-24T00:41:00Z"/>
                <w:rFonts w:eastAsia="Helvetica" w:cstheme="minorHAnsi"/>
                <w:color w:val="000000"/>
                <w:szCs w:val="22"/>
                <w:rPrChange w:id="1161" w:author="Nobu Masaki" w:date="2025-09-23T17:42:00Z" w16du:dateUtc="2025-09-24T00:42:00Z">
                  <w:rPr>
                    <w:ins w:id="1162" w:author="Nobu Masaki" w:date="2025-09-23T17:41:00Z" w16du:dateUtc="2025-09-24T00:41:00Z"/>
                    <w:rFonts w:ascii="Helvetica" w:eastAsia="Helvetica" w:hAnsi="Helvetica" w:cs="Helvetica"/>
                    <w:color w:val="000000"/>
                    <w:szCs w:val="22"/>
                  </w:rPr>
                </w:rPrChange>
              </w:rPr>
              <w:pPrChange w:id="116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64" w:author="Nobu Masaki" w:date="2025-09-23T17:41:00Z" w16du:dateUtc="2025-09-24T00:41:00Z">
              <w:r w:rsidRPr="00344E2D">
                <w:rPr>
                  <w:rFonts w:eastAsia="Helvetica" w:cstheme="minorHAnsi"/>
                  <w:color w:val="000000"/>
                  <w:szCs w:val="22"/>
                  <w:rPrChange w:id="1165" w:author="Nobu Masaki" w:date="2025-09-23T17:42:00Z" w16du:dateUtc="2025-09-24T00:42:00Z">
                    <w:rPr>
                      <w:rFonts w:ascii="Helvetica" w:eastAsia="Helvetica" w:hAnsi="Helvetica" w:cs="Helvetica"/>
                      <w:color w:val="000000"/>
                      <w:szCs w:val="22"/>
                    </w:rPr>
                  </w:rPrChange>
                </w:rPr>
                <w:t>0.08</w:t>
              </w:r>
            </w:ins>
          </w:p>
        </w:tc>
      </w:tr>
      <w:tr w:rsidR="00344E2D" w:rsidRPr="00344E2D" w14:paraId="1C9D742E" w14:textId="77777777" w:rsidTr="00344E2D">
        <w:trPr>
          <w:trHeight w:hRule="exact" w:val="432"/>
          <w:jc w:val="center"/>
          <w:ins w:id="1166" w:author="Nobu Masaki" w:date="2025-09-23T17:41:00Z"/>
          <w:trPrChange w:id="1167"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68"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F1C7E1F" w14:textId="58A52FEE"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69" w:author="Nobu Masaki" w:date="2025-09-23T17:41:00Z" w16du:dateUtc="2025-09-24T00:41:00Z"/>
                <w:rFonts w:eastAsia="Helvetica" w:cstheme="minorHAnsi"/>
                <w:color w:val="000000"/>
                <w:szCs w:val="22"/>
                <w:rPrChange w:id="1170" w:author="Nobu Masaki" w:date="2025-09-23T17:42:00Z" w16du:dateUtc="2025-09-24T00:42:00Z">
                  <w:rPr>
                    <w:ins w:id="1171" w:author="Nobu Masaki" w:date="2025-09-23T17:41:00Z" w16du:dateUtc="2025-09-24T00:41:00Z"/>
                    <w:rFonts w:ascii="Helvetica" w:eastAsia="Helvetica" w:hAnsi="Helvetica" w:cs="Helvetica"/>
                    <w:color w:val="000000"/>
                    <w:szCs w:val="22"/>
                  </w:rPr>
                </w:rPrChange>
              </w:rPr>
              <w:pPrChange w:id="117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73"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1F32D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74" w:author="Nobu Masaki" w:date="2025-09-23T17:41:00Z" w16du:dateUtc="2025-09-24T00:41:00Z"/>
                <w:rFonts w:eastAsia="Helvetica" w:cstheme="minorHAnsi"/>
                <w:color w:val="000000"/>
                <w:szCs w:val="22"/>
                <w:rPrChange w:id="1175" w:author="Nobu Masaki" w:date="2025-09-23T17:42:00Z" w16du:dateUtc="2025-09-24T00:42:00Z">
                  <w:rPr>
                    <w:ins w:id="1176" w:author="Nobu Masaki" w:date="2025-09-23T17:41:00Z" w16du:dateUtc="2025-09-24T00:41:00Z"/>
                    <w:rFonts w:ascii="Helvetica" w:eastAsia="Helvetica" w:hAnsi="Helvetica" w:cs="Helvetica"/>
                    <w:color w:val="000000"/>
                    <w:szCs w:val="22"/>
                  </w:rPr>
                </w:rPrChange>
              </w:rPr>
              <w:pPrChange w:id="117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178" w:author="Nobu Masaki" w:date="2025-09-23T17:41:00Z" w16du:dateUtc="2025-09-24T00:41:00Z">
              <w:r w:rsidRPr="00344E2D">
                <w:rPr>
                  <w:rFonts w:eastAsia="Helvetica" w:cstheme="minorHAnsi"/>
                  <w:color w:val="000000"/>
                  <w:szCs w:val="22"/>
                  <w:rPrChange w:id="1179"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80"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EEED7A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81" w:author="Nobu Masaki" w:date="2025-09-23T17:41:00Z" w16du:dateUtc="2025-09-24T00:41:00Z"/>
                <w:rFonts w:eastAsia="Helvetica" w:cstheme="minorHAnsi"/>
                <w:color w:val="000000"/>
                <w:szCs w:val="22"/>
                <w:rPrChange w:id="1182" w:author="Nobu Masaki" w:date="2025-09-23T17:42:00Z" w16du:dateUtc="2025-09-24T00:42:00Z">
                  <w:rPr>
                    <w:ins w:id="1183" w:author="Nobu Masaki" w:date="2025-09-23T17:41:00Z" w16du:dateUtc="2025-09-24T00:41:00Z"/>
                    <w:rFonts w:ascii="Helvetica" w:eastAsia="Helvetica" w:hAnsi="Helvetica" w:cs="Helvetica"/>
                    <w:color w:val="000000"/>
                    <w:szCs w:val="22"/>
                  </w:rPr>
                </w:rPrChange>
              </w:rPr>
              <w:pPrChange w:id="118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85" w:author="Nobu Masaki" w:date="2025-09-23T17:41:00Z" w16du:dateUtc="2025-09-24T00:41:00Z">
              <w:r w:rsidRPr="00344E2D">
                <w:rPr>
                  <w:rFonts w:eastAsia="Helvetica" w:cstheme="minorHAnsi"/>
                  <w:color w:val="000000"/>
                  <w:szCs w:val="22"/>
                  <w:rPrChange w:id="1186" w:author="Nobu Masaki" w:date="2025-09-23T17:42:00Z" w16du:dateUtc="2025-09-24T00:42:00Z">
                    <w:rPr>
                      <w:rFonts w:ascii="Helvetica" w:eastAsia="Helvetica" w:hAnsi="Helvetica" w:cs="Helvetica"/>
                      <w:color w:val="000000"/>
                      <w:szCs w:val="22"/>
                    </w:rPr>
                  </w:rPrChange>
                </w:rPr>
                <w:t>0.4</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87"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BD3B7D9"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88" w:author="Nobu Masaki" w:date="2025-09-23T17:41:00Z" w16du:dateUtc="2025-09-24T00:41:00Z"/>
                <w:rFonts w:eastAsia="Helvetica" w:cstheme="minorHAnsi"/>
                <w:color w:val="000000"/>
                <w:szCs w:val="22"/>
                <w:rPrChange w:id="1189" w:author="Nobu Masaki" w:date="2025-09-23T17:42:00Z" w16du:dateUtc="2025-09-24T00:42:00Z">
                  <w:rPr>
                    <w:ins w:id="1190" w:author="Nobu Masaki" w:date="2025-09-23T17:41:00Z" w16du:dateUtc="2025-09-24T00:41:00Z"/>
                    <w:rFonts w:ascii="Helvetica" w:eastAsia="Helvetica" w:hAnsi="Helvetica" w:cs="Helvetica"/>
                    <w:color w:val="000000"/>
                    <w:szCs w:val="22"/>
                  </w:rPr>
                </w:rPrChange>
              </w:rPr>
              <w:pPrChange w:id="119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92" w:author="Nobu Masaki" w:date="2025-09-23T17:41:00Z" w16du:dateUtc="2025-09-24T00:41:00Z">
              <w:r w:rsidRPr="00344E2D">
                <w:rPr>
                  <w:rFonts w:eastAsia="Helvetica" w:cstheme="minorHAnsi"/>
                  <w:color w:val="000000"/>
                  <w:szCs w:val="22"/>
                  <w:rPrChange w:id="1193" w:author="Nobu Masaki" w:date="2025-09-23T17:42:00Z" w16du:dateUtc="2025-09-24T00:42:00Z">
                    <w:rPr>
                      <w:rFonts w:ascii="Helvetica" w:eastAsia="Helvetica" w:hAnsi="Helvetica" w:cs="Helvetica"/>
                      <w:color w:val="000000"/>
                      <w:szCs w:val="22"/>
                    </w:rPr>
                  </w:rPrChange>
                </w:rPr>
                <w:t>2.8</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94"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440D0A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195" w:author="Nobu Masaki" w:date="2025-09-23T17:41:00Z" w16du:dateUtc="2025-09-24T00:41:00Z"/>
                <w:rFonts w:eastAsia="Helvetica" w:cstheme="minorHAnsi"/>
                <w:color w:val="000000"/>
                <w:szCs w:val="22"/>
                <w:rPrChange w:id="1196" w:author="Nobu Masaki" w:date="2025-09-23T17:42:00Z" w16du:dateUtc="2025-09-24T00:42:00Z">
                  <w:rPr>
                    <w:ins w:id="1197" w:author="Nobu Masaki" w:date="2025-09-23T17:41:00Z" w16du:dateUtc="2025-09-24T00:41:00Z"/>
                    <w:rFonts w:ascii="Helvetica" w:eastAsia="Helvetica" w:hAnsi="Helvetica" w:cs="Helvetica"/>
                    <w:color w:val="000000"/>
                    <w:szCs w:val="22"/>
                  </w:rPr>
                </w:rPrChange>
              </w:rPr>
              <w:pPrChange w:id="119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199" w:author="Nobu Masaki" w:date="2025-09-23T17:41:00Z" w16du:dateUtc="2025-09-24T00:41:00Z">
              <w:r w:rsidRPr="00344E2D">
                <w:rPr>
                  <w:rFonts w:eastAsia="Helvetica" w:cstheme="minorHAnsi"/>
                  <w:color w:val="000000"/>
                  <w:szCs w:val="22"/>
                  <w:rPrChange w:id="1200" w:author="Nobu Masaki" w:date="2025-09-23T17:42:00Z" w16du:dateUtc="2025-09-24T00:42:00Z">
                    <w:rPr>
                      <w:rFonts w:ascii="Helvetica" w:eastAsia="Helvetica" w:hAnsi="Helvetica" w:cs="Helvetica"/>
                      <w:color w:val="000000"/>
                      <w:szCs w:val="22"/>
                    </w:rPr>
                  </w:rPrChange>
                </w:rPr>
                <w:t>0.92</w:t>
              </w:r>
            </w:ins>
          </w:p>
        </w:tc>
      </w:tr>
      <w:tr w:rsidR="00344E2D" w:rsidRPr="00344E2D" w14:paraId="5E89C4A6" w14:textId="77777777" w:rsidTr="00344E2D">
        <w:trPr>
          <w:trHeight w:hRule="exact" w:val="432"/>
          <w:jc w:val="center"/>
          <w:ins w:id="1201" w:author="Nobu Masaki" w:date="2025-09-23T17:41:00Z"/>
          <w:trPrChange w:id="1202"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03"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FC5CE0B" w14:textId="665EFF52"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04" w:author="Nobu Masaki" w:date="2025-09-23T17:41:00Z" w16du:dateUtc="2025-09-24T00:41:00Z"/>
                <w:rFonts w:eastAsia="Helvetica" w:cstheme="minorHAnsi"/>
                <w:color w:val="000000"/>
                <w:szCs w:val="22"/>
                <w:rPrChange w:id="1205" w:author="Nobu Masaki" w:date="2025-09-23T17:42:00Z" w16du:dateUtc="2025-09-24T00:42:00Z">
                  <w:rPr>
                    <w:ins w:id="1206" w:author="Nobu Masaki" w:date="2025-09-23T17:41:00Z" w16du:dateUtc="2025-09-24T00:41:00Z"/>
                    <w:rFonts w:ascii="Helvetica" w:eastAsia="Helvetica" w:hAnsi="Helvetica" w:cs="Helvetica"/>
                    <w:color w:val="000000"/>
                    <w:szCs w:val="22"/>
                  </w:rPr>
                </w:rPrChange>
              </w:rPr>
              <w:pPrChange w:id="120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08"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27E43A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09" w:author="Nobu Masaki" w:date="2025-09-23T17:41:00Z" w16du:dateUtc="2025-09-24T00:41:00Z"/>
                <w:rFonts w:eastAsia="Helvetica" w:cstheme="minorHAnsi"/>
                <w:color w:val="000000"/>
                <w:szCs w:val="22"/>
                <w:rPrChange w:id="1210" w:author="Nobu Masaki" w:date="2025-09-23T17:42:00Z" w16du:dateUtc="2025-09-24T00:42:00Z">
                  <w:rPr>
                    <w:ins w:id="1211" w:author="Nobu Masaki" w:date="2025-09-23T17:41:00Z" w16du:dateUtc="2025-09-24T00:41:00Z"/>
                    <w:rFonts w:ascii="Helvetica" w:eastAsia="Helvetica" w:hAnsi="Helvetica" w:cs="Helvetica"/>
                    <w:color w:val="000000"/>
                    <w:szCs w:val="22"/>
                  </w:rPr>
                </w:rPrChange>
              </w:rPr>
              <w:pPrChange w:id="121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213" w:author="Nobu Masaki" w:date="2025-09-23T17:41:00Z" w16du:dateUtc="2025-09-24T00:41:00Z">
              <w:r w:rsidRPr="00344E2D">
                <w:rPr>
                  <w:rFonts w:eastAsia="Helvetica" w:cstheme="minorHAnsi"/>
                  <w:color w:val="000000"/>
                  <w:szCs w:val="22"/>
                  <w:rPrChange w:id="1214"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15"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0F543D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16" w:author="Nobu Masaki" w:date="2025-09-23T17:41:00Z" w16du:dateUtc="2025-09-24T00:41:00Z"/>
                <w:rFonts w:eastAsia="Helvetica" w:cstheme="minorHAnsi"/>
                <w:color w:val="000000"/>
                <w:szCs w:val="22"/>
                <w:rPrChange w:id="1217" w:author="Nobu Masaki" w:date="2025-09-23T17:42:00Z" w16du:dateUtc="2025-09-24T00:42:00Z">
                  <w:rPr>
                    <w:ins w:id="1218" w:author="Nobu Masaki" w:date="2025-09-23T17:41:00Z" w16du:dateUtc="2025-09-24T00:41:00Z"/>
                    <w:rFonts w:ascii="Helvetica" w:eastAsia="Helvetica" w:hAnsi="Helvetica" w:cs="Helvetica"/>
                    <w:color w:val="000000"/>
                    <w:szCs w:val="22"/>
                  </w:rPr>
                </w:rPrChange>
              </w:rPr>
              <w:pPrChange w:id="121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220" w:author="Nobu Masaki" w:date="2025-09-23T17:41:00Z" w16du:dateUtc="2025-09-24T00:41:00Z">
              <w:r w:rsidRPr="00344E2D">
                <w:rPr>
                  <w:rFonts w:eastAsia="Helvetica" w:cstheme="minorHAnsi"/>
                  <w:color w:val="000000"/>
                  <w:szCs w:val="22"/>
                  <w:rPrChange w:id="1221" w:author="Nobu Masaki" w:date="2025-09-23T17:42:00Z" w16du:dateUtc="2025-09-24T00:42:00Z">
                    <w:rPr>
                      <w:rFonts w:ascii="Helvetica" w:eastAsia="Helvetica" w:hAnsi="Helvetica" w:cs="Helvetica"/>
                      <w:color w:val="000000"/>
                      <w:szCs w:val="22"/>
                    </w:rPr>
                  </w:rPrChange>
                </w:rPr>
                <w:t>-7.5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22"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C386C7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23" w:author="Nobu Masaki" w:date="2025-09-23T17:41:00Z" w16du:dateUtc="2025-09-24T00:41:00Z"/>
                <w:rFonts w:eastAsia="Helvetica" w:cstheme="minorHAnsi"/>
                <w:color w:val="000000"/>
                <w:szCs w:val="22"/>
                <w:rPrChange w:id="1224" w:author="Nobu Masaki" w:date="2025-09-23T17:42:00Z" w16du:dateUtc="2025-09-24T00:42:00Z">
                  <w:rPr>
                    <w:ins w:id="1225" w:author="Nobu Masaki" w:date="2025-09-23T17:41:00Z" w16du:dateUtc="2025-09-24T00:41:00Z"/>
                    <w:rFonts w:ascii="Helvetica" w:eastAsia="Helvetica" w:hAnsi="Helvetica" w:cs="Helvetica"/>
                    <w:color w:val="000000"/>
                    <w:szCs w:val="22"/>
                  </w:rPr>
                </w:rPrChange>
              </w:rPr>
              <w:pPrChange w:id="122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227" w:author="Nobu Masaki" w:date="2025-09-23T17:41:00Z" w16du:dateUtc="2025-09-24T00:41:00Z">
              <w:r w:rsidRPr="00344E2D">
                <w:rPr>
                  <w:rFonts w:eastAsia="Helvetica" w:cstheme="minorHAnsi"/>
                  <w:color w:val="000000"/>
                  <w:szCs w:val="22"/>
                  <w:rPrChange w:id="1228" w:author="Nobu Masaki" w:date="2025-09-23T17:42:00Z" w16du:dateUtc="2025-09-24T00:42:00Z">
                    <w:rPr>
                      <w:rFonts w:ascii="Helvetica" w:eastAsia="Helvetica" w:hAnsi="Helvetica" w:cs="Helvetica"/>
                      <w:color w:val="000000"/>
                      <w:szCs w:val="22"/>
                    </w:rPr>
                  </w:rPrChange>
                </w:rPr>
                <w:t>2.6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29"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BA5F78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30" w:author="Nobu Masaki" w:date="2025-09-23T17:41:00Z" w16du:dateUtc="2025-09-24T00:41:00Z"/>
                <w:rFonts w:eastAsia="Helvetica" w:cstheme="minorHAnsi"/>
                <w:color w:val="000000"/>
                <w:szCs w:val="22"/>
                <w:rPrChange w:id="1231" w:author="Nobu Masaki" w:date="2025-09-23T17:42:00Z" w16du:dateUtc="2025-09-24T00:42:00Z">
                  <w:rPr>
                    <w:ins w:id="1232" w:author="Nobu Masaki" w:date="2025-09-23T17:41:00Z" w16du:dateUtc="2025-09-24T00:41:00Z"/>
                    <w:rFonts w:ascii="Helvetica" w:eastAsia="Helvetica" w:hAnsi="Helvetica" w:cs="Helvetica"/>
                    <w:color w:val="000000"/>
                    <w:szCs w:val="22"/>
                  </w:rPr>
                </w:rPrChange>
              </w:rPr>
              <w:pPrChange w:id="123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234" w:author="Nobu Masaki" w:date="2025-09-23T17:41:00Z" w16du:dateUtc="2025-09-24T00:41:00Z">
              <w:r w:rsidRPr="00344E2D">
                <w:rPr>
                  <w:rFonts w:eastAsia="Helvetica" w:cstheme="minorHAnsi"/>
                  <w:color w:val="000000"/>
                  <w:szCs w:val="22"/>
                  <w:rPrChange w:id="1235" w:author="Nobu Masaki" w:date="2025-09-23T17:42:00Z" w16du:dateUtc="2025-09-24T00:42:00Z">
                    <w:rPr>
                      <w:rFonts w:ascii="Helvetica" w:eastAsia="Helvetica" w:hAnsi="Helvetica" w:cs="Helvetica"/>
                      <w:color w:val="000000"/>
                      <w:szCs w:val="22"/>
                    </w:rPr>
                  </w:rPrChange>
                </w:rPr>
                <w:t>0.07</w:t>
              </w:r>
            </w:ins>
          </w:p>
        </w:tc>
      </w:tr>
      <w:tr w:rsidR="00344E2D" w:rsidRPr="00344E2D" w14:paraId="7BCD1247" w14:textId="77777777" w:rsidTr="00344E2D">
        <w:trPr>
          <w:trHeight w:hRule="exact" w:val="432"/>
          <w:jc w:val="center"/>
          <w:ins w:id="1236" w:author="Nobu Masaki" w:date="2025-09-23T17:41:00Z"/>
          <w:trPrChange w:id="1237"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38"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7BFF1B9" w14:textId="005C7171"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39" w:author="Nobu Masaki" w:date="2025-09-23T17:41:00Z" w16du:dateUtc="2025-09-24T00:41:00Z"/>
                <w:rFonts w:eastAsia="Helvetica" w:cstheme="minorHAnsi"/>
                <w:color w:val="000000"/>
                <w:szCs w:val="22"/>
                <w:rPrChange w:id="1240" w:author="Nobu Masaki" w:date="2025-09-23T17:42:00Z" w16du:dateUtc="2025-09-24T00:42:00Z">
                  <w:rPr>
                    <w:ins w:id="1241" w:author="Nobu Masaki" w:date="2025-09-23T17:41:00Z" w16du:dateUtc="2025-09-24T00:41:00Z"/>
                    <w:rFonts w:ascii="Helvetica" w:eastAsia="Helvetica" w:hAnsi="Helvetica" w:cs="Helvetica"/>
                    <w:color w:val="000000"/>
                    <w:szCs w:val="22"/>
                  </w:rPr>
                </w:rPrChange>
              </w:rPr>
              <w:pPrChange w:id="124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43"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A94E8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44" w:author="Nobu Masaki" w:date="2025-09-23T17:41:00Z" w16du:dateUtc="2025-09-24T00:41:00Z"/>
                <w:rFonts w:eastAsia="Helvetica" w:cstheme="minorHAnsi"/>
                <w:color w:val="000000"/>
                <w:szCs w:val="22"/>
                <w:rPrChange w:id="1245" w:author="Nobu Masaki" w:date="2025-09-23T17:42:00Z" w16du:dateUtc="2025-09-24T00:42:00Z">
                  <w:rPr>
                    <w:ins w:id="1246" w:author="Nobu Masaki" w:date="2025-09-23T17:41:00Z" w16du:dateUtc="2025-09-24T00:41:00Z"/>
                    <w:rFonts w:ascii="Helvetica" w:eastAsia="Helvetica" w:hAnsi="Helvetica" w:cs="Helvetica"/>
                    <w:color w:val="000000"/>
                    <w:szCs w:val="22"/>
                  </w:rPr>
                </w:rPrChange>
              </w:rPr>
              <w:pPrChange w:id="124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248" w:author="Nobu Masaki" w:date="2025-09-23T17:41:00Z" w16du:dateUtc="2025-09-24T00:41:00Z">
              <w:r w:rsidRPr="00344E2D">
                <w:rPr>
                  <w:rFonts w:eastAsia="Helvetica" w:cstheme="minorHAnsi"/>
                  <w:color w:val="000000"/>
                  <w:szCs w:val="22"/>
                  <w:rPrChange w:id="1249"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50"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F356DE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51" w:author="Nobu Masaki" w:date="2025-09-23T17:41:00Z" w16du:dateUtc="2025-09-24T00:41:00Z"/>
                <w:rFonts w:eastAsia="Helvetica" w:cstheme="minorHAnsi"/>
                <w:color w:val="000000"/>
                <w:szCs w:val="22"/>
                <w:rPrChange w:id="1252" w:author="Nobu Masaki" w:date="2025-09-23T17:42:00Z" w16du:dateUtc="2025-09-24T00:42:00Z">
                  <w:rPr>
                    <w:ins w:id="1253" w:author="Nobu Masaki" w:date="2025-09-23T17:41:00Z" w16du:dateUtc="2025-09-24T00:41:00Z"/>
                    <w:rFonts w:ascii="Helvetica" w:eastAsia="Helvetica" w:hAnsi="Helvetica" w:cs="Helvetica"/>
                    <w:color w:val="000000"/>
                    <w:szCs w:val="22"/>
                  </w:rPr>
                </w:rPrChange>
              </w:rPr>
              <w:pPrChange w:id="125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255" w:author="Nobu Masaki" w:date="2025-09-23T17:41:00Z" w16du:dateUtc="2025-09-24T00:41:00Z">
              <w:r w:rsidRPr="00344E2D">
                <w:rPr>
                  <w:rFonts w:eastAsia="Helvetica" w:cstheme="minorHAnsi"/>
                  <w:color w:val="000000"/>
                  <w:szCs w:val="22"/>
                  <w:rPrChange w:id="1256" w:author="Nobu Masaki" w:date="2025-09-23T17:42:00Z" w16du:dateUtc="2025-09-24T00:42:00Z">
                    <w:rPr>
                      <w:rFonts w:ascii="Helvetica" w:eastAsia="Helvetica" w:hAnsi="Helvetica" w:cs="Helvetica"/>
                      <w:color w:val="000000"/>
                      <w:szCs w:val="22"/>
                    </w:rPr>
                  </w:rPrChange>
                </w:rPr>
                <w:t>-1.2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57"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FC6E66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58" w:author="Nobu Masaki" w:date="2025-09-23T17:41:00Z" w16du:dateUtc="2025-09-24T00:41:00Z"/>
                <w:rFonts w:eastAsia="Helvetica" w:cstheme="minorHAnsi"/>
                <w:color w:val="000000"/>
                <w:szCs w:val="22"/>
                <w:rPrChange w:id="1259" w:author="Nobu Masaki" w:date="2025-09-23T17:42:00Z" w16du:dateUtc="2025-09-24T00:42:00Z">
                  <w:rPr>
                    <w:ins w:id="1260" w:author="Nobu Masaki" w:date="2025-09-23T17:41:00Z" w16du:dateUtc="2025-09-24T00:41:00Z"/>
                    <w:rFonts w:ascii="Helvetica" w:eastAsia="Helvetica" w:hAnsi="Helvetica" w:cs="Helvetica"/>
                    <w:color w:val="000000"/>
                    <w:szCs w:val="22"/>
                  </w:rPr>
                </w:rPrChange>
              </w:rPr>
              <w:pPrChange w:id="126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262" w:author="Nobu Masaki" w:date="2025-09-23T17:41:00Z" w16du:dateUtc="2025-09-24T00:41:00Z">
              <w:r w:rsidRPr="00344E2D">
                <w:rPr>
                  <w:rFonts w:eastAsia="Helvetica" w:cstheme="minorHAnsi"/>
                  <w:color w:val="000000"/>
                  <w:szCs w:val="22"/>
                  <w:rPrChange w:id="1263" w:author="Nobu Masaki" w:date="2025-09-23T17:42:00Z" w16du:dateUtc="2025-09-24T00:42:00Z">
                    <w:rPr>
                      <w:rFonts w:ascii="Helvetica" w:eastAsia="Helvetica" w:hAnsi="Helvetica" w:cs="Helvetica"/>
                      <w:color w:val="000000"/>
                      <w:szCs w:val="22"/>
                    </w:rPr>
                  </w:rPrChange>
                </w:rPr>
                <w:t>4.2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64"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C80E37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65" w:author="Nobu Masaki" w:date="2025-09-23T17:41:00Z" w16du:dateUtc="2025-09-24T00:41:00Z"/>
                <w:rFonts w:eastAsia="Helvetica" w:cstheme="minorHAnsi"/>
                <w:color w:val="000000"/>
                <w:szCs w:val="22"/>
                <w:rPrChange w:id="1266" w:author="Nobu Masaki" w:date="2025-09-23T17:42:00Z" w16du:dateUtc="2025-09-24T00:42:00Z">
                  <w:rPr>
                    <w:ins w:id="1267" w:author="Nobu Masaki" w:date="2025-09-23T17:41:00Z" w16du:dateUtc="2025-09-24T00:41:00Z"/>
                    <w:rFonts w:ascii="Helvetica" w:eastAsia="Helvetica" w:hAnsi="Helvetica" w:cs="Helvetica"/>
                    <w:color w:val="000000"/>
                    <w:szCs w:val="22"/>
                  </w:rPr>
                </w:rPrChange>
              </w:rPr>
              <w:pPrChange w:id="126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269" w:author="Nobu Masaki" w:date="2025-09-23T17:41:00Z" w16du:dateUtc="2025-09-24T00:41:00Z">
              <w:r w:rsidRPr="00344E2D">
                <w:rPr>
                  <w:rFonts w:eastAsia="Helvetica" w:cstheme="minorHAnsi"/>
                  <w:color w:val="000000"/>
                  <w:szCs w:val="22"/>
                  <w:rPrChange w:id="1270" w:author="Nobu Masaki" w:date="2025-09-23T17:42:00Z" w16du:dateUtc="2025-09-24T00:42:00Z">
                    <w:rPr>
                      <w:rFonts w:ascii="Helvetica" w:eastAsia="Helvetica" w:hAnsi="Helvetica" w:cs="Helvetica"/>
                      <w:color w:val="000000"/>
                      <w:szCs w:val="22"/>
                    </w:rPr>
                  </w:rPrChange>
                </w:rPr>
                <w:t>0.71</w:t>
              </w:r>
            </w:ins>
          </w:p>
        </w:tc>
      </w:tr>
      <w:tr w:rsidR="00344E2D" w:rsidRPr="00344E2D" w14:paraId="63662607" w14:textId="77777777" w:rsidTr="00344E2D">
        <w:trPr>
          <w:trHeight w:hRule="exact" w:val="432"/>
          <w:jc w:val="center"/>
          <w:ins w:id="1271" w:author="Nobu Masaki" w:date="2025-09-23T17:41:00Z"/>
          <w:trPrChange w:id="1272"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73"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4EA517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74" w:author="Nobu Masaki" w:date="2025-09-23T17:41:00Z" w16du:dateUtc="2025-09-24T00:41:00Z"/>
                <w:rFonts w:eastAsia="Helvetica" w:cstheme="minorHAnsi"/>
                <w:color w:val="000000"/>
                <w:szCs w:val="22"/>
                <w:rPrChange w:id="1275" w:author="Nobu Masaki" w:date="2025-09-23T17:42:00Z" w16du:dateUtc="2025-09-24T00:42:00Z">
                  <w:rPr>
                    <w:ins w:id="1276" w:author="Nobu Masaki" w:date="2025-09-23T17:41:00Z" w16du:dateUtc="2025-09-24T00:41:00Z"/>
                    <w:rFonts w:ascii="Helvetica" w:eastAsia="Helvetica" w:hAnsi="Helvetica" w:cs="Helvetica"/>
                    <w:color w:val="000000"/>
                    <w:szCs w:val="22"/>
                  </w:rPr>
                </w:rPrChange>
              </w:rPr>
              <w:pPrChange w:id="127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278" w:author="Nobu Masaki" w:date="2025-09-23T17:41:00Z" w16du:dateUtc="2025-09-24T00:41:00Z">
              <w:r w:rsidRPr="00344E2D">
                <w:rPr>
                  <w:rFonts w:eastAsia="Helvetica" w:cstheme="minorHAnsi"/>
                  <w:color w:val="000000"/>
                  <w:szCs w:val="22"/>
                  <w:rPrChange w:id="1279" w:author="Nobu Masaki" w:date="2025-09-23T17:42:00Z" w16du:dateUtc="2025-09-24T00:42:00Z">
                    <w:rPr>
                      <w:rFonts w:ascii="Helvetica" w:eastAsia="Helvetica" w:hAnsi="Helvetica" w:cs="Helvetica"/>
                      <w:color w:val="000000"/>
                      <w:szCs w:val="22"/>
                    </w:rPr>
                  </w:rPrChange>
                </w:rPr>
                <w:t>Geom2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80"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C448C1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81" w:author="Nobu Masaki" w:date="2025-09-23T17:41:00Z" w16du:dateUtc="2025-09-24T00:41:00Z"/>
                <w:rFonts w:eastAsia="Helvetica" w:cstheme="minorHAnsi"/>
                <w:color w:val="000000"/>
                <w:szCs w:val="22"/>
                <w:rPrChange w:id="1282" w:author="Nobu Masaki" w:date="2025-09-23T17:42:00Z" w16du:dateUtc="2025-09-24T00:42:00Z">
                  <w:rPr>
                    <w:ins w:id="1283" w:author="Nobu Masaki" w:date="2025-09-23T17:41:00Z" w16du:dateUtc="2025-09-24T00:41:00Z"/>
                    <w:rFonts w:ascii="Helvetica" w:eastAsia="Helvetica" w:hAnsi="Helvetica" w:cs="Helvetica"/>
                    <w:color w:val="000000"/>
                    <w:szCs w:val="22"/>
                  </w:rPr>
                </w:rPrChange>
              </w:rPr>
              <w:pPrChange w:id="128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285" w:author="Nobu Masaki" w:date="2025-09-23T17:41:00Z" w16du:dateUtc="2025-09-24T00:41:00Z">
              <w:r w:rsidRPr="00344E2D">
                <w:rPr>
                  <w:rFonts w:eastAsia="Helvetica" w:cstheme="minorHAnsi"/>
                  <w:color w:val="000000"/>
                  <w:szCs w:val="22"/>
                  <w:rPrChange w:id="1286"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87"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CBF0EDE"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88" w:author="Nobu Masaki" w:date="2025-09-23T17:41:00Z" w16du:dateUtc="2025-09-24T00:41:00Z"/>
                <w:rFonts w:eastAsia="Helvetica" w:cstheme="minorHAnsi"/>
                <w:color w:val="000000"/>
                <w:szCs w:val="22"/>
                <w:rPrChange w:id="1289" w:author="Nobu Masaki" w:date="2025-09-23T17:42:00Z" w16du:dateUtc="2025-09-24T00:42:00Z">
                  <w:rPr>
                    <w:ins w:id="1290" w:author="Nobu Masaki" w:date="2025-09-23T17:41:00Z" w16du:dateUtc="2025-09-24T00:41:00Z"/>
                    <w:rFonts w:ascii="Helvetica" w:eastAsia="Helvetica" w:hAnsi="Helvetica" w:cs="Helvetica"/>
                    <w:color w:val="000000"/>
                    <w:szCs w:val="22"/>
                  </w:rPr>
                </w:rPrChange>
              </w:rPr>
              <w:pPrChange w:id="129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292" w:author="Nobu Masaki" w:date="2025-09-23T17:41:00Z" w16du:dateUtc="2025-09-24T00:41:00Z">
              <w:r w:rsidRPr="00344E2D">
                <w:rPr>
                  <w:rFonts w:eastAsia="Helvetica" w:cstheme="minorHAnsi"/>
                  <w:color w:val="000000"/>
                  <w:szCs w:val="22"/>
                  <w:rPrChange w:id="1293" w:author="Nobu Masaki" w:date="2025-09-23T17:42:00Z" w16du:dateUtc="2025-09-24T00:42:00Z">
                    <w:rPr>
                      <w:rFonts w:ascii="Helvetica" w:eastAsia="Helvetica" w:hAnsi="Helvetica" w:cs="Helvetica"/>
                      <w:color w:val="000000"/>
                      <w:szCs w:val="22"/>
                    </w:rPr>
                  </w:rPrChange>
                </w:rPr>
                <w:t>-33.5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294"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8AA438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295" w:author="Nobu Masaki" w:date="2025-09-23T17:41:00Z" w16du:dateUtc="2025-09-24T00:41:00Z"/>
                <w:rFonts w:eastAsia="Helvetica" w:cstheme="minorHAnsi"/>
                <w:color w:val="000000"/>
                <w:szCs w:val="22"/>
                <w:rPrChange w:id="1296" w:author="Nobu Masaki" w:date="2025-09-23T17:42:00Z" w16du:dateUtc="2025-09-24T00:42:00Z">
                  <w:rPr>
                    <w:ins w:id="1297" w:author="Nobu Masaki" w:date="2025-09-23T17:41:00Z" w16du:dateUtc="2025-09-24T00:41:00Z"/>
                    <w:rFonts w:ascii="Helvetica" w:eastAsia="Helvetica" w:hAnsi="Helvetica" w:cs="Helvetica"/>
                    <w:color w:val="000000"/>
                    <w:szCs w:val="22"/>
                  </w:rPr>
                </w:rPrChange>
              </w:rPr>
              <w:pPrChange w:id="129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299" w:author="Nobu Masaki" w:date="2025-09-23T17:41:00Z" w16du:dateUtc="2025-09-24T00:41:00Z">
              <w:r w:rsidRPr="00344E2D">
                <w:rPr>
                  <w:rFonts w:eastAsia="Helvetica" w:cstheme="minorHAnsi"/>
                  <w:color w:val="000000"/>
                  <w:szCs w:val="22"/>
                  <w:rPrChange w:id="1300" w:author="Nobu Masaki" w:date="2025-09-23T17:42:00Z" w16du:dateUtc="2025-09-24T00:42:00Z">
                    <w:rPr>
                      <w:rFonts w:ascii="Helvetica" w:eastAsia="Helvetica" w:hAnsi="Helvetica" w:cs="Helvetica"/>
                      <w:color w:val="000000"/>
                      <w:szCs w:val="22"/>
                    </w:rPr>
                  </w:rPrChange>
                </w:rPr>
                <w:t>2.1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01"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EE371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02" w:author="Nobu Masaki" w:date="2025-09-23T17:41:00Z" w16du:dateUtc="2025-09-24T00:41:00Z"/>
                <w:rFonts w:eastAsia="Helvetica" w:cstheme="minorHAnsi"/>
                <w:color w:val="000000"/>
                <w:szCs w:val="22"/>
                <w:rPrChange w:id="1303" w:author="Nobu Masaki" w:date="2025-09-23T17:42:00Z" w16du:dateUtc="2025-09-24T00:42:00Z">
                  <w:rPr>
                    <w:ins w:id="1304" w:author="Nobu Masaki" w:date="2025-09-23T17:41:00Z" w16du:dateUtc="2025-09-24T00:41:00Z"/>
                    <w:rFonts w:ascii="Helvetica" w:eastAsia="Helvetica" w:hAnsi="Helvetica" w:cs="Helvetica"/>
                    <w:color w:val="000000"/>
                    <w:szCs w:val="22"/>
                  </w:rPr>
                </w:rPrChange>
              </w:rPr>
              <w:pPrChange w:id="130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306" w:author="Nobu Masaki" w:date="2025-09-23T17:41:00Z" w16du:dateUtc="2025-09-24T00:41:00Z">
              <w:r w:rsidRPr="00344E2D">
                <w:rPr>
                  <w:rFonts w:eastAsia="Helvetica" w:cstheme="minorHAnsi"/>
                  <w:color w:val="000000"/>
                  <w:szCs w:val="22"/>
                  <w:rPrChange w:id="1307" w:author="Nobu Masaki" w:date="2025-09-23T17:42:00Z" w16du:dateUtc="2025-09-24T00:42:00Z">
                    <w:rPr>
                      <w:rFonts w:ascii="Helvetica" w:eastAsia="Helvetica" w:hAnsi="Helvetica" w:cs="Helvetica"/>
                      <w:color w:val="000000"/>
                      <w:szCs w:val="22"/>
                    </w:rPr>
                  </w:rPrChange>
                </w:rPr>
                <w:t>0.00</w:t>
              </w:r>
            </w:ins>
          </w:p>
        </w:tc>
      </w:tr>
      <w:tr w:rsidR="00344E2D" w:rsidRPr="00344E2D" w14:paraId="42393052" w14:textId="77777777" w:rsidTr="00344E2D">
        <w:trPr>
          <w:trHeight w:hRule="exact" w:val="432"/>
          <w:jc w:val="center"/>
          <w:ins w:id="1308" w:author="Nobu Masaki" w:date="2025-09-23T17:41:00Z"/>
          <w:trPrChange w:id="1309"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10"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073E2CC" w14:textId="4C90E51B"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11" w:author="Nobu Masaki" w:date="2025-09-23T17:41:00Z" w16du:dateUtc="2025-09-24T00:41:00Z"/>
                <w:rFonts w:eastAsia="Helvetica" w:cstheme="minorHAnsi"/>
                <w:color w:val="000000"/>
                <w:szCs w:val="22"/>
                <w:rPrChange w:id="1312" w:author="Nobu Masaki" w:date="2025-09-23T17:42:00Z" w16du:dateUtc="2025-09-24T00:42:00Z">
                  <w:rPr>
                    <w:ins w:id="1313" w:author="Nobu Masaki" w:date="2025-09-23T17:41:00Z" w16du:dateUtc="2025-09-24T00:41:00Z"/>
                    <w:rFonts w:ascii="Helvetica" w:eastAsia="Helvetica" w:hAnsi="Helvetica" w:cs="Helvetica"/>
                    <w:color w:val="000000"/>
                    <w:szCs w:val="22"/>
                  </w:rPr>
                </w:rPrChange>
              </w:rPr>
              <w:pPrChange w:id="131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15"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8D08CE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16" w:author="Nobu Masaki" w:date="2025-09-23T17:41:00Z" w16du:dateUtc="2025-09-24T00:41:00Z"/>
                <w:rFonts w:eastAsia="Helvetica" w:cstheme="minorHAnsi"/>
                <w:color w:val="000000"/>
                <w:szCs w:val="22"/>
                <w:rPrChange w:id="1317" w:author="Nobu Masaki" w:date="2025-09-23T17:42:00Z" w16du:dateUtc="2025-09-24T00:42:00Z">
                  <w:rPr>
                    <w:ins w:id="1318" w:author="Nobu Masaki" w:date="2025-09-23T17:41:00Z" w16du:dateUtc="2025-09-24T00:41:00Z"/>
                    <w:rFonts w:ascii="Helvetica" w:eastAsia="Helvetica" w:hAnsi="Helvetica" w:cs="Helvetica"/>
                    <w:color w:val="000000"/>
                    <w:szCs w:val="22"/>
                  </w:rPr>
                </w:rPrChange>
              </w:rPr>
              <w:pPrChange w:id="131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320" w:author="Nobu Masaki" w:date="2025-09-23T17:41:00Z" w16du:dateUtc="2025-09-24T00:41:00Z">
              <w:r w:rsidRPr="00344E2D">
                <w:rPr>
                  <w:rFonts w:eastAsia="Helvetica" w:cstheme="minorHAnsi"/>
                  <w:color w:val="000000"/>
                  <w:szCs w:val="22"/>
                  <w:rPrChange w:id="1321"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22"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BAE0E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23" w:author="Nobu Masaki" w:date="2025-09-23T17:41:00Z" w16du:dateUtc="2025-09-24T00:41:00Z"/>
                <w:rFonts w:eastAsia="Helvetica" w:cstheme="minorHAnsi"/>
                <w:color w:val="000000"/>
                <w:szCs w:val="22"/>
                <w:rPrChange w:id="1324" w:author="Nobu Masaki" w:date="2025-09-23T17:42:00Z" w16du:dateUtc="2025-09-24T00:42:00Z">
                  <w:rPr>
                    <w:ins w:id="1325" w:author="Nobu Masaki" w:date="2025-09-23T17:41:00Z" w16du:dateUtc="2025-09-24T00:41:00Z"/>
                    <w:rFonts w:ascii="Helvetica" w:eastAsia="Helvetica" w:hAnsi="Helvetica" w:cs="Helvetica"/>
                    <w:color w:val="000000"/>
                    <w:szCs w:val="22"/>
                  </w:rPr>
                </w:rPrChange>
              </w:rPr>
              <w:pPrChange w:id="132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327" w:author="Nobu Masaki" w:date="2025-09-23T17:41:00Z" w16du:dateUtc="2025-09-24T00:41:00Z">
              <w:r w:rsidRPr="00344E2D">
                <w:rPr>
                  <w:rFonts w:eastAsia="Helvetica" w:cstheme="minorHAnsi"/>
                  <w:color w:val="000000"/>
                  <w:szCs w:val="22"/>
                  <w:rPrChange w:id="1328" w:author="Nobu Masaki" w:date="2025-09-23T17:42:00Z" w16du:dateUtc="2025-09-24T00:42:00Z">
                    <w:rPr>
                      <w:rFonts w:ascii="Helvetica" w:eastAsia="Helvetica" w:hAnsi="Helvetica" w:cs="Helvetica"/>
                      <w:color w:val="000000"/>
                      <w:szCs w:val="22"/>
                    </w:rPr>
                  </w:rPrChange>
                </w:rPr>
                <w:t>-0.7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29"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353977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30" w:author="Nobu Masaki" w:date="2025-09-23T17:41:00Z" w16du:dateUtc="2025-09-24T00:41:00Z"/>
                <w:rFonts w:eastAsia="Helvetica" w:cstheme="minorHAnsi"/>
                <w:color w:val="000000"/>
                <w:szCs w:val="22"/>
                <w:rPrChange w:id="1331" w:author="Nobu Masaki" w:date="2025-09-23T17:42:00Z" w16du:dateUtc="2025-09-24T00:42:00Z">
                  <w:rPr>
                    <w:ins w:id="1332" w:author="Nobu Masaki" w:date="2025-09-23T17:41:00Z" w16du:dateUtc="2025-09-24T00:41:00Z"/>
                    <w:rFonts w:ascii="Helvetica" w:eastAsia="Helvetica" w:hAnsi="Helvetica" w:cs="Helvetica"/>
                    <w:color w:val="000000"/>
                    <w:szCs w:val="22"/>
                  </w:rPr>
                </w:rPrChange>
              </w:rPr>
              <w:pPrChange w:id="133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334" w:author="Nobu Masaki" w:date="2025-09-23T17:41:00Z" w16du:dateUtc="2025-09-24T00:41:00Z">
              <w:r w:rsidRPr="00344E2D">
                <w:rPr>
                  <w:rFonts w:eastAsia="Helvetica" w:cstheme="minorHAnsi"/>
                  <w:color w:val="000000"/>
                  <w:szCs w:val="22"/>
                  <w:rPrChange w:id="1335" w:author="Nobu Masaki" w:date="2025-09-23T17:42:00Z" w16du:dateUtc="2025-09-24T00:42:00Z">
                    <w:rPr>
                      <w:rFonts w:ascii="Helvetica" w:eastAsia="Helvetica" w:hAnsi="Helvetica" w:cs="Helvetica"/>
                      <w:color w:val="000000"/>
                      <w:szCs w:val="22"/>
                    </w:rPr>
                  </w:rPrChange>
                </w:rPr>
                <w:t>3.2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36"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8E7D434"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37" w:author="Nobu Masaki" w:date="2025-09-23T17:41:00Z" w16du:dateUtc="2025-09-24T00:41:00Z"/>
                <w:rFonts w:eastAsia="Helvetica" w:cstheme="minorHAnsi"/>
                <w:color w:val="000000"/>
                <w:szCs w:val="22"/>
                <w:rPrChange w:id="1338" w:author="Nobu Masaki" w:date="2025-09-23T17:42:00Z" w16du:dateUtc="2025-09-24T00:42:00Z">
                  <w:rPr>
                    <w:ins w:id="1339" w:author="Nobu Masaki" w:date="2025-09-23T17:41:00Z" w16du:dateUtc="2025-09-24T00:41:00Z"/>
                    <w:rFonts w:ascii="Helvetica" w:eastAsia="Helvetica" w:hAnsi="Helvetica" w:cs="Helvetica"/>
                    <w:color w:val="000000"/>
                    <w:szCs w:val="22"/>
                  </w:rPr>
                </w:rPrChange>
              </w:rPr>
              <w:pPrChange w:id="134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341" w:author="Nobu Masaki" w:date="2025-09-23T17:41:00Z" w16du:dateUtc="2025-09-24T00:41:00Z">
              <w:r w:rsidRPr="00344E2D">
                <w:rPr>
                  <w:rFonts w:eastAsia="Helvetica" w:cstheme="minorHAnsi"/>
                  <w:color w:val="000000"/>
                  <w:szCs w:val="22"/>
                  <w:rPrChange w:id="1342" w:author="Nobu Masaki" w:date="2025-09-23T17:42:00Z" w16du:dateUtc="2025-09-24T00:42:00Z">
                    <w:rPr>
                      <w:rFonts w:ascii="Helvetica" w:eastAsia="Helvetica" w:hAnsi="Helvetica" w:cs="Helvetica"/>
                      <w:color w:val="000000"/>
                      <w:szCs w:val="22"/>
                    </w:rPr>
                  </w:rPrChange>
                </w:rPr>
                <w:t>0.94</w:t>
              </w:r>
            </w:ins>
          </w:p>
        </w:tc>
      </w:tr>
      <w:tr w:rsidR="00344E2D" w:rsidRPr="00344E2D" w14:paraId="300E6ECE" w14:textId="77777777" w:rsidTr="00344E2D">
        <w:trPr>
          <w:trHeight w:hRule="exact" w:val="432"/>
          <w:jc w:val="center"/>
          <w:ins w:id="1343" w:author="Nobu Masaki" w:date="2025-09-23T17:41:00Z"/>
          <w:trPrChange w:id="1344"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45"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4199924" w14:textId="744A3D30"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46" w:author="Nobu Masaki" w:date="2025-09-23T17:41:00Z" w16du:dateUtc="2025-09-24T00:41:00Z"/>
                <w:rFonts w:eastAsia="Helvetica" w:cstheme="minorHAnsi"/>
                <w:color w:val="000000"/>
                <w:szCs w:val="22"/>
                <w:rPrChange w:id="1347" w:author="Nobu Masaki" w:date="2025-09-23T17:42:00Z" w16du:dateUtc="2025-09-24T00:42:00Z">
                  <w:rPr>
                    <w:ins w:id="1348" w:author="Nobu Masaki" w:date="2025-09-23T17:41:00Z" w16du:dateUtc="2025-09-24T00:41:00Z"/>
                    <w:rFonts w:ascii="Helvetica" w:eastAsia="Helvetica" w:hAnsi="Helvetica" w:cs="Helvetica"/>
                    <w:color w:val="000000"/>
                    <w:szCs w:val="22"/>
                  </w:rPr>
                </w:rPrChange>
              </w:rPr>
              <w:pPrChange w:id="134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50"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514C53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51" w:author="Nobu Masaki" w:date="2025-09-23T17:41:00Z" w16du:dateUtc="2025-09-24T00:41:00Z"/>
                <w:rFonts w:eastAsia="Helvetica" w:cstheme="minorHAnsi"/>
                <w:color w:val="000000"/>
                <w:szCs w:val="22"/>
                <w:rPrChange w:id="1352" w:author="Nobu Masaki" w:date="2025-09-23T17:42:00Z" w16du:dateUtc="2025-09-24T00:42:00Z">
                  <w:rPr>
                    <w:ins w:id="1353" w:author="Nobu Masaki" w:date="2025-09-23T17:41:00Z" w16du:dateUtc="2025-09-24T00:41:00Z"/>
                    <w:rFonts w:ascii="Helvetica" w:eastAsia="Helvetica" w:hAnsi="Helvetica" w:cs="Helvetica"/>
                    <w:color w:val="000000"/>
                    <w:szCs w:val="22"/>
                  </w:rPr>
                </w:rPrChange>
              </w:rPr>
              <w:pPrChange w:id="135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355" w:author="Nobu Masaki" w:date="2025-09-23T17:41:00Z" w16du:dateUtc="2025-09-24T00:41:00Z">
              <w:r w:rsidRPr="00344E2D">
                <w:rPr>
                  <w:rFonts w:eastAsia="Helvetica" w:cstheme="minorHAnsi"/>
                  <w:color w:val="000000"/>
                  <w:szCs w:val="22"/>
                  <w:rPrChange w:id="1356"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57"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8DF496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58" w:author="Nobu Masaki" w:date="2025-09-23T17:41:00Z" w16du:dateUtc="2025-09-24T00:41:00Z"/>
                <w:rFonts w:eastAsia="Helvetica" w:cstheme="minorHAnsi"/>
                <w:color w:val="000000"/>
                <w:szCs w:val="22"/>
                <w:rPrChange w:id="1359" w:author="Nobu Masaki" w:date="2025-09-23T17:42:00Z" w16du:dateUtc="2025-09-24T00:42:00Z">
                  <w:rPr>
                    <w:ins w:id="1360" w:author="Nobu Masaki" w:date="2025-09-23T17:41:00Z" w16du:dateUtc="2025-09-24T00:41:00Z"/>
                    <w:rFonts w:ascii="Helvetica" w:eastAsia="Helvetica" w:hAnsi="Helvetica" w:cs="Helvetica"/>
                    <w:color w:val="000000"/>
                    <w:szCs w:val="22"/>
                  </w:rPr>
                </w:rPrChange>
              </w:rPr>
              <w:pPrChange w:id="136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362" w:author="Nobu Masaki" w:date="2025-09-23T17:41:00Z" w16du:dateUtc="2025-09-24T00:41:00Z">
              <w:r w:rsidRPr="00344E2D">
                <w:rPr>
                  <w:rFonts w:eastAsia="Helvetica" w:cstheme="minorHAnsi"/>
                  <w:color w:val="000000"/>
                  <w:szCs w:val="22"/>
                  <w:rPrChange w:id="1363" w:author="Nobu Masaki" w:date="2025-09-23T17:42:00Z" w16du:dateUtc="2025-09-24T00:42:00Z">
                    <w:rPr>
                      <w:rFonts w:ascii="Helvetica" w:eastAsia="Helvetica" w:hAnsi="Helvetica" w:cs="Helvetica"/>
                      <w:color w:val="000000"/>
                      <w:szCs w:val="22"/>
                    </w:rPr>
                  </w:rPrChange>
                </w:rPr>
                <w:t>-33.5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64"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0F5CD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65" w:author="Nobu Masaki" w:date="2025-09-23T17:41:00Z" w16du:dateUtc="2025-09-24T00:41:00Z"/>
                <w:rFonts w:eastAsia="Helvetica" w:cstheme="minorHAnsi"/>
                <w:color w:val="000000"/>
                <w:szCs w:val="22"/>
                <w:rPrChange w:id="1366" w:author="Nobu Masaki" w:date="2025-09-23T17:42:00Z" w16du:dateUtc="2025-09-24T00:42:00Z">
                  <w:rPr>
                    <w:ins w:id="1367" w:author="Nobu Masaki" w:date="2025-09-23T17:41:00Z" w16du:dateUtc="2025-09-24T00:41:00Z"/>
                    <w:rFonts w:ascii="Helvetica" w:eastAsia="Helvetica" w:hAnsi="Helvetica" w:cs="Helvetica"/>
                    <w:color w:val="000000"/>
                    <w:szCs w:val="22"/>
                  </w:rPr>
                </w:rPrChange>
              </w:rPr>
              <w:pPrChange w:id="136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369" w:author="Nobu Masaki" w:date="2025-09-23T17:41:00Z" w16du:dateUtc="2025-09-24T00:41:00Z">
              <w:r w:rsidRPr="00344E2D">
                <w:rPr>
                  <w:rFonts w:eastAsia="Helvetica" w:cstheme="minorHAnsi"/>
                  <w:color w:val="000000"/>
                  <w:szCs w:val="22"/>
                  <w:rPrChange w:id="1370" w:author="Nobu Masaki" w:date="2025-09-23T17:42:00Z" w16du:dateUtc="2025-09-24T00:42:00Z">
                    <w:rPr>
                      <w:rFonts w:ascii="Helvetica" w:eastAsia="Helvetica" w:hAnsi="Helvetica" w:cs="Helvetica"/>
                      <w:color w:val="000000"/>
                      <w:szCs w:val="22"/>
                    </w:rPr>
                  </w:rPrChange>
                </w:rPr>
                <w:t>2.1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71"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D688F7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72" w:author="Nobu Masaki" w:date="2025-09-23T17:41:00Z" w16du:dateUtc="2025-09-24T00:41:00Z"/>
                <w:rFonts w:eastAsia="Helvetica" w:cstheme="minorHAnsi"/>
                <w:color w:val="000000"/>
                <w:szCs w:val="22"/>
                <w:rPrChange w:id="1373" w:author="Nobu Masaki" w:date="2025-09-23T17:42:00Z" w16du:dateUtc="2025-09-24T00:42:00Z">
                  <w:rPr>
                    <w:ins w:id="1374" w:author="Nobu Masaki" w:date="2025-09-23T17:41:00Z" w16du:dateUtc="2025-09-24T00:41:00Z"/>
                    <w:rFonts w:ascii="Helvetica" w:eastAsia="Helvetica" w:hAnsi="Helvetica" w:cs="Helvetica"/>
                    <w:color w:val="000000"/>
                    <w:szCs w:val="22"/>
                  </w:rPr>
                </w:rPrChange>
              </w:rPr>
              <w:pPrChange w:id="137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376" w:author="Nobu Masaki" w:date="2025-09-23T17:41:00Z" w16du:dateUtc="2025-09-24T00:41:00Z">
              <w:r w:rsidRPr="00344E2D">
                <w:rPr>
                  <w:rFonts w:eastAsia="Helvetica" w:cstheme="minorHAnsi"/>
                  <w:color w:val="000000"/>
                  <w:szCs w:val="22"/>
                  <w:rPrChange w:id="1377" w:author="Nobu Masaki" w:date="2025-09-23T17:42:00Z" w16du:dateUtc="2025-09-24T00:42:00Z">
                    <w:rPr>
                      <w:rFonts w:ascii="Helvetica" w:eastAsia="Helvetica" w:hAnsi="Helvetica" w:cs="Helvetica"/>
                      <w:color w:val="000000"/>
                      <w:szCs w:val="22"/>
                    </w:rPr>
                  </w:rPrChange>
                </w:rPr>
                <w:t>0.00</w:t>
              </w:r>
            </w:ins>
          </w:p>
        </w:tc>
      </w:tr>
      <w:tr w:rsidR="00344E2D" w:rsidRPr="00344E2D" w14:paraId="293440C3" w14:textId="77777777" w:rsidTr="00344E2D">
        <w:trPr>
          <w:trHeight w:hRule="exact" w:val="432"/>
          <w:jc w:val="center"/>
          <w:ins w:id="1378" w:author="Nobu Masaki" w:date="2025-09-23T17:41:00Z"/>
          <w:trPrChange w:id="1379"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80"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3B37FFA" w14:textId="734F0B4E"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81" w:author="Nobu Masaki" w:date="2025-09-23T17:41:00Z" w16du:dateUtc="2025-09-24T00:41:00Z"/>
                <w:rFonts w:eastAsia="Helvetica" w:cstheme="minorHAnsi"/>
                <w:color w:val="000000"/>
                <w:szCs w:val="22"/>
                <w:rPrChange w:id="1382" w:author="Nobu Masaki" w:date="2025-09-23T17:42:00Z" w16du:dateUtc="2025-09-24T00:42:00Z">
                  <w:rPr>
                    <w:ins w:id="1383" w:author="Nobu Masaki" w:date="2025-09-23T17:41:00Z" w16du:dateUtc="2025-09-24T00:41:00Z"/>
                    <w:rFonts w:ascii="Helvetica" w:eastAsia="Helvetica" w:hAnsi="Helvetica" w:cs="Helvetica"/>
                    <w:color w:val="000000"/>
                    <w:szCs w:val="22"/>
                  </w:rPr>
                </w:rPrChange>
              </w:rPr>
              <w:pPrChange w:id="138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85"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8416BC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86" w:author="Nobu Masaki" w:date="2025-09-23T17:41:00Z" w16du:dateUtc="2025-09-24T00:41:00Z"/>
                <w:rFonts w:eastAsia="Helvetica" w:cstheme="minorHAnsi"/>
                <w:color w:val="000000"/>
                <w:szCs w:val="22"/>
                <w:rPrChange w:id="1387" w:author="Nobu Masaki" w:date="2025-09-23T17:42:00Z" w16du:dateUtc="2025-09-24T00:42:00Z">
                  <w:rPr>
                    <w:ins w:id="1388" w:author="Nobu Masaki" w:date="2025-09-23T17:41:00Z" w16du:dateUtc="2025-09-24T00:41:00Z"/>
                    <w:rFonts w:ascii="Helvetica" w:eastAsia="Helvetica" w:hAnsi="Helvetica" w:cs="Helvetica"/>
                    <w:color w:val="000000"/>
                    <w:szCs w:val="22"/>
                  </w:rPr>
                </w:rPrChange>
              </w:rPr>
              <w:pPrChange w:id="138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390" w:author="Nobu Masaki" w:date="2025-09-23T17:41:00Z" w16du:dateUtc="2025-09-24T00:41:00Z">
              <w:r w:rsidRPr="00344E2D">
                <w:rPr>
                  <w:rFonts w:eastAsia="Helvetica" w:cstheme="minorHAnsi"/>
                  <w:color w:val="000000"/>
                  <w:szCs w:val="22"/>
                  <w:rPrChange w:id="1391"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92"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0D119A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393" w:author="Nobu Masaki" w:date="2025-09-23T17:41:00Z" w16du:dateUtc="2025-09-24T00:41:00Z"/>
                <w:rFonts w:eastAsia="Helvetica" w:cstheme="minorHAnsi"/>
                <w:color w:val="000000"/>
                <w:szCs w:val="22"/>
                <w:rPrChange w:id="1394" w:author="Nobu Masaki" w:date="2025-09-23T17:42:00Z" w16du:dateUtc="2025-09-24T00:42:00Z">
                  <w:rPr>
                    <w:ins w:id="1395" w:author="Nobu Masaki" w:date="2025-09-23T17:41:00Z" w16du:dateUtc="2025-09-24T00:41:00Z"/>
                    <w:rFonts w:ascii="Helvetica" w:eastAsia="Helvetica" w:hAnsi="Helvetica" w:cs="Helvetica"/>
                    <w:color w:val="000000"/>
                    <w:szCs w:val="22"/>
                  </w:rPr>
                </w:rPrChange>
              </w:rPr>
              <w:pPrChange w:id="139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397" w:author="Nobu Masaki" w:date="2025-09-23T17:41:00Z" w16du:dateUtc="2025-09-24T00:41:00Z">
              <w:r w:rsidRPr="00344E2D">
                <w:rPr>
                  <w:rFonts w:eastAsia="Helvetica" w:cstheme="minorHAnsi"/>
                  <w:color w:val="000000"/>
                  <w:szCs w:val="22"/>
                  <w:rPrChange w:id="1398" w:author="Nobu Masaki" w:date="2025-09-23T17:42:00Z" w16du:dateUtc="2025-09-24T00:42:00Z">
                    <w:rPr>
                      <w:rFonts w:ascii="Helvetica" w:eastAsia="Helvetica" w:hAnsi="Helvetica" w:cs="Helvetica"/>
                      <w:color w:val="000000"/>
                      <w:szCs w:val="22"/>
                    </w:rPr>
                  </w:rPrChange>
                </w:rPr>
                <w:t>-1.6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399"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0D1B30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00" w:author="Nobu Masaki" w:date="2025-09-23T17:41:00Z" w16du:dateUtc="2025-09-24T00:41:00Z"/>
                <w:rFonts w:eastAsia="Helvetica" w:cstheme="minorHAnsi"/>
                <w:color w:val="000000"/>
                <w:szCs w:val="22"/>
                <w:rPrChange w:id="1401" w:author="Nobu Masaki" w:date="2025-09-23T17:42:00Z" w16du:dateUtc="2025-09-24T00:42:00Z">
                  <w:rPr>
                    <w:ins w:id="1402" w:author="Nobu Masaki" w:date="2025-09-23T17:41:00Z" w16du:dateUtc="2025-09-24T00:41:00Z"/>
                    <w:rFonts w:ascii="Helvetica" w:eastAsia="Helvetica" w:hAnsi="Helvetica" w:cs="Helvetica"/>
                    <w:color w:val="000000"/>
                    <w:szCs w:val="22"/>
                  </w:rPr>
                </w:rPrChange>
              </w:rPr>
              <w:pPrChange w:id="140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404" w:author="Nobu Masaki" w:date="2025-09-23T17:41:00Z" w16du:dateUtc="2025-09-24T00:41:00Z">
              <w:r w:rsidRPr="00344E2D">
                <w:rPr>
                  <w:rFonts w:eastAsia="Helvetica" w:cstheme="minorHAnsi"/>
                  <w:color w:val="000000"/>
                  <w:szCs w:val="22"/>
                  <w:rPrChange w:id="1405" w:author="Nobu Masaki" w:date="2025-09-23T17:42:00Z" w16du:dateUtc="2025-09-24T00:42:00Z">
                    <w:rPr>
                      <w:rFonts w:ascii="Helvetica" w:eastAsia="Helvetica" w:hAnsi="Helvetica" w:cs="Helvetica"/>
                      <w:color w:val="000000"/>
                      <w:szCs w:val="22"/>
                    </w:rPr>
                  </w:rPrChange>
                </w:rPr>
                <w:t>6.6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06"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7CEA09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07" w:author="Nobu Masaki" w:date="2025-09-23T17:41:00Z" w16du:dateUtc="2025-09-24T00:41:00Z"/>
                <w:rFonts w:eastAsia="Helvetica" w:cstheme="minorHAnsi"/>
                <w:color w:val="000000"/>
                <w:szCs w:val="22"/>
                <w:rPrChange w:id="1408" w:author="Nobu Masaki" w:date="2025-09-23T17:42:00Z" w16du:dateUtc="2025-09-24T00:42:00Z">
                  <w:rPr>
                    <w:ins w:id="1409" w:author="Nobu Masaki" w:date="2025-09-23T17:41:00Z" w16du:dateUtc="2025-09-24T00:41:00Z"/>
                    <w:rFonts w:ascii="Helvetica" w:eastAsia="Helvetica" w:hAnsi="Helvetica" w:cs="Helvetica"/>
                    <w:color w:val="000000"/>
                    <w:szCs w:val="22"/>
                  </w:rPr>
                </w:rPrChange>
              </w:rPr>
              <w:pPrChange w:id="141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411" w:author="Nobu Masaki" w:date="2025-09-23T17:41:00Z" w16du:dateUtc="2025-09-24T00:41:00Z">
              <w:r w:rsidRPr="00344E2D">
                <w:rPr>
                  <w:rFonts w:eastAsia="Helvetica" w:cstheme="minorHAnsi"/>
                  <w:color w:val="000000"/>
                  <w:szCs w:val="22"/>
                  <w:rPrChange w:id="1412" w:author="Nobu Masaki" w:date="2025-09-23T17:42:00Z" w16du:dateUtc="2025-09-24T00:42:00Z">
                    <w:rPr>
                      <w:rFonts w:ascii="Helvetica" w:eastAsia="Helvetica" w:hAnsi="Helvetica" w:cs="Helvetica"/>
                      <w:color w:val="000000"/>
                      <w:szCs w:val="22"/>
                    </w:rPr>
                  </w:rPrChange>
                </w:rPr>
                <w:t>0.91</w:t>
              </w:r>
            </w:ins>
          </w:p>
        </w:tc>
      </w:tr>
      <w:tr w:rsidR="00344E2D" w:rsidRPr="00344E2D" w14:paraId="639CBD83" w14:textId="77777777" w:rsidTr="00344E2D">
        <w:trPr>
          <w:trHeight w:hRule="exact" w:val="432"/>
          <w:jc w:val="center"/>
          <w:ins w:id="1413" w:author="Nobu Masaki" w:date="2025-09-23T17:41:00Z"/>
          <w:trPrChange w:id="1414"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15"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6D0BEC9"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16" w:author="Nobu Masaki" w:date="2025-09-23T17:41:00Z" w16du:dateUtc="2025-09-24T00:41:00Z"/>
                <w:rFonts w:eastAsia="Helvetica" w:cstheme="minorHAnsi"/>
                <w:color w:val="000000"/>
                <w:szCs w:val="22"/>
                <w:rPrChange w:id="1417" w:author="Nobu Masaki" w:date="2025-09-23T17:42:00Z" w16du:dateUtc="2025-09-24T00:42:00Z">
                  <w:rPr>
                    <w:ins w:id="1418" w:author="Nobu Masaki" w:date="2025-09-23T17:41:00Z" w16du:dateUtc="2025-09-24T00:41:00Z"/>
                    <w:rFonts w:ascii="Helvetica" w:eastAsia="Helvetica" w:hAnsi="Helvetica" w:cs="Helvetica"/>
                    <w:color w:val="000000"/>
                    <w:szCs w:val="22"/>
                  </w:rPr>
                </w:rPrChange>
              </w:rPr>
              <w:pPrChange w:id="141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420" w:author="Nobu Masaki" w:date="2025-09-23T17:41:00Z" w16du:dateUtc="2025-09-24T00:41:00Z">
              <w:r w:rsidRPr="00344E2D">
                <w:rPr>
                  <w:rFonts w:eastAsia="Helvetica" w:cstheme="minorHAnsi"/>
                  <w:color w:val="000000"/>
                  <w:szCs w:val="22"/>
                  <w:rPrChange w:id="1421" w:author="Nobu Masaki" w:date="2025-09-23T17:42:00Z" w16du:dateUtc="2025-09-24T00:42:00Z">
                    <w:rPr>
                      <w:rFonts w:ascii="Helvetica" w:eastAsia="Helvetica" w:hAnsi="Helvetica" w:cs="Helvetica"/>
                      <w:color w:val="000000"/>
                      <w:szCs w:val="22"/>
                    </w:rPr>
                  </w:rPrChange>
                </w:rPr>
                <w:lastRenderedPageBreak/>
                <w:t>Geom3 (mean: 21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22"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1340FA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23" w:author="Nobu Masaki" w:date="2025-09-23T17:41:00Z" w16du:dateUtc="2025-09-24T00:41:00Z"/>
                <w:rFonts w:eastAsia="Helvetica" w:cstheme="minorHAnsi"/>
                <w:color w:val="000000"/>
                <w:szCs w:val="22"/>
                <w:rPrChange w:id="1424" w:author="Nobu Masaki" w:date="2025-09-23T17:42:00Z" w16du:dateUtc="2025-09-24T00:42:00Z">
                  <w:rPr>
                    <w:ins w:id="1425" w:author="Nobu Masaki" w:date="2025-09-23T17:41:00Z" w16du:dateUtc="2025-09-24T00:41:00Z"/>
                    <w:rFonts w:ascii="Helvetica" w:eastAsia="Helvetica" w:hAnsi="Helvetica" w:cs="Helvetica"/>
                    <w:color w:val="000000"/>
                    <w:szCs w:val="22"/>
                  </w:rPr>
                </w:rPrChange>
              </w:rPr>
              <w:pPrChange w:id="142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427" w:author="Nobu Masaki" w:date="2025-09-23T17:41:00Z" w16du:dateUtc="2025-09-24T00:41:00Z">
              <w:r w:rsidRPr="00344E2D">
                <w:rPr>
                  <w:rFonts w:eastAsia="Helvetica" w:cstheme="minorHAnsi"/>
                  <w:color w:val="000000"/>
                  <w:szCs w:val="22"/>
                  <w:rPrChange w:id="1428"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29"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54A6298"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30" w:author="Nobu Masaki" w:date="2025-09-23T17:41:00Z" w16du:dateUtc="2025-09-24T00:41:00Z"/>
                <w:rFonts w:eastAsia="Helvetica" w:cstheme="minorHAnsi"/>
                <w:color w:val="000000"/>
                <w:szCs w:val="22"/>
                <w:rPrChange w:id="1431" w:author="Nobu Masaki" w:date="2025-09-23T17:42:00Z" w16du:dateUtc="2025-09-24T00:42:00Z">
                  <w:rPr>
                    <w:ins w:id="1432" w:author="Nobu Masaki" w:date="2025-09-23T17:41:00Z" w16du:dateUtc="2025-09-24T00:41:00Z"/>
                    <w:rFonts w:ascii="Helvetica" w:eastAsia="Helvetica" w:hAnsi="Helvetica" w:cs="Helvetica"/>
                    <w:color w:val="000000"/>
                    <w:szCs w:val="22"/>
                  </w:rPr>
                </w:rPrChange>
              </w:rPr>
              <w:pPrChange w:id="143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434" w:author="Nobu Masaki" w:date="2025-09-23T17:41:00Z" w16du:dateUtc="2025-09-24T00:41:00Z">
              <w:r w:rsidRPr="00344E2D">
                <w:rPr>
                  <w:rFonts w:eastAsia="Helvetica" w:cstheme="minorHAnsi"/>
                  <w:color w:val="000000"/>
                  <w:szCs w:val="22"/>
                  <w:rPrChange w:id="1435" w:author="Nobu Masaki" w:date="2025-09-23T17:42:00Z" w16du:dateUtc="2025-09-24T00:42:00Z">
                    <w:rPr>
                      <w:rFonts w:ascii="Helvetica" w:eastAsia="Helvetica" w:hAnsi="Helvetica" w:cs="Helvetica"/>
                      <w:color w:val="000000"/>
                      <w:szCs w:val="22"/>
                    </w:rPr>
                  </w:rPrChange>
                </w:rPr>
                <w:t>-9.3</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36"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1B56013"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37" w:author="Nobu Masaki" w:date="2025-09-23T17:41:00Z" w16du:dateUtc="2025-09-24T00:41:00Z"/>
                <w:rFonts w:eastAsia="Helvetica" w:cstheme="minorHAnsi"/>
                <w:color w:val="000000"/>
                <w:szCs w:val="22"/>
                <w:rPrChange w:id="1438" w:author="Nobu Masaki" w:date="2025-09-23T17:42:00Z" w16du:dateUtc="2025-09-24T00:42:00Z">
                  <w:rPr>
                    <w:ins w:id="1439" w:author="Nobu Masaki" w:date="2025-09-23T17:41:00Z" w16du:dateUtc="2025-09-24T00:41:00Z"/>
                    <w:rFonts w:ascii="Helvetica" w:eastAsia="Helvetica" w:hAnsi="Helvetica" w:cs="Helvetica"/>
                    <w:color w:val="000000"/>
                    <w:szCs w:val="22"/>
                  </w:rPr>
                </w:rPrChange>
              </w:rPr>
              <w:pPrChange w:id="144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441" w:author="Nobu Masaki" w:date="2025-09-23T17:41:00Z" w16du:dateUtc="2025-09-24T00:41:00Z">
              <w:r w:rsidRPr="00344E2D">
                <w:rPr>
                  <w:rFonts w:eastAsia="Helvetica" w:cstheme="minorHAnsi"/>
                  <w:color w:val="000000"/>
                  <w:szCs w:val="22"/>
                  <w:rPrChange w:id="1442" w:author="Nobu Masaki" w:date="2025-09-23T17:42:00Z" w16du:dateUtc="2025-09-24T00:42:00Z">
                    <w:rPr>
                      <w:rFonts w:ascii="Helvetica" w:eastAsia="Helvetica" w:hAnsi="Helvetica" w:cs="Helvetica"/>
                      <w:color w:val="000000"/>
                      <w:szCs w:val="22"/>
                    </w:rPr>
                  </w:rPrChange>
                </w:rPr>
                <w:t>1.4</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43"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633804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44" w:author="Nobu Masaki" w:date="2025-09-23T17:41:00Z" w16du:dateUtc="2025-09-24T00:41:00Z"/>
                <w:rFonts w:eastAsia="Helvetica" w:cstheme="minorHAnsi"/>
                <w:color w:val="000000"/>
                <w:szCs w:val="22"/>
                <w:rPrChange w:id="1445" w:author="Nobu Masaki" w:date="2025-09-23T17:42:00Z" w16du:dateUtc="2025-09-24T00:42:00Z">
                  <w:rPr>
                    <w:ins w:id="1446" w:author="Nobu Masaki" w:date="2025-09-23T17:41:00Z" w16du:dateUtc="2025-09-24T00:41:00Z"/>
                    <w:rFonts w:ascii="Helvetica" w:eastAsia="Helvetica" w:hAnsi="Helvetica" w:cs="Helvetica"/>
                    <w:color w:val="000000"/>
                    <w:szCs w:val="22"/>
                  </w:rPr>
                </w:rPrChange>
              </w:rPr>
              <w:pPrChange w:id="144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448" w:author="Nobu Masaki" w:date="2025-09-23T17:41:00Z" w16du:dateUtc="2025-09-24T00:41:00Z">
              <w:r w:rsidRPr="00344E2D">
                <w:rPr>
                  <w:rFonts w:eastAsia="Helvetica" w:cstheme="minorHAnsi"/>
                  <w:color w:val="000000"/>
                  <w:szCs w:val="22"/>
                  <w:rPrChange w:id="1449" w:author="Nobu Masaki" w:date="2025-09-23T17:42:00Z" w16du:dateUtc="2025-09-24T00:42:00Z">
                    <w:rPr>
                      <w:rFonts w:ascii="Helvetica" w:eastAsia="Helvetica" w:hAnsi="Helvetica" w:cs="Helvetica"/>
                      <w:color w:val="000000"/>
                      <w:szCs w:val="22"/>
                    </w:rPr>
                  </w:rPrChange>
                </w:rPr>
                <w:t>0.00</w:t>
              </w:r>
            </w:ins>
          </w:p>
        </w:tc>
      </w:tr>
      <w:tr w:rsidR="00344E2D" w:rsidRPr="00344E2D" w14:paraId="6220C1AA" w14:textId="77777777" w:rsidTr="00344E2D">
        <w:trPr>
          <w:trHeight w:hRule="exact" w:val="432"/>
          <w:jc w:val="center"/>
          <w:ins w:id="1450" w:author="Nobu Masaki" w:date="2025-09-23T17:41:00Z"/>
          <w:trPrChange w:id="1451"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52"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C148F3" w14:textId="7BBEA18C"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53" w:author="Nobu Masaki" w:date="2025-09-23T17:41:00Z" w16du:dateUtc="2025-09-24T00:41:00Z"/>
                <w:rFonts w:eastAsia="Helvetica" w:cstheme="minorHAnsi"/>
                <w:color w:val="000000"/>
                <w:szCs w:val="22"/>
                <w:rPrChange w:id="1454" w:author="Nobu Masaki" w:date="2025-09-23T17:42:00Z" w16du:dateUtc="2025-09-24T00:42:00Z">
                  <w:rPr>
                    <w:ins w:id="1455" w:author="Nobu Masaki" w:date="2025-09-23T17:41:00Z" w16du:dateUtc="2025-09-24T00:41:00Z"/>
                    <w:rFonts w:ascii="Helvetica" w:eastAsia="Helvetica" w:hAnsi="Helvetica" w:cs="Helvetica"/>
                    <w:color w:val="000000"/>
                    <w:szCs w:val="22"/>
                  </w:rPr>
                </w:rPrChange>
              </w:rPr>
              <w:pPrChange w:id="145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57"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F18776E"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58" w:author="Nobu Masaki" w:date="2025-09-23T17:41:00Z" w16du:dateUtc="2025-09-24T00:41:00Z"/>
                <w:rFonts w:eastAsia="Helvetica" w:cstheme="minorHAnsi"/>
                <w:color w:val="000000"/>
                <w:szCs w:val="22"/>
                <w:rPrChange w:id="1459" w:author="Nobu Masaki" w:date="2025-09-23T17:42:00Z" w16du:dateUtc="2025-09-24T00:42:00Z">
                  <w:rPr>
                    <w:ins w:id="1460" w:author="Nobu Masaki" w:date="2025-09-23T17:41:00Z" w16du:dateUtc="2025-09-24T00:41:00Z"/>
                    <w:rFonts w:ascii="Helvetica" w:eastAsia="Helvetica" w:hAnsi="Helvetica" w:cs="Helvetica"/>
                    <w:color w:val="000000"/>
                    <w:szCs w:val="22"/>
                  </w:rPr>
                </w:rPrChange>
              </w:rPr>
              <w:pPrChange w:id="146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462" w:author="Nobu Masaki" w:date="2025-09-23T17:41:00Z" w16du:dateUtc="2025-09-24T00:41:00Z">
              <w:r w:rsidRPr="00344E2D">
                <w:rPr>
                  <w:rFonts w:eastAsia="Helvetica" w:cstheme="minorHAnsi"/>
                  <w:color w:val="000000"/>
                  <w:szCs w:val="22"/>
                  <w:rPrChange w:id="1463"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64"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8AA990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65" w:author="Nobu Masaki" w:date="2025-09-23T17:41:00Z" w16du:dateUtc="2025-09-24T00:41:00Z"/>
                <w:rFonts w:eastAsia="Helvetica" w:cstheme="minorHAnsi"/>
                <w:color w:val="000000"/>
                <w:szCs w:val="22"/>
                <w:rPrChange w:id="1466" w:author="Nobu Masaki" w:date="2025-09-23T17:42:00Z" w16du:dateUtc="2025-09-24T00:42:00Z">
                  <w:rPr>
                    <w:ins w:id="1467" w:author="Nobu Masaki" w:date="2025-09-23T17:41:00Z" w16du:dateUtc="2025-09-24T00:41:00Z"/>
                    <w:rFonts w:ascii="Helvetica" w:eastAsia="Helvetica" w:hAnsi="Helvetica" w:cs="Helvetica"/>
                    <w:color w:val="000000"/>
                    <w:szCs w:val="22"/>
                  </w:rPr>
                </w:rPrChange>
              </w:rPr>
              <w:pPrChange w:id="146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469" w:author="Nobu Masaki" w:date="2025-09-23T17:41:00Z" w16du:dateUtc="2025-09-24T00:41:00Z">
              <w:r w:rsidRPr="00344E2D">
                <w:rPr>
                  <w:rFonts w:eastAsia="Helvetica" w:cstheme="minorHAnsi"/>
                  <w:color w:val="000000"/>
                  <w:szCs w:val="22"/>
                  <w:rPrChange w:id="1470" w:author="Nobu Masaki" w:date="2025-09-23T17:42:00Z" w16du:dateUtc="2025-09-24T00:42:00Z">
                    <w:rPr>
                      <w:rFonts w:ascii="Helvetica" w:eastAsia="Helvetica" w:hAnsi="Helvetica" w:cs="Helvetica"/>
                      <w:color w:val="000000"/>
                      <w:szCs w:val="22"/>
                    </w:rPr>
                  </w:rPrChange>
                </w:rPr>
                <w:t>-3.5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71"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BE0BE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72" w:author="Nobu Masaki" w:date="2025-09-23T17:41:00Z" w16du:dateUtc="2025-09-24T00:41:00Z"/>
                <w:rFonts w:eastAsia="Helvetica" w:cstheme="minorHAnsi"/>
                <w:color w:val="000000"/>
                <w:szCs w:val="22"/>
                <w:rPrChange w:id="1473" w:author="Nobu Masaki" w:date="2025-09-23T17:42:00Z" w16du:dateUtc="2025-09-24T00:42:00Z">
                  <w:rPr>
                    <w:ins w:id="1474" w:author="Nobu Masaki" w:date="2025-09-23T17:41:00Z" w16du:dateUtc="2025-09-24T00:41:00Z"/>
                    <w:rFonts w:ascii="Helvetica" w:eastAsia="Helvetica" w:hAnsi="Helvetica" w:cs="Helvetica"/>
                    <w:color w:val="000000"/>
                    <w:szCs w:val="22"/>
                  </w:rPr>
                </w:rPrChange>
              </w:rPr>
              <w:pPrChange w:id="147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476" w:author="Nobu Masaki" w:date="2025-09-23T17:41:00Z" w16du:dateUtc="2025-09-24T00:41:00Z">
              <w:r w:rsidRPr="00344E2D">
                <w:rPr>
                  <w:rFonts w:eastAsia="Helvetica" w:cstheme="minorHAnsi"/>
                  <w:color w:val="000000"/>
                  <w:szCs w:val="22"/>
                  <w:rPrChange w:id="1477" w:author="Nobu Masaki" w:date="2025-09-23T17:42:00Z" w16du:dateUtc="2025-09-24T00:42:00Z">
                    <w:rPr>
                      <w:rFonts w:ascii="Helvetica" w:eastAsia="Helvetica" w:hAnsi="Helvetica" w:cs="Helvetica"/>
                      <w:color w:val="000000"/>
                      <w:szCs w:val="22"/>
                    </w:rPr>
                  </w:rPrChange>
                </w:rPr>
                <w:t>2.1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78"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CDC16C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79" w:author="Nobu Masaki" w:date="2025-09-23T17:41:00Z" w16du:dateUtc="2025-09-24T00:41:00Z"/>
                <w:rFonts w:eastAsia="Helvetica" w:cstheme="minorHAnsi"/>
                <w:color w:val="000000"/>
                <w:szCs w:val="22"/>
                <w:rPrChange w:id="1480" w:author="Nobu Masaki" w:date="2025-09-23T17:42:00Z" w16du:dateUtc="2025-09-24T00:42:00Z">
                  <w:rPr>
                    <w:ins w:id="1481" w:author="Nobu Masaki" w:date="2025-09-23T17:41:00Z" w16du:dateUtc="2025-09-24T00:41:00Z"/>
                    <w:rFonts w:ascii="Helvetica" w:eastAsia="Helvetica" w:hAnsi="Helvetica" w:cs="Helvetica"/>
                    <w:color w:val="000000"/>
                    <w:szCs w:val="22"/>
                  </w:rPr>
                </w:rPrChange>
              </w:rPr>
              <w:pPrChange w:id="148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483" w:author="Nobu Masaki" w:date="2025-09-23T17:41:00Z" w16du:dateUtc="2025-09-24T00:41:00Z">
              <w:r w:rsidRPr="00344E2D">
                <w:rPr>
                  <w:rFonts w:eastAsia="Helvetica" w:cstheme="minorHAnsi"/>
                  <w:color w:val="000000"/>
                  <w:szCs w:val="22"/>
                  <w:rPrChange w:id="1484" w:author="Nobu Masaki" w:date="2025-09-23T17:42:00Z" w16du:dateUtc="2025-09-24T00:42:00Z">
                    <w:rPr>
                      <w:rFonts w:ascii="Helvetica" w:eastAsia="Helvetica" w:hAnsi="Helvetica" w:cs="Helvetica"/>
                      <w:color w:val="000000"/>
                      <w:szCs w:val="22"/>
                    </w:rPr>
                  </w:rPrChange>
                </w:rPr>
                <w:t>0.53</w:t>
              </w:r>
            </w:ins>
          </w:p>
        </w:tc>
      </w:tr>
      <w:tr w:rsidR="00344E2D" w:rsidRPr="00344E2D" w14:paraId="590CC7C2" w14:textId="77777777" w:rsidTr="00344E2D">
        <w:trPr>
          <w:trHeight w:hRule="exact" w:val="432"/>
          <w:jc w:val="center"/>
          <w:ins w:id="1485" w:author="Nobu Masaki" w:date="2025-09-23T17:41:00Z"/>
          <w:trPrChange w:id="1486" w:author="Nobu Masaki" w:date="2025-09-23T17:45:00Z" w16du:dateUtc="2025-09-24T00:45:00Z">
            <w:trPr>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87" w:author="Nobu Masaki" w:date="2025-09-23T17:45:00Z" w16du:dateUtc="2025-09-24T00:45:00Z">
              <w:tcPr>
                <w:tcW w:w="1703"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5138BA6" w14:textId="041F1780"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88" w:author="Nobu Masaki" w:date="2025-09-23T17:41:00Z" w16du:dateUtc="2025-09-24T00:41:00Z"/>
                <w:rFonts w:eastAsia="Helvetica" w:cstheme="minorHAnsi"/>
                <w:color w:val="000000"/>
                <w:szCs w:val="22"/>
                <w:rPrChange w:id="1489" w:author="Nobu Masaki" w:date="2025-09-23T17:42:00Z" w16du:dateUtc="2025-09-24T00:42:00Z">
                  <w:rPr>
                    <w:ins w:id="1490" w:author="Nobu Masaki" w:date="2025-09-23T17:41:00Z" w16du:dateUtc="2025-09-24T00:41:00Z"/>
                    <w:rFonts w:ascii="Helvetica" w:eastAsia="Helvetica" w:hAnsi="Helvetica" w:cs="Helvetica"/>
                    <w:color w:val="000000"/>
                    <w:szCs w:val="22"/>
                  </w:rPr>
                </w:rPrChange>
              </w:rPr>
              <w:pPrChange w:id="149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92" w:author="Nobu Masaki" w:date="2025-09-23T17:45:00Z" w16du:dateUtc="2025-09-24T00:45:00Z">
              <w:tcPr>
                <w:tcW w:w="1536" w:type="pct"/>
                <w:gridSpan w:val="4"/>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9E14E7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493" w:author="Nobu Masaki" w:date="2025-09-23T17:41:00Z" w16du:dateUtc="2025-09-24T00:41:00Z"/>
                <w:rFonts w:eastAsia="Helvetica" w:cstheme="minorHAnsi"/>
                <w:color w:val="000000"/>
                <w:szCs w:val="22"/>
                <w:rPrChange w:id="1494" w:author="Nobu Masaki" w:date="2025-09-23T17:42:00Z" w16du:dateUtc="2025-09-24T00:42:00Z">
                  <w:rPr>
                    <w:ins w:id="1495" w:author="Nobu Masaki" w:date="2025-09-23T17:41:00Z" w16du:dateUtc="2025-09-24T00:41:00Z"/>
                    <w:rFonts w:ascii="Helvetica" w:eastAsia="Helvetica" w:hAnsi="Helvetica" w:cs="Helvetica"/>
                    <w:color w:val="000000"/>
                    <w:szCs w:val="22"/>
                  </w:rPr>
                </w:rPrChange>
              </w:rPr>
              <w:pPrChange w:id="149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497" w:author="Nobu Masaki" w:date="2025-09-23T17:41:00Z" w16du:dateUtc="2025-09-24T00:41:00Z">
              <w:r w:rsidRPr="00344E2D">
                <w:rPr>
                  <w:rFonts w:eastAsia="Helvetica" w:cstheme="minorHAnsi"/>
                  <w:color w:val="000000"/>
                  <w:szCs w:val="22"/>
                  <w:rPrChange w:id="1498"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499" w:author="Nobu Masaki" w:date="2025-09-23T17:45:00Z" w16du:dateUtc="2025-09-24T00:45:00Z">
              <w:tcPr>
                <w:tcW w:w="508"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38D4D4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00" w:author="Nobu Masaki" w:date="2025-09-23T17:41:00Z" w16du:dateUtc="2025-09-24T00:41:00Z"/>
                <w:rFonts w:eastAsia="Helvetica" w:cstheme="minorHAnsi"/>
                <w:color w:val="000000"/>
                <w:szCs w:val="22"/>
                <w:rPrChange w:id="1501" w:author="Nobu Masaki" w:date="2025-09-23T17:42:00Z" w16du:dateUtc="2025-09-24T00:42:00Z">
                  <w:rPr>
                    <w:ins w:id="1502" w:author="Nobu Masaki" w:date="2025-09-23T17:41:00Z" w16du:dateUtc="2025-09-24T00:41:00Z"/>
                    <w:rFonts w:ascii="Helvetica" w:eastAsia="Helvetica" w:hAnsi="Helvetica" w:cs="Helvetica"/>
                    <w:color w:val="000000"/>
                    <w:szCs w:val="22"/>
                  </w:rPr>
                </w:rPrChange>
              </w:rPr>
              <w:pPrChange w:id="150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04" w:author="Nobu Masaki" w:date="2025-09-23T17:41:00Z" w16du:dateUtc="2025-09-24T00:41:00Z">
              <w:r w:rsidRPr="00344E2D">
                <w:rPr>
                  <w:rFonts w:eastAsia="Helvetica" w:cstheme="minorHAnsi"/>
                  <w:color w:val="000000"/>
                  <w:szCs w:val="22"/>
                  <w:rPrChange w:id="1505" w:author="Nobu Masaki" w:date="2025-09-23T17:42:00Z" w16du:dateUtc="2025-09-24T00:42:00Z">
                    <w:rPr>
                      <w:rFonts w:ascii="Helvetica" w:eastAsia="Helvetica" w:hAnsi="Helvetica" w:cs="Helvetica"/>
                      <w:color w:val="000000"/>
                      <w:szCs w:val="22"/>
                    </w:rPr>
                  </w:rPrChange>
                </w:rPr>
                <w:t>-9.6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06" w:author="Nobu Masaki" w:date="2025-09-23T17:45:00Z" w16du:dateUtc="2025-09-24T00:45:00Z">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ED99EC3"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07" w:author="Nobu Masaki" w:date="2025-09-23T17:41:00Z" w16du:dateUtc="2025-09-24T00:41:00Z"/>
                <w:rFonts w:eastAsia="Helvetica" w:cstheme="minorHAnsi"/>
                <w:color w:val="000000"/>
                <w:szCs w:val="22"/>
                <w:rPrChange w:id="1508" w:author="Nobu Masaki" w:date="2025-09-23T17:42:00Z" w16du:dateUtc="2025-09-24T00:42:00Z">
                  <w:rPr>
                    <w:ins w:id="1509" w:author="Nobu Masaki" w:date="2025-09-23T17:41:00Z" w16du:dateUtc="2025-09-24T00:41:00Z"/>
                    <w:rFonts w:ascii="Helvetica" w:eastAsia="Helvetica" w:hAnsi="Helvetica" w:cs="Helvetica"/>
                    <w:color w:val="000000"/>
                    <w:szCs w:val="22"/>
                  </w:rPr>
                </w:rPrChange>
              </w:rPr>
              <w:pPrChange w:id="151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11" w:author="Nobu Masaki" w:date="2025-09-23T17:41:00Z" w16du:dateUtc="2025-09-24T00:41:00Z">
              <w:r w:rsidRPr="00344E2D">
                <w:rPr>
                  <w:rFonts w:eastAsia="Helvetica" w:cstheme="minorHAnsi"/>
                  <w:color w:val="000000"/>
                  <w:szCs w:val="22"/>
                  <w:rPrChange w:id="1512" w:author="Nobu Masaki" w:date="2025-09-23T17:42:00Z" w16du:dateUtc="2025-09-24T00:42:00Z">
                    <w:rPr>
                      <w:rFonts w:ascii="Helvetica" w:eastAsia="Helvetica" w:hAnsi="Helvetica" w:cs="Helvetica"/>
                      <w:color w:val="000000"/>
                      <w:szCs w:val="22"/>
                    </w:rPr>
                  </w:rPrChange>
                </w:rPr>
                <w:t>1.5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13" w:author="Nobu Masaki" w:date="2025-09-23T17:45:00Z" w16du:dateUtc="2025-09-24T00:45:00Z">
              <w:tcPr>
                <w:tcW w:w="74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DAC8B1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14" w:author="Nobu Masaki" w:date="2025-09-23T17:41:00Z" w16du:dateUtc="2025-09-24T00:41:00Z"/>
                <w:rFonts w:eastAsia="Helvetica" w:cstheme="minorHAnsi"/>
                <w:color w:val="000000"/>
                <w:szCs w:val="22"/>
                <w:rPrChange w:id="1515" w:author="Nobu Masaki" w:date="2025-09-23T17:42:00Z" w16du:dateUtc="2025-09-24T00:42:00Z">
                  <w:rPr>
                    <w:ins w:id="1516" w:author="Nobu Masaki" w:date="2025-09-23T17:41:00Z" w16du:dateUtc="2025-09-24T00:41:00Z"/>
                    <w:rFonts w:ascii="Helvetica" w:eastAsia="Helvetica" w:hAnsi="Helvetica" w:cs="Helvetica"/>
                    <w:color w:val="000000"/>
                    <w:szCs w:val="22"/>
                  </w:rPr>
                </w:rPrChange>
              </w:rPr>
              <w:pPrChange w:id="151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18" w:author="Nobu Masaki" w:date="2025-09-23T17:41:00Z" w16du:dateUtc="2025-09-24T00:41:00Z">
              <w:r w:rsidRPr="00344E2D">
                <w:rPr>
                  <w:rFonts w:eastAsia="Helvetica" w:cstheme="minorHAnsi"/>
                  <w:color w:val="000000"/>
                  <w:szCs w:val="22"/>
                  <w:rPrChange w:id="1519" w:author="Nobu Masaki" w:date="2025-09-23T17:42:00Z" w16du:dateUtc="2025-09-24T00:42:00Z">
                    <w:rPr>
                      <w:rFonts w:ascii="Helvetica" w:eastAsia="Helvetica" w:hAnsi="Helvetica" w:cs="Helvetica"/>
                      <w:color w:val="000000"/>
                      <w:szCs w:val="22"/>
                    </w:rPr>
                  </w:rPrChange>
                </w:rPr>
                <w:t>0.00</w:t>
              </w:r>
            </w:ins>
          </w:p>
        </w:tc>
      </w:tr>
      <w:tr w:rsidR="00344E2D" w:rsidRPr="00344E2D" w14:paraId="1863F0C4" w14:textId="77777777" w:rsidTr="00344E2D">
        <w:tblPrEx>
          <w:tblPrExChange w:id="1520" w:author="Nobu Masaki" w:date="2025-09-23T17:45:00Z" w16du:dateUtc="2025-09-24T00:45:00Z">
            <w:tblPrEx>
              <w:tblW w:w="0" w:type="auto"/>
            </w:tblPrEx>
          </w:tblPrExChange>
        </w:tblPrEx>
        <w:trPr>
          <w:trHeight w:hRule="exact" w:val="432"/>
          <w:jc w:val="center"/>
          <w:ins w:id="1521" w:author="Nobu Masaki" w:date="2025-09-23T17:41:00Z"/>
          <w:trPrChange w:id="1522"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23"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ED38499" w14:textId="7AF2EB7A"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24" w:author="Nobu Masaki" w:date="2025-09-23T17:41:00Z" w16du:dateUtc="2025-09-24T00:41:00Z"/>
                <w:rFonts w:eastAsia="Helvetica" w:cstheme="minorHAnsi"/>
                <w:color w:val="000000"/>
                <w:szCs w:val="22"/>
                <w:rPrChange w:id="1525" w:author="Nobu Masaki" w:date="2025-09-23T17:42:00Z" w16du:dateUtc="2025-09-24T00:42:00Z">
                  <w:rPr>
                    <w:ins w:id="1526" w:author="Nobu Masaki" w:date="2025-09-23T17:41:00Z" w16du:dateUtc="2025-09-24T00:41:00Z"/>
                    <w:rFonts w:ascii="Helvetica" w:eastAsia="Helvetica" w:hAnsi="Helvetica" w:cs="Helvetica"/>
                    <w:color w:val="000000"/>
                    <w:szCs w:val="22"/>
                  </w:rPr>
                </w:rPrChange>
              </w:rPr>
              <w:pPrChange w:id="152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28"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39298E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29" w:author="Nobu Masaki" w:date="2025-09-23T17:41:00Z" w16du:dateUtc="2025-09-24T00:41:00Z"/>
                <w:rFonts w:eastAsia="Helvetica" w:cstheme="minorHAnsi"/>
                <w:color w:val="000000"/>
                <w:szCs w:val="22"/>
                <w:rPrChange w:id="1530" w:author="Nobu Masaki" w:date="2025-09-23T17:42:00Z" w16du:dateUtc="2025-09-24T00:42:00Z">
                  <w:rPr>
                    <w:ins w:id="1531" w:author="Nobu Masaki" w:date="2025-09-23T17:41:00Z" w16du:dateUtc="2025-09-24T00:41:00Z"/>
                    <w:rFonts w:ascii="Helvetica" w:eastAsia="Helvetica" w:hAnsi="Helvetica" w:cs="Helvetica"/>
                    <w:color w:val="000000"/>
                    <w:szCs w:val="22"/>
                  </w:rPr>
                </w:rPrChange>
              </w:rPr>
              <w:pPrChange w:id="153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533" w:author="Nobu Masaki" w:date="2025-09-23T17:41:00Z" w16du:dateUtc="2025-09-24T00:41:00Z">
              <w:r w:rsidRPr="00344E2D">
                <w:rPr>
                  <w:rFonts w:eastAsia="Helvetica" w:cstheme="minorHAnsi"/>
                  <w:color w:val="000000"/>
                  <w:szCs w:val="22"/>
                  <w:rPrChange w:id="1534"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35"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FFCB8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36" w:author="Nobu Masaki" w:date="2025-09-23T17:41:00Z" w16du:dateUtc="2025-09-24T00:41:00Z"/>
                <w:rFonts w:eastAsia="Helvetica" w:cstheme="minorHAnsi"/>
                <w:color w:val="000000"/>
                <w:szCs w:val="22"/>
                <w:rPrChange w:id="1537" w:author="Nobu Masaki" w:date="2025-09-23T17:42:00Z" w16du:dateUtc="2025-09-24T00:42:00Z">
                  <w:rPr>
                    <w:ins w:id="1538" w:author="Nobu Masaki" w:date="2025-09-23T17:41:00Z" w16du:dateUtc="2025-09-24T00:41:00Z"/>
                    <w:rFonts w:ascii="Helvetica" w:eastAsia="Helvetica" w:hAnsi="Helvetica" w:cs="Helvetica"/>
                    <w:color w:val="000000"/>
                    <w:szCs w:val="22"/>
                  </w:rPr>
                </w:rPrChange>
              </w:rPr>
              <w:pPrChange w:id="153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40" w:author="Nobu Masaki" w:date="2025-09-23T17:41:00Z" w16du:dateUtc="2025-09-24T00:41:00Z">
              <w:r w:rsidRPr="00344E2D">
                <w:rPr>
                  <w:rFonts w:eastAsia="Helvetica" w:cstheme="minorHAnsi"/>
                  <w:color w:val="000000"/>
                  <w:szCs w:val="22"/>
                  <w:rPrChange w:id="1541" w:author="Nobu Masaki" w:date="2025-09-23T17:42:00Z" w16du:dateUtc="2025-09-24T00:42:00Z">
                    <w:rPr>
                      <w:rFonts w:ascii="Helvetica" w:eastAsia="Helvetica" w:hAnsi="Helvetica" w:cs="Helvetica"/>
                      <w:color w:val="000000"/>
                      <w:szCs w:val="22"/>
                    </w:rPr>
                  </w:rPrChange>
                </w:rPr>
                <w:t>-4.2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42"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52FC114"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43" w:author="Nobu Masaki" w:date="2025-09-23T17:41:00Z" w16du:dateUtc="2025-09-24T00:41:00Z"/>
                <w:rFonts w:eastAsia="Helvetica" w:cstheme="minorHAnsi"/>
                <w:color w:val="000000"/>
                <w:szCs w:val="22"/>
                <w:rPrChange w:id="1544" w:author="Nobu Masaki" w:date="2025-09-23T17:42:00Z" w16du:dateUtc="2025-09-24T00:42:00Z">
                  <w:rPr>
                    <w:ins w:id="1545" w:author="Nobu Masaki" w:date="2025-09-23T17:41:00Z" w16du:dateUtc="2025-09-24T00:41:00Z"/>
                    <w:rFonts w:ascii="Helvetica" w:eastAsia="Helvetica" w:hAnsi="Helvetica" w:cs="Helvetica"/>
                    <w:color w:val="000000"/>
                    <w:szCs w:val="22"/>
                  </w:rPr>
                </w:rPrChange>
              </w:rPr>
              <w:pPrChange w:id="154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47" w:author="Nobu Masaki" w:date="2025-09-23T17:41:00Z" w16du:dateUtc="2025-09-24T00:41:00Z">
              <w:r w:rsidRPr="00344E2D">
                <w:rPr>
                  <w:rFonts w:eastAsia="Helvetica" w:cstheme="minorHAnsi"/>
                  <w:color w:val="000000"/>
                  <w:szCs w:val="22"/>
                  <w:rPrChange w:id="1548" w:author="Nobu Masaki" w:date="2025-09-23T17:42:00Z" w16du:dateUtc="2025-09-24T00:42:00Z">
                    <w:rPr>
                      <w:rFonts w:ascii="Helvetica" w:eastAsia="Helvetica" w:hAnsi="Helvetica" w:cs="Helvetica"/>
                      <w:color w:val="000000"/>
                      <w:szCs w:val="22"/>
                    </w:rPr>
                  </w:rPrChange>
                </w:rPr>
                <w:t>2.7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49"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40ED73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50" w:author="Nobu Masaki" w:date="2025-09-23T17:41:00Z" w16du:dateUtc="2025-09-24T00:41:00Z"/>
                <w:rFonts w:eastAsia="Helvetica" w:cstheme="minorHAnsi"/>
                <w:color w:val="000000"/>
                <w:szCs w:val="22"/>
                <w:rPrChange w:id="1551" w:author="Nobu Masaki" w:date="2025-09-23T17:42:00Z" w16du:dateUtc="2025-09-24T00:42:00Z">
                  <w:rPr>
                    <w:ins w:id="1552" w:author="Nobu Masaki" w:date="2025-09-23T17:41:00Z" w16du:dateUtc="2025-09-24T00:41:00Z"/>
                    <w:rFonts w:ascii="Helvetica" w:eastAsia="Helvetica" w:hAnsi="Helvetica" w:cs="Helvetica"/>
                    <w:color w:val="000000"/>
                    <w:szCs w:val="22"/>
                  </w:rPr>
                </w:rPrChange>
              </w:rPr>
              <w:pPrChange w:id="155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54" w:author="Nobu Masaki" w:date="2025-09-23T17:41:00Z" w16du:dateUtc="2025-09-24T00:41:00Z">
              <w:r w:rsidRPr="00344E2D">
                <w:rPr>
                  <w:rFonts w:eastAsia="Helvetica" w:cstheme="minorHAnsi"/>
                  <w:color w:val="000000"/>
                  <w:szCs w:val="22"/>
                  <w:rPrChange w:id="1555" w:author="Nobu Masaki" w:date="2025-09-23T17:42:00Z" w16du:dateUtc="2025-09-24T00:42:00Z">
                    <w:rPr>
                      <w:rFonts w:ascii="Helvetica" w:eastAsia="Helvetica" w:hAnsi="Helvetica" w:cs="Helvetica"/>
                      <w:color w:val="000000"/>
                      <w:szCs w:val="22"/>
                    </w:rPr>
                  </w:rPrChange>
                </w:rPr>
                <w:t>0.46</w:t>
              </w:r>
            </w:ins>
          </w:p>
        </w:tc>
      </w:tr>
      <w:tr w:rsidR="00344E2D" w:rsidRPr="00344E2D" w14:paraId="3062664E" w14:textId="77777777" w:rsidTr="00344E2D">
        <w:tblPrEx>
          <w:tblPrExChange w:id="1556" w:author="Nobu Masaki" w:date="2025-09-23T17:45:00Z" w16du:dateUtc="2025-09-24T00:45:00Z">
            <w:tblPrEx>
              <w:tblW w:w="0" w:type="auto"/>
            </w:tblPrEx>
          </w:tblPrExChange>
        </w:tblPrEx>
        <w:trPr>
          <w:trHeight w:hRule="exact" w:val="432"/>
          <w:jc w:val="center"/>
          <w:ins w:id="1557" w:author="Nobu Masaki" w:date="2025-09-23T17:41:00Z"/>
          <w:trPrChange w:id="1558"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59"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D184C1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60" w:author="Nobu Masaki" w:date="2025-09-23T17:41:00Z" w16du:dateUtc="2025-09-24T00:41:00Z"/>
                <w:rFonts w:eastAsia="Helvetica" w:cstheme="minorHAnsi"/>
                <w:color w:val="000000"/>
                <w:szCs w:val="22"/>
                <w:rPrChange w:id="1561" w:author="Nobu Masaki" w:date="2025-09-23T17:42:00Z" w16du:dateUtc="2025-09-24T00:42:00Z">
                  <w:rPr>
                    <w:ins w:id="1562" w:author="Nobu Masaki" w:date="2025-09-23T17:41:00Z" w16du:dateUtc="2025-09-24T00:41:00Z"/>
                    <w:rFonts w:ascii="Helvetica" w:eastAsia="Helvetica" w:hAnsi="Helvetica" w:cs="Helvetica"/>
                    <w:color w:val="000000"/>
                    <w:szCs w:val="22"/>
                  </w:rPr>
                </w:rPrChange>
              </w:rPr>
              <w:pPrChange w:id="156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564" w:author="Nobu Masaki" w:date="2025-09-23T17:41:00Z" w16du:dateUtc="2025-09-24T00:41:00Z">
              <w:r w:rsidRPr="00344E2D">
                <w:rPr>
                  <w:rFonts w:eastAsia="Helvetica" w:cstheme="minorHAnsi"/>
                  <w:color w:val="000000"/>
                  <w:szCs w:val="22"/>
                  <w:rPrChange w:id="1565" w:author="Nobu Masaki" w:date="2025-09-23T17:42:00Z" w16du:dateUtc="2025-09-24T00:42:00Z">
                    <w:rPr>
                      <w:rFonts w:ascii="Helvetica" w:eastAsia="Helvetica" w:hAnsi="Helvetica" w:cs="Helvetica"/>
                      <w:color w:val="000000"/>
                      <w:szCs w:val="22"/>
                    </w:rPr>
                  </w:rPrChange>
                </w:rPr>
                <w:t>Geom3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66"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82D0E9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67" w:author="Nobu Masaki" w:date="2025-09-23T17:41:00Z" w16du:dateUtc="2025-09-24T00:41:00Z"/>
                <w:rFonts w:eastAsia="Helvetica" w:cstheme="minorHAnsi"/>
                <w:color w:val="000000"/>
                <w:szCs w:val="22"/>
                <w:rPrChange w:id="1568" w:author="Nobu Masaki" w:date="2025-09-23T17:42:00Z" w16du:dateUtc="2025-09-24T00:42:00Z">
                  <w:rPr>
                    <w:ins w:id="1569" w:author="Nobu Masaki" w:date="2025-09-23T17:41:00Z" w16du:dateUtc="2025-09-24T00:41:00Z"/>
                    <w:rFonts w:ascii="Helvetica" w:eastAsia="Helvetica" w:hAnsi="Helvetica" w:cs="Helvetica"/>
                    <w:color w:val="000000"/>
                    <w:szCs w:val="22"/>
                  </w:rPr>
                </w:rPrChange>
              </w:rPr>
              <w:pPrChange w:id="157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571" w:author="Nobu Masaki" w:date="2025-09-23T17:41:00Z" w16du:dateUtc="2025-09-24T00:41:00Z">
              <w:r w:rsidRPr="00344E2D">
                <w:rPr>
                  <w:rFonts w:eastAsia="Helvetica" w:cstheme="minorHAnsi"/>
                  <w:color w:val="000000"/>
                  <w:szCs w:val="22"/>
                  <w:rPrChange w:id="1572"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73"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3957BB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74" w:author="Nobu Masaki" w:date="2025-09-23T17:41:00Z" w16du:dateUtc="2025-09-24T00:41:00Z"/>
                <w:rFonts w:eastAsia="Helvetica" w:cstheme="minorHAnsi"/>
                <w:color w:val="000000"/>
                <w:szCs w:val="22"/>
                <w:rPrChange w:id="1575" w:author="Nobu Masaki" w:date="2025-09-23T17:42:00Z" w16du:dateUtc="2025-09-24T00:42:00Z">
                  <w:rPr>
                    <w:ins w:id="1576" w:author="Nobu Masaki" w:date="2025-09-23T17:41:00Z" w16du:dateUtc="2025-09-24T00:41:00Z"/>
                    <w:rFonts w:ascii="Helvetica" w:eastAsia="Helvetica" w:hAnsi="Helvetica" w:cs="Helvetica"/>
                    <w:color w:val="000000"/>
                    <w:szCs w:val="22"/>
                  </w:rPr>
                </w:rPrChange>
              </w:rPr>
              <w:pPrChange w:id="157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78" w:author="Nobu Masaki" w:date="2025-09-23T17:41:00Z" w16du:dateUtc="2025-09-24T00:41:00Z">
              <w:r w:rsidRPr="00344E2D">
                <w:rPr>
                  <w:rFonts w:eastAsia="Helvetica" w:cstheme="minorHAnsi"/>
                  <w:color w:val="000000"/>
                  <w:szCs w:val="22"/>
                  <w:rPrChange w:id="1579" w:author="Nobu Masaki" w:date="2025-09-23T17:42:00Z" w16du:dateUtc="2025-09-24T00:42:00Z">
                    <w:rPr>
                      <w:rFonts w:ascii="Helvetica" w:eastAsia="Helvetica" w:hAnsi="Helvetica" w:cs="Helvetica"/>
                      <w:color w:val="000000"/>
                      <w:szCs w:val="22"/>
                    </w:rPr>
                  </w:rPrChange>
                </w:rPr>
                <w:t>-43.9</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80"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8B7F28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81" w:author="Nobu Masaki" w:date="2025-09-23T17:41:00Z" w16du:dateUtc="2025-09-24T00:41:00Z"/>
                <w:rFonts w:eastAsia="Helvetica" w:cstheme="minorHAnsi"/>
                <w:color w:val="000000"/>
                <w:szCs w:val="22"/>
                <w:rPrChange w:id="1582" w:author="Nobu Masaki" w:date="2025-09-23T17:42:00Z" w16du:dateUtc="2025-09-24T00:42:00Z">
                  <w:rPr>
                    <w:ins w:id="1583" w:author="Nobu Masaki" w:date="2025-09-23T17:41:00Z" w16du:dateUtc="2025-09-24T00:41:00Z"/>
                    <w:rFonts w:ascii="Helvetica" w:eastAsia="Helvetica" w:hAnsi="Helvetica" w:cs="Helvetica"/>
                    <w:color w:val="000000"/>
                    <w:szCs w:val="22"/>
                  </w:rPr>
                </w:rPrChange>
              </w:rPr>
              <w:pPrChange w:id="158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85" w:author="Nobu Masaki" w:date="2025-09-23T17:41:00Z" w16du:dateUtc="2025-09-24T00:41:00Z">
              <w:r w:rsidRPr="00344E2D">
                <w:rPr>
                  <w:rFonts w:eastAsia="Helvetica" w:cstheme="minorHAnsi"/>
                  <w:color w:val="000000"/>
                  <w:szCs w:val="22"/>
                  <w:rPrChange w:id="1586" w:author="Nobu Masaki" w:date="2025-09-23T17:42:00Z" w16du:dateUtc="2025-09-24T00:42:00Z">
                    <w:rPr>
                      <w:rFonts w:ascii="Helvetica" w:eastAsia="Helvetica" w:hAnsi="Helvetica" w:cs="Helvetica"/>
                      <w:color w:val="000000"/>
                      <w:szCs w:val="22"/>
                    </w:rPr>
                  </w:rPrChange>
                </w:rPr>
                <w:t>1.6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87"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3E0C14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88" w:author="Nobu Masaki" w:date="2025-09-23T17:41:00Z" w16du:dateUtc="2025-09-24T00:41:00Z"/>
                <w:rFonts w:eastAsia="Helvetica" w:cstheme="minorHAnsi"/>
                <w:color w:val="000000"/>
                <w:szCs w:val="22"/>
                <w:rPrChange w:id="1589" w:author="Nobu Masaki" w:date="2025-09-23T17:42:00Z" w16du:dateUtc="2025-09-24T00:42:00Z">
                  <w:rPr>
                    <w:ins w:id="1590" w:author="Nobu Masaki" w:date="2025-09-23T17:41:00Z" w16du:dateUtc="2025-09-24T00:41:00Z"/>
                    <w:rFonts w:ascii="Helvetica" w:eastAsia="Helvetica" w:hAnsi="Helvetica" w:cs="Helvetica"/>
                    <w:color w:val="000000"/>
                    <w:szCs w:val="22"/>
                  </w:rPr>
                </w:rPrChange>
              </w:rPr>
              <w:pPrChange w:id="159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592" w:author="Nobu Masaki" w:date="2025-09-23T17:41:00Z" w16du:dateUtc="2025-09-24T00:41:00Z">
              <w:r w:rsidRPr="00344E2D">
                <w:rPr>
                  <w:rFonts w:eastAsia="Helvetica" w:cstheme="minorHAnsi"/>
                  <w:color w:val="000000"/>
                  <w:szCs w:val="22"/>
                  <w:rPrChange w:id="1593" w:author="Nobu Masaki" w:date="2025-09-23T17:42:00Z" w16du:dateUtc="2025-09-24T00:42:00Z">
                    <w:rPr>
                      <w:rFonts w:ascii="Helvetica" w:eastAsia="Helvetica" w:hAnsi="Helvetica" w:cs="Helvetica"/>
                      <w:color w:val="000000"/>
                      <w:szCs w:val="22"/>
                    </w:rPr>
                  </w:rPrChange>
                </w:rPr>
                <w:t>0.00</w:t>
              </w:r>
            </w:ins>
          </w:p>
        </w:tc>
      </w:tr>
      <w:tr w:rsidR="00344E2D" w:rsidRPr="00344E2D" w14:paraId="52CE068D" w14:textId="77777777" w:rsidTr="00344E2D">
        <w:tblPrEx>
          <w:tblPrExChange w:id="1594" w:author="Nobu Masaki" w:date="2025-09-23T17:45:00Z" w16du:dateUtc="2025-09-24T00:45:00Z">
            <w:tblPrEx>
              <w:tblW w:w="0" w:type="auto"/>
            </w:tblPrEx>
          </w:tblPrExChange>
        </w:tblPrEx>
        <w:trPr>
          <w:trHeight w:hRule="exact" w:val="432"/>
          <w:jc w:val="center"/>
          <w:ins w:id="1595" w:author="Nobu Masaki" w:date="2025-09-23T17:41:00Z"/>
          <w:trPrChange w:id="1596"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597"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FB7EB3" w14:textId="61B5E1D5"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598" w:author="Nobu Masaki" w:date="2025-09-23T17:41:00Z" w16du:dateUtc="2025-09-24T00:41:00Z"/>
                <w:rFonts w:eastAsia="Helvetica" w:cstheme="minorHAnsi"/>
                <w:color w:val="000000"/>
                <w:szCs w:val="22"/>
                <w:rPrChange w:id="1599" w:author="Nobu Masaki" w:date="2025-09-23T17:42:00Z" w16du:dateUtc="2025-09-24T00:42:00Z">
                  <w:rPr>
                    <w:ins w:id="1600" w:author="Nobu Masaki" w:date="2025-09-23T17:41:00Z" w16du:dateUtc="2025-09-24T00:41:00Z"/>
                    <w:rFonts w:ascii="Helvetica" w:eastAsia="Helvetica" w:hAnsi="Helvetica" w:cs="Helvetica"/>
                    <w:color w:val="000000"/>
                    <w:szCs w:val="22"/>
                  </w:rPr>
                </w:rPrChange>
              </w:rPr>
              <w:pPrChange w:id="160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02"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03873F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03" w:author="Nobu Masaki" w:date="2025-09-23T17:41:00Z" w16du:dateUtc="2025-09-24T00:41:00Z"/>
                <w:rFonts w:eastAsia="Helvetica" w:cstheme="minorHAnsi"/>
                <w:color w:val="000000"/>
                <w:szCs w:val="22"/>
                <w:rPrChange w:id="1604" w:author="Nobu Masaki" w:date="2025-09-23T17:42:00Z" w16du:dateUtc="2025-09-24T00:42:00Z">
                  <w:rPr>
                    <w:ins w:id="1605" w:author="Nobu Masaki" w:date="2025-09-23T17:41:00Z" w16du:dateUtc="2025-09-24T00:41:00Z"/>
                    <w:rFonts w:ascii="Helvetica" w:eastAsia="Helvetica" w:hAnsi="Helvetica" w:cs="Helvetica"/>
                    <w:color w:val="000000"/>
                    <w:szCs w:val="22"/>
                  </w:rPr>
                </w:rPrChange>
              </w:rPr>
              <w:pPrChange w:id="160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607" w:author="Nobu Masaki" w:date="2025-09-23T17:41:00Z" w16du:dateUtc="2025-09-24T00:41:00Z">
              <w:r w:rsidRPr="00344E2D">
                <w:rPr>
                  <w:rFonts w:eastAsia="Helvetica" w:cstheme="minorHAnsi"/>
                  <w:color w:val="000000"/>
                  <w:szCs w:val="22"/>
                  <w:rPrChange w:id="1608"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09"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0C69E6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10" w:author="Nobu Masaki" w:date="2025-09-23T17:41:00Z" w16du:dateUtc="2025-09-24T00:41:00Z"/>
                <w:rFonts w:eastAsia="Helvetica" w:cstheme="minorHAnsi"/>
                <w:color w:val="000000"/>
                <w:szCs w:val="22"/>
                <w:rPrChange w:id="1611" w:author="Nobu Masaki" w:date="2025-09-23T17:42:00Z" w16du:dateUtc="2025-09-24T00:42:00Z">
                  <w:rPr>
                    <w:ins w:id="1612" w:author="Nobu Masaki" w:date="2025-09-23T17:41:00Z" w16du:dateUtc="2025-09-24T00:41:00Z"/>
                    <w:rFonts w:ascii="Helvetica" w:eastAsia="Helvetica" w:hAnsi="Helvetica" w:cs="Helvetica"/>
                    <w:color w:val="000000"/>
                    <w:szCs w:val="22"/>
                  </w:rPr>
                </w:rPrChange>
              </w:rPr>
              <w:pPrChange w:id="161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614" w:author="Nobu Masaki" w:date="2025-09-23T17:41:00Z" w16du:dateUtc="2025-09-24T00:41:00Z">
              <w:r w:rsidRPr="00344E2D">
                <w:rPr>
                  <w:rFonts w:eastAsia="Helvetica" w:cstheme="minorHAnsi"/>
                  <w:color w:val="000000"/>
                  <w:szCs w:val="22"/>
                  <w:rPrChange w:id="1615" w:author="Nobu Masaki" w:date="2025-09-23T17:42:00Z" w16du:dateUtc="2025-09-24T00:42:00Z">
                    <w:rPr>
                      <w:rFonts w:ascii="Helvetica" w:eastAsia="Helvetica" w:hAnsi="Helvetica" w:cs="Helvetica"/>
                      <w:color w:val="000000"/>
                      <w:szCs w:val="22"/>
                    </w:rPr>
                  </w:rPrChange>
                </w:rPr>
                <w:t>-16.5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16"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EB6D789"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17" w:author="Nobu Masaki" w:date="2025-09-23T17:41:00Z" w16du:dateUtc="2025-09-24T00:41:00Z"/>
                <w:rFonts w:eastAsia="Helvetica" w:cstheme="minorHAnsi"/>
                <w:color w:val="000000"/>
                <w:szCs w:val="22"/>
                <w:rPrChange w:id="1618" w:author="Nobu Masaki" w:date="2025-09-23T17:42:00Z" w16du:dateUtc="2025-09-24T00:42:00Z">
                  <w:rPr>
                    <w:ins w:id="1619" w:author="Nobu Masaki" w:date="2025-09-23T17:41:00Z" w16du:dateUtc="2025-09-24T00:41:00Z"/>
                    <w:rFonts w:ascii="Helvetica" w:eastAsia="Helvetica" w:hAnsi="Helvetica" w:cs="Helvetica"/>
                    <w:color w:val="000000"/>
                    <w:szCs w:val="22"/>
                  </w:rPr>
                </w:rPrChange>
              </w:rPr>
              <w:pPrChange w:id="162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621" w:author="Nobu Masaki" w:date="2025-09-23T17:41:00Z" w16du:dateUtc="2025-09-24T00:41:00Z">
              <w:r w:rsidRPr="00344E2D">
                <w:rPr>
                  <w:rFonts w:eastAsia="Helvetica" w:cstheme="minorHAnsi"/>
                  <w:color w:val="000000"/>
                  <w:szCs w:val="22"/>
                  <w:rPrChange w:id="1622" w:author="Nobu Masaki" w:date="2025-09-23T17:42:00Z" w16du:dateUtc="2025-09-24T00:42:00Z">
                    <w:rPr>
                      <w:rFonts w:ascii="Helvetica" w:eastAsia="Helvetica" w:hAnsi="Helvetica" w:cs="Helvetica"/>
                      <w:color w:val="000000"/>
                      <w:szCs w:val="22"/>
                    </w:rPr>
                  </w:rPrChange>
                </w:rPr>
                <w:t>2.4</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23"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7779CF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24" w:author="Nobu Masaki" w:date="2025-09-23T17:41:00Z" w16du:dateUtc="2025-09-24T00:41:00Z"/>
                <w:rFonts w:eastAsia="Helvetica" w:cstheme="minorHAnsi"/>
                <w:color w:val="000000"/>
                <w:szCs w:val="22"/>
                <w:rPrChange w:id="1625" w:author="Nobu Masaki" w:date="2025-09-23T17:42:00Z" w16du:dateUtc="2025-09-24T00:42:00Z">
                  <w:rPr>
                    <w:ins w:id="1626" w:author="Nobu Masaki" w:date="2025-09-23T17:41:00Z" w16du:dateUtc="2025-09-24T00:41:00Z"/>
                    <w:rFonts w:ascii="Helvetica" w:eastAsia="Helvetica" w:hAnsi="Helvetica" w:cs="Helvetica"/>
                    <w:color w:val="000000"/>
                    <w:szCs w:val="22"/>
                  </w:rPr>
                </w:rPrChange>
              </w:rPr>
              <w:pPrChange w:id="162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628" w:author="Nobu Masaki" w:date="2025-09-23T17:41:00Z" w16du:dateUtc="2025-09-24T00:41:00Z">
              <w:r w:rsidRPr="00344E2D">
                <w:rPr>
                  <w:rFonts w:eastAsia="Helvetica" w:cstheme="minorHAnsi"/>
                  <w:color w:val="000000"/>
                  <w:szCs w:val="22"/>
                  <w:rPrChange w:id="1629" w:author="Nobu Masaki" w:date="2025-09-23T17:42:00Z" w16du:dateUtc="2025-09-24T00:42:00Z">
                    <w:rPr>
                      <w:rFonts w:ascii="Helvetica" w:eastAsia="Helvetica" w:hAnsi="Helvetica" w:cs="Helvetica"/>
                      <w:color w:val="000000"/>
                      <w:szCs w:val="22"/>
                    </w:rPr>
                  </w:rPrChange>
                </w:rPr>
                <w:t>0.00</w:t>
              </w:r>
            </w:ins>
          </w:p>
        </w:tc>
      </w:tr>
      <w:tr w:rsidR="00344E2D" w:rsidRPr="00344E2D" w14:paraId="05BA1924" w14:textId="77777777" w:rsidTr="00344E2D">
        <w:tblPrEx>
          <w:tblPrExChange w:id="1630" w:author="Nobu Masaki" w:date="2025-09-23T17:45:00Z" w16du:dateUtc="2025-09-24T00:45:00Z">
            <w:tblPrEx>
              <w:tblW w:w="0" w:type="auto"/>
            </w:tblPrEx>
          </w:tblPrExChange>
        </w:tblPrEx>
        <w:trPr>
          <w:trHeight w:hRule="exact" w:val="432"/>
          <w:jc w:val="center"/>
          <w:ins w:id="1631" w:author="Nobu Masaki" w:date="2025-09-23T17:41:00Z"/>
          <w:trPrChange w:id="1632"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33"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4DE1FFF" w14:textId="39E4E6BF"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34" w:author="Nobu Masaki" w:date="2025-09-23T17:41:00Z" w16du:dateUtc="2025-09-24T00:41:00Z"/>
                <w:rFonts w:eastAsia="Helvetica" w:cstheme="minorHAnsi"/>
                <w:color w:val="000000"/>
                <w:szCs w:val="22"/>
                <w:rPrChange w:id="1635" w:author="Nobu Masaki" w:date="2025-09-23T17:42:00Z" w16du:dateUtc="2025-09-24T00:42:00Z">
                  <w:rPr>
                    <w:ins w:id="1636" w:author="Nobu Masaki" w:date="2025-09-23T17:41:00Z" w16du:dateUtc="2025-09-24T00:41:00Z"/>
                    <w:rFonts w:ascii="Helvetica" w:eastAsia="Helvetica" w:hAnsi="Helvetica" w:cs="Helvetica"/>
                    <w:color w:val="000000"/>
                    <w:szCs w:val="22"/>
                  </w:rPr>
                </w:rPrChange>
              </w:rPr>
              <w:pPrChange w:id="163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38"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87E4C23"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39" w:author="Nobu Masaki" w:date="2025-09-23T17:41:00Z" w16du:dateUtc="2025-09-24T00:41:00Z"/>
                <w:rFonts w:eastAsia="Helvetica" w:cstheme="minorHAnsi"/>
                <w:color w:val="000000"/>
                <w:szCs w:val="22"/>
                <w:rPrChange w:id="1640" w:author="Nobu Masaki" w:date="2025-09-23T17:42:00Z" w16du:dateUtc="2025-09-24T00:42:00Z">
                  <w:rPr>
                    <w:ins w:id="1641" w:author="Nobu Masaki" w:date="2025-09-23T17:41:00Z" w16du:dateUtc="2025-09-24T00:41:00Z"/>
                    <w:rFonts w:ascii="Helvetica" w:eastAsia="Helvetica" w:hAnsi="Helvetica" w:cs="Helvetica"/>
                    <w:color w:val="000000"/>
                    <w:szCs w:val="22"/>
                  </w:rPr>
                </w:rPrChange>
              </w:rPr>
              <w:pPrChange w:id="164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643" w:author="Nobu Masaki" w:date="2025-09-23T17:41:00Z" w16du:dateUtc="2025-09-24T00:41:00Z">
              <w:r w:rsidRPr="00344E2D">
                <w:rPr>
                  <w:rFonts w:eastAsia="Helvetica" w:cstheme="minorHAnsi"/>
                  <w:color w:val="000000"/>
                  <w:szCs w:val="22"/>
                  <w:rPrChange w:id="1644"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45"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03B8DA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46" w:author="Nobu Masaki" w:date="2025-09-23T17:41:00Z" w16du:dateUtc="2025-09-24T00:41:00Z"/>
                <w:rFonts w:eastAsia="Helvetica" w:cstheme="minorHAnsi"/>
                <w:color w:val="000000"/>
                <w:szCs w:val="22"/>
                <w:rPrChange w:id="1647" w:author="Nobu Masaki" w:date="2025-09-23T17:42:00Z" w16du:dateUtc="2025-09-24T00:42:00Z">
                  <w:rPr>
                    <w:ins w:id="1648" w:author="Nobu Masaki" w:date="2025-09-23T17:41:00Z" w16du:dateUtc="2025-09-24T00:41:00Z"/>
                    <w:rFonts w:ascii="Helvetica" w:eastAsia="Helvetica" w:hAnsi="Helvetica" w:cs="Helvetica"/>
                    <w:color w:val="000000"/>
                    <w:szCs w:val="22"/>
                  </w:rPr>
                </w:rPrChange>
              </w:rPr>
              <w:pPrChange w:id="164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650" w:author="Nobu Masaki" w:date="2025-09-23T17:41:00Z" w16du:dateUtc="2025-09-24T00:41:00Z">
              <w:r w:rsidRPr="00344E2D">
                <w:rPr>
                  <w:rFonts w:eastAsia="Helvetica" w:cstheme="minorHAnsi"/>
                  <w:color w:val="000000"/>
                  <w:szCs w:val="22"/>
                  <w:rPrChange w:id="1651" w:author="Nobu Masaki" w:date="2025-09-23T17:42:00Z" w16du:dateUtc="2025-09-24T00:42:00Z">
                    <w:rPr>
                      <w:rFonts w:ascii="Helvetica" w:eastAsia="Helvetica" w:hAnsi="Helvetica" w:cs="Helvetica"/>
                      <w:color w:val="000000"/>
                      <w:szCs w:val="22"/>
                    </w:rPr>
                  </w:rPrChange>
                </w:rPr>
                <w:t>-43.9</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52"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7B6A06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53" w:author="Nobu Masaki" w:date="2025-09-23T17:41:00Z" w16du:dateUtc="2025-09-24T00:41:00Z"/>
                <w:rFonts w:eastAsia="Helvetica" w:cstheme="minorHAnsi"/>
                <w:color w:val="000000"/>
                <w:szCs w:val="22"/>
                <w:rPrChange w:id="1654" w:author="Nobu Masaki" w:date="2025-09-23T17:42:00Z" w16du:dateUtc="2025-09-24T00:42:00Z">
                  <w:rPr>
                    <w:ins w:id="1655" w:author="Nobu Masaki" w:date="2025-09-23T17:41:00Z" w16du:dateUtc="2025-09-24T00:41:00Z"/>
                    <w:rFonts w:ascii="Helvetica" w:eastAsia="Helvetica" w:hAnsi="Helvetica" w:cs="Helvetica"/>
                    <w:color w:val="000000"/>
                    <w:szCs w:val="22"/>
                  </w:rPr>
                </w:rPrChange>
              </w:rPr>
              <w:pPrChange w:id="165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657" w:author="Nobu Masaki" w:date="2025-09-23T17:41:00Z" w16du:dateUtc="2025-09-24T00:41:00Z">
              <w:r w:rsidRPr="00344E2D">
                <w:rPr>
                  <w:rFonts w:eastAsia="Helvetica" w:cstheme="minorHAnsi"/>
                  <w:color w:val="000000"/>
                  <w:szCs w:val="22"/>
                  <w:rPrChange w:id="1658" w:author="Nobu Masaki" w:date="2025-09-23T17:42:00Z" w16du:dateUtc="2025-09-24T00:42:00Z">
                    <w:rPr>
                      <w:rFonts w:ascii="Helvetica" w:eastAsia="Helvetica" w:hAnsi="Helvetica" w:cs="Helvetica"/>
                      <w:color w:val="000000"/>
                      <w:szCs w:val="22"/>
                    </w:rPr>
                  </w:rPrChange>
                </w:rPr>
                <w:t>1.6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59"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433791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60" w:author="Nobu Masaki" w:date="2025-09-23T17:41:00Z" w16du:dateUtc="2025-09-24T00:41:00Z"/>
                <w:rFonts w:eastAsia="Helvetica" w:cstheme="minorHAnsi"/>
                <w:color w:val="000000"/>
                <w:szCs w:val="22"/>
                <w:rPrChange w:id="1661" w:author="Nobu Masaki" w:date="2025-09-23T17:42:00Z" w16du:dateUtc="2025-09-24T00:42:00Z">
                  <w:rPr>
                    <w:ins w:id="1662" w:author="Nobu Masaki" w:date="2025-09-23T17:41:00Z" w16du:dateUtc="2025-09-24T00:41:00Z"/>
                    <w:rFonts w:ascii="Helvetica" w:eastAsia="Helvetica" w:hAnsi="Helvetica" w:cs="Helvetica"/>
                    <w:color w:val="000000"/>
                    <w:szCs w:val="22"/>
                  </w:rPr>
                </w:rPrChange>
              </w:rPr>
              <w:pPrChange w:id="166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664" w:author="Nobu Masaki" w:date="2025-09-23T17:41:00Z" w16du:dateUtc="2025-09-24T00:41:00Z">
              <w:r w:rsidRPr="00344E2D">
                <w:rPr>
                  <w:rFonts w:eastAsia="Helvetica" w:cstheme="minorHAnsi"/>
                  <w:color w:val="000000"/>
                  <w:szCs w:val="22"/>
                  <w:rPrChange w:id="1665" w:author="Nobu Masaki" w:date="2025-09-23T17:42:00Z" w16du:dateUtc="2025-09-24T00:42:00Z">
                    <w:rPr>
                      <w:rFonts w:ascii="Helvetica" w:eastAsia="Helvetica" w:hAnsi="Helvetica" w:cs="Helvetica"/>
                      <w:color w:val="000000"/>
                      <w:szCs w:val="22"/>
                    </w:rPr>
                  </w:rPrChange>
                </w:rPr>
                <w:t>0.00</w:t>
              </w:r>
            </w:ins>
          </w:p>
        </w:tc>
      </w:tr>
      <w:tr w:rsidR="00344E2D" w:rsidRPr="00344E2D" w14:paraId="16784347" w14:textId="77777777" w:rsidTr="00344E2D">
        <w:tblPrEx>
          <w:tblPrExChange w:id="1666" w:author="Nobu Masaki" w:date="2025-09-23T17:45:00Z" w16du:dateUtc="2025-09-24T00:45:00Z">
            <w:tblPrEx>
              <w:tblW w:w="0" w:type="auto"/>
            </w:tblPrEx>
          </w:tblPrExChange>
        </w:tblPrEx>
        <w:trPr>
          <w:trHeight w:hRule="exact" w:val="432"/>
          <w:jc w:val="center"/>
          <w:ins w:id="1667" w:author="Nobu Masaki" w:date="2025-09-23T17:41:00Z"/>
          <w:trPrChange w:id="1668"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69"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F63381E" w14:textId="7FC55674"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70" w:author="Nobu Masaki" w:date="2025-09-23T17:41:00Z" w16du:dateUtc="2025-09-24T00:41:00Z"/>
                <w:rFonts w:eastAsia="Helvetica" w:cstheme="minorHAnsi"/>
                <w:color w:val="000000"/>
                <w:szCs w:val="22"/>
                <w:rPrChange w:id="1671" w:author="Nobu Masaki" w:date="2025-09-23T17:42:00Z" w16du:dateUtc="2025-09-24T00:42:00Z">
                  <w:rPr>
                    <w:ins w:id="1672" w:author="Nobu Masaki" w:date="2025-09-23T17:41:00Z" w16du:dateUtc="2025-09-24T00:41:00Z"/>
                    <w:rFonts w:ascii="Helvetica" w:eastAsia="Helvetica" w:hAnsi="Helvetica" w:cs="Helvetica"/>
                    <w:color w:val="000000"/>
                    <w:szCs w:val="22"/>
                  </w:rPr>
                </w:rPrChange>
              </w:rPr>
              <w:pPrChange w:id="167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74"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C6CC00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75" w:author="Nobu Masaki" w:date="2025-09-23T17:41:00Z" w16du:dateUtc="2025-09-24T00:41:00Z"/>
                <w:rFonts w:eastAsia="Helvetica" w:cstheme="minorHAnsi"/>
                <w:color w:val="000000"/>
                <w:szCs w:val="22"/>
                <w:rPrChange w:id="1676" w:author="Nobu Masaki" w:date="2025-09-23T17:42:00Z" w16du:dateUtc="2025-09-24T00:42:00Z">
                  <w:rPr>
                    <w:ins w:id="1677" w:author="Nobu Masaki" w:date="2025-09-23T17:41:00Z" w16du:dateUtc="2025-09-24T00:41:00Z"/>
                    <w:rFonts w:ascii="Helvetica" w:eastAsia="Helvetica" w:hAnsi="Helvetica" w:cs="Helvetica"/>
                    <w:color w:val="000000"/>
                    <w:szCs w:val="22"/>
                  </w:rPr>
                </w:rPrChange>
              </w:rPr>
              <w:pPrChange w:id="167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679" w:author="Nobu Masaki" w:date="2025-09-23T17:41:00Z" w16du:dateUtc="2025-09-24T00:41:00Z">
              <w:r w:rsidRPr="00344E2D">
                <w:rPr>
                  <w:rFonts w:eastAsia="Helvetica" w:cstheme="minorHAnsi"/>
                  <w:color w:val="000000"/>
                  <w:szCs w:val="22"/>
                  <w:rPrChange w:id="1680"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81"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30F79F3"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82" w:author="Nobu Masaki" w:date="2025-09-23T17:41:00Z" w16du:dateUtc="2025-09-24T00:41:00Z"/>
                <w:rFonts w:eastAsia="Helvetica" w:cstheme="minorHAnsi"/>
                <w:color w:val="000000"/>
                <w:szCs w:val="22"/>
                <w:rPrChange w:id="1683" w:author="Nobu Masaki" w:date="2025-09-23T17:42:00Z" w16du:dateUtc="2025-09-24T00:42:00Z">
                  <w:rPr>
                    <w:ins w:id="1684" w:author="Nobu Masaki" w:date="2025-09-23T17:41:00Z" w16du:dateUtc="2025-09-24T00:41:00Z"/>
                    <w:rFonts w:ascii="Helvetica" w:eastAsia="Helvetica" w:hAnsi="Helvetica" w:cs="Helvetica"/>
                    <w:color w:val="000000"/>
                    <w:szCs w:val="22"/>
                  </w:rPr>
                </w:rPrChange>
              </w:rPr>
              <w:pPrChange w:id="168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686" w:author="Nobu Masaki" w:date="2025-09-23T17:41:00Z" w16du:dateUtc="2025-09-24T00:41:00Z">
              <w:r w:rsidRPr="00344E2D">
                <w:rPr>
                  <w:rFonts w:eastAsia="Helvetica" w:cstheme="minorHAnsi"/>
                  <w:color w:val="000000"/>
                  <w:szCs w:val="22"/>
                  <w:rPrChange w:id="1687" w:author="Nobu Masaki" w:date="2025-09-23T17:42:00Z" w16du:dateUtc="2025-09-24T00:42:00Z">
                    <w:rPr>
                      <w:rFonts w:ascii="Helvetica" w:eastAsia="Helvetica" w:hAnsi="Helvetica" w:cs="Helvetica"/>
                      <w:color w:val="000000"/>
                      <w:szCs w:val="22"/>
                    </w:rPr>
                  </w:rPrChange>
                </w:rPr>
                <w:t>-16.5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88"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3C63BF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89" w:author="Nobu Masaki" w:date="2025-09-23T17:41:00Z" w16du:dateUtc="2025-09-24T00:41:00Z"/>
                <w:rFonts w:eastAsia="Helvetica" w:cstheme="minorHAnsi"/>
                <w:color w:val="000000"/>
                <w:szCs w:val="22"/>
                <w:rPrChange w:id="1690" w:author="Nobu Masaki" w:date="2025-09-23T17:42:00Z" w16du:dateUtc="2025-09-24T00:42:00Z">
                  <w:rPr>
                    <w:ins w:id="1691" w:author="Nobu Masaki" w:date="2025-09-23T17:41:00Z" w16du:dateUtc="2025-09-24T00:41:00Z"/>
                    <w:rFonts w:ascii="Helvetica" w:eastAsia="Helvetica" w:hAnsi="Helvetica" w:cs="Helvetica"/>
                    <w:color w:val="000000"/>
                    <w:szCs w:val="22"/>
                  </w:rPr>
                </w:rPrChange>
              </w:rPr>
              <w:pPrChange w:id="169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693" w:author="Nobu Masaki" w:date="2025-09-23T17:41:00Z" w16du:dateUtc="2025-09-24T00:41:00Z">
              <w:r w:rsidRPr="00344E2D">
                <w:rPr>
                  <w:rFonts w:eastAsia="Helvetica" w:cstheme="minorHAnsi"/>
                  <w:color w:val="000000"/>
                  <w:szCs w:val="22"/>
                  <w:rPrChange w:id="1694" w:author="Nobu Masaki" w:date="2025-09-23T17:42:00Z" w16du:dateUtc="2025-09-24T00:42:00Z">
                    <w:rPr>
                      <w:rFonts w:ascii="Helvetica" w:eastAsia="Helvetica" w:hAnsi="Helvetica" w:cs="Helvetica"/>
                      <w:color w:val="000000"/>
                      <w:szCs w:val="22"/>
                    </w:rPr>
                  </w:rPrChange>
                </w:rPr>
                <w:t>2.4</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695"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6F740A8"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696" w:author="Nobu Masaki" w:date="2025-09-23T17:41:00Z" w16du:dateUtc="2025-09-24T00:41:00Z"/>
                <w:rFonts w:eastAsia="Helvetica" w:cstheme="minorHAnsi"/>
                <w:color w:val="000000"/>
                <w:szCs w:val="22"/>
                <w:rPrChange w:id="1697" w:author="Nobu Masaki" w:date="2025-09-23T17:42:00Z" w16du:dateUtc="2025-09-24T00:42:00Z">
                  <w:rPr>
                    <w:ins w:id="1698" w:author="Nobu Masaki" w:date="2025-09-23T17:41:00Z" w16du:dateUtc="2025-09-24T00:41:00Z"/>
                    <w:rFonts w:ascii="Helvetica" w:eastAsia="Helvetica" w:hAnsi="Helvetica" w:cs="Helvetica"/>
                    <w:color w:val="000000"/>
                    <w:szCs w:val="22"/>
                  </w:rPr>
                </w:rPrChange>
              </w:rPr>
              <w:pPrChange w:id="169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700" w:author="Nobu Masaki" w:date="2025-09-23T17:41:00Z" w16du:dateUtc="2025-09-24T00:41:00Z">
              <w:r w:rsidRPr="00344E2D">
                <w:rPr>
                  <w:rFonts w:eastAsia="Helvetica" w:cstheme="minorHAnsi"/>
                  <w:color w:val="000000"/>
                  <w:szCs w:val="22"/>
                  <w:rPrChange w:id="1701" w:author="Nobu Masaki" w:date="2025-09-23T17:42:00Z" w16du:dateUtc="2025-09-24T00:42:00Z">
                    <w:rPr>
                      <w:rFonts w:ascii="Helvetica" w:eastAsia="Helvetica" w:hAnsi="Helvetica" w:cs="Helvetica"/>
                      <w:color w:val="000000"/>
                      <w:szCs w:val="22"/>
                    </w:rPr>
                  </w:rPrChange>
                </w:rPr>
                <w:t>0.00</w:t>
              </w:r>
            </w:ins>
          </w:p>
        </w:tc>
      </w:tr>
      <w:tr w:rsidR="00344E2D" w:rsidRPr="00344E2D" w14:paraId="0920FC7C" w14:textId="77777777" w:rsidTr="00344E2D">
        <w:tblPrEx>
          <w:tblPrExChange w:id="1702" w:author="Nobu Masaki" w:date="2025-09-23T17:45:00Z" w16du:dateUtc="2025-09-24T00:45:00Z">
            <w:tblPrEx>
              <w:tblW w:w="0" w:type="auto"/>
            </w:tblPrEx>
          </w:tblPrExChange>
        </w:tblPrEx>
        <w:trPr>
          <w:trHeight w:hRule="exact" w:val="432"/>
          <w:jc w:val="center"/>
          <w:ins w:id="1703" w:author="Nobu Masaki" w:date="2025-09-23T17:41:00Z"/>
          <w:trPrChange w:id="1704"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05"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EB9B0E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06" w:author="Nobu Masaki" w:date="2025-09-23T17:41:00Z" w16du:dateUtc="2025-09-24T00:41:00Z"/>
                <w:rFonts w:eastAsia="Helvetica" w:cstheme="minorHAnsi"/>
                <w:color w:val="000000"/>
                <w:szCs w:val="22"/>
                <w:rPrChange w:id="1707" w:author="Nobu Masaki" w:date="2025-09-23T17:42:00Z" w16du:dateUtc="2025-09-24T00:42:00Z">
                  <w:rPr>
                    <w:ins w:id="1708" w:author="Nobu Masaki" w:date="2025-09-23T17:41:00Z" w16du:dateUtc="2025-09-24T00:41:00Z"/>
                    <w:rFonts w:ascii="Helvetica" w:eastAsia="Helvetica" w:hAnsi="Helvetica" w:cs="Helvetica"/>
                    <w:color w:val="000000"/>
                    <w:szCs w:val="22"/>
                  </w:rPr>
                </w:rPrChange>
              </w:rPr>
              <w:pPrChange w:id="170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710" w:author="Nobu Masaki" w:date="2025-09-23T17:41:00Z" w16du:dateUtc="2025-09-24T00:41:00Z">
              <w:r w:rsidRPr="00344E2D">
                <w:rPr>
                  <w:rFonts w:eastAsia="Helvetica" w:cstheme="minorHAnsi"/>
                  <w:color w:val="000000"/>
                  <w:szCs w:val="22"/>
                  <w:rPrChange w:id="1711" w:author="Nobu Masaki" w:date="2025-09-23T17:42:00Z" w16du:dateUtc="2025-09-24T00:42:00Z">
                    <w:rPr>
                      <w:rFonts w:ascii="Helvetica" w:eastAsia="Helvetica" w:hAnsi="Helvetica" w:cs="Helvetica"/>
                      <w:color w:val="000000"/>
                      <w:szCs w:val="22"/>
                    </w:rPr>
                  </w:rPrChange>
                </w:rPr>
                <w:t>Uniform (mean: 21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12"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4C3FA3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13" w:author="Nobu Masaki" w:date="2025-09-23T17:41:00Z" w16du:dateUtc="2025-09-24T00:41:00Z"/>
                <w:rFonts w:eastAsia="Helvetica" w:cstheme="minorHAnsi"/>
                <w:color w:val="000000"/>
                <w:szCs w:val="22"/>
                <w:rPrChange w:id="1714" w:author="Nobu Masaki" w:date="2025-09-23T17:42:00Z" w16du:dateUtc="2025-09-24T00:42:00Z">
                  <w:rPr>
                    <w:ins w:id="1715" w:author="Nobu Masaki" w:date="2025-09-23T17:41:00Z" w16du:dateUtc="2025-09-24T00:41:00Z"/>
                    <w:rFonts w:ascii="Helvetica" w:eastAsia="Helvetica" w:hAnsi="Helvetica" w:cs="Helvetica"/>
                    <w:color w:val="000000"/>
                    <w:szCs w:val="22"/>
                  </w:rPr>
                </w:rPrChange>
              </w:rPr>
              <w:pPrChange w:id="171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717" w:author="Nobu Masaki" w:date="2025-09-23T17:41:00Z" w16du:dateUtc="2025-09-24T00:41:00Z">
              <w:r w:rsidRPr="00344E2D">
                <w:rPr>
                  <w:rFonts w:eastAsia="Helvetica" w:cstheme="minorHAnsi"/>
                  <w:color w:val="000000"/>
                  <w:szCs w:val="22"/>
                  <w:rPrChange w:id="1718"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19"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D62CC38"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20" w:author="Nobu Masaki" w:date="2025-09-23T17:41:00Z" w16du:dateUtc="2025-09-24T00:41:00Z"/>
                <w:rFonts w:eastAsia="Helvetica" w:cstheme="minorHAnsi"/>
                <w:color w:val="000000"/>
                <w:szCs w:val="22"/>
                <w:rPrChange w:id="1721" w:author="Nobu Masaki" w:date="2025-09-23T17:42:00Z" w16du:dateUtc="2025-09-24T00:42:00Z">
                  <w:rPr>
                    <w:ins w:id="1722" w:author="Nobu Masaki" w:date="2025-09-23T17:41:00Z" w16du:dateUtc="2025-09-24T00:41:00Z"/>
                    <w:rFonts w:ascii="Helvetica" w:eastAsia="Helvetica" w:hAnsi="Helvetica" w:cs="Helvetica"/>
                    <w:color w:val="000000"/>
                    <w:szCs w:val="22"/>
                  </w:rPr>
                </w:rPrChange>
              </w:rPr>
              <w:pPrChange w:id="172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724" w:author="Nobu Masaki" w:date="2025-09-23T17:41:00Z" w16du:dateUtc="2025-09-24T00:41:00Z">
              <w:r w:rsidRPr="00344E2D">
                <w:rPr>
                  <w:rFonts w:eastAsia="Helvetica" w:cstheme="minorHAnsi"/>
                  <w:color w:val="000000"/>
                  <w:szCs w:val="22"/>
                  <w:rPrChange w:id="1725" w:author="Nobu Masaki" w:date="2025-09-23T17:42:00Z" w16du:dateUtc="2025-09-24T00:42:00Z">
                    <w:rPr>
                      <w:rFonts w:ascii="Helvetica" w:eastAsia="Helvetica" w:hAnsi="Helvetica" w:cs="Helvetica"/>
                      <w:color w:val="000000"/>
                      <w:szCs w:val="22"/>
                    </w:rPr>
                  </w:rPrChange>
                </w:rPr>
                <w:t>-10.3</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26"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241820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27" w:author="Nobu Masaki" w:date="2025-09-23T17:41:00Z" w16du:dateUtc="2025-09-24T00:41:00Z"/>
                <w:rFonts w:eastAsia="Helvetica" w:cstheme="minorHAnsi"/>
                <w:color w:val="000000"/>
                <w:szCs w:val="22"/>
                <w:rPrChange w:id="1728" w:author="Nobu Masaki" w:date="2025-09-23T17:42:00Z" w16du:dateUtc="2025-09-24T00:42:00Z">
                  <w:rPr>
                    <w:ins w:id="1729" w:author="Nobu Masaki" w:date="2025-09-23T17:41:00Z" w16du:dateUtc="2025-09-24T00:41:00Z"/>
                    <w:rFonts w:ascii="Helvetica" w:eastAsia="Helvetica" w:hAnsi="Helvetica" w:cs="Helvetica"/>
                    <w:color w:val="000000"/>
                    <w:szCs w:val="22"/>
                  </w:rPr>
                </w:rPrChange>
              </w:rPr>
              <w:pPrChange w:id="173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731" w:author="Nobu Masaki" w:date="2025-09-23T17:41:00Z" w16du:dateUtc="2025-09-24T00:41:00Z">
              <w:r w:rsidRPr="00344E2D">
                <w:rPr>
                  <w:rFonts w:eastAsia="Helvetica" w:cstheme="minorHAnsi"/>
                  <w:color w:val="000000"/>
                  <w:szCs w:val="22"/>
                  <w:rPrChange w:id="1732" w:author="Nobu Masaki" w:date="2025-09-23T17:42:00Z" w16du:dateUtc="2025-09-24T00:42:00Z">
                    <w:rPr>
                      <w:rFonts w:ascii="Helvetica" w:eastAsia="Helvetica" w:hAnsi="Helvetica" w:cs="Helvetica"/>
                      <w:color w:val="000000"/>
                      <w:szCs w:val="22"/>
                    </w:rPr>
                  </w:rPrChange>
                </w:rPr>
                <w:t>1.1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33"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626CA0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34" w:author="Nobu Masaki" w:date="2025-09-23T17:41:00Z" w16du:dateUtc="2025-09-24T00:41:00Z"/>
                <w:rFonts w:eastAsia="Helvetica" w:cstheme="minorHAnsi"/>
                <w:color w:val="000000"/>
                <w:szCs w:val="22"/>
                <w:rPrChange w:id="1735" w:author="Nobu Masaki" w:date="2025-09-23T17:42:00Z" w16du:dateUtc="2025-09-24T00:42:00Z">
                  <w:rPr>
                    <w:ins w:id="1736" w:author="Nobu Masaki" w:date="2025-09-23T17:41:00Z" w16du:dateUtc="2025-09-24T00:41:00Z"/>
                    <w:rFonts w:ascii="Helvetica" w:eastAsia="Helvetica" w:hAnsi="Helvetica" w:cs="Helvetica"/>
                    <w:color w:val="000000"/>
                    <w:szCs w:val="22"/>
                  </w:rPr>
                </w:rPrChange>
              </w:rPr>
              <w:pPrChange w:id="173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738" w:author="Nobu Masaki" w:date="2025-09-23T17:41:00Z" w16du:dateUtc="2025-09-24T00:41:00Z">
              <w:r w:rsidRPr="00344E2D">
                <w:rPr>
                  <w:rFonts w:eastAsia="Helvetica" w:cstheme="minorHAnsi"/>
                  <w:color w:val="000000"/>
                  <w:szCs w:val="22"/>
                  <w:rPrChange w:id="1739" w:author="Nobu Masaki" w:date="2025-09-23T17:42:00Z" w16du:dateUtc="2025-09-24T00:42:00Z">
                    <w:rPr>
                      <w:rFonts w:ascii="Helvetica" w:eastAsia="Helvetica" w:hAnsi="Helvetica" w:cs="Helvetica"/>
                      <w:color w:val="000000"/>
                      <w:szCs w:val="22"/>
                    </w:rPr>
                  </w:rPrChange>
                </w:rPr>
                <w:t>0.00</w:t>
              </w:r>
            </w:ins>
          </w:p>
        </w:tc>
      </w:tr>
      <w:tr w:rsidR="00344E2D" w:rsidRPr="00344E2D" w14:paraId="44B05D5A" w14:textId="77777777" w:rsidTr="00344E2D">
        <w:tblPrEx>
          <w:tblPrExChange w:id="1740" w:author="Nobu Masaki" w:date="2025-09-23T17:45:00Z" w16du:dateUtc="2025-09-24T00:45:00Z">
            <w:tblPrEx>
              <w:tblW w:w="0" w:type="auto"/>
            </w:tblPrEx>
          </w:tblPrExChange>
        </w:tblPrEx>
        <w:trPr>
          <w:trHeight w:hRule="exact" w:val="432"/>
          <w:jc w:val="center"/>
          <w:ins w:id="1741" w:author="Nobu Masaki" w:date="2025-09-23T17:41:00Z"/>
          <w:trPrChange w:id="1742"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43"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182CC48" w14:textId="1199F3D5"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44" w:author="Nobu Masaki" w:date="2025-09-23T17:41:00Z" w16du:dateUtc="2025-09-24T00:41:00Z"/>
                <w:rFonts w:eastAsia="Helvetica" w:cstheme="minorHAnsi"/>
                <w:color w:val="000000"/>
                <w:szCs w:val="22"/>
                <w:rPrChange w:id="1745" w:author="Nobu Masaki" w:date="2025-09-23T17:42:00Z" w16du:dateUtc="2025-09-24T00:42:00Z">
                  <w:rPr>
                    <w:ins w:id="1746" w:author="Nobu Masaki" w:date="2025-09-23T17:41:00Z" w16du:dateUtc="2025-09-24T00:41:00Z"/>
                    <w:rFonts w:ascii="Helvetica" w:eastAsia="Helvetica" w:hAnsi="Helvetica" w:cs="Helvetica"/>
                    <w:color w:val="000000"/>
                    <w:szCs w:val="22"/>
                  </w:rPr>
                </w:rPrChange>
              </w:rPr>
              <w:pPrChange w:id="174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48"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1E3B894"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49" w:author="Nobu Masaki" w:date="2025-09-23T17:41:00Z" w16du:dateUtc="2025-09-24T00:41:00Z"/>
                <w:rFonts w:eastAsia="Helvetica" w:cstheme="minorHAnsi"/>
                <w:color w:val="000000"/>
                <w:szCs w:val="22"/>
                <w:rPrChange w:id="1750" w:author="Nobu Masaki" w:date="2025-09-23T17:42:00Z" w16du:dateUtc="2025-09-24T00:42:00Z">
                  <w:rPr>
                    <w:ins w:id="1751" w:author="Nobu Masaki" w:date="2025-09-23T17:41:00Z" w16du:dateUtc="2025-09-24T00:41:00Z"/>
                    <w:rFonts w:ascii="Helvetica" w:eastAsia="Helvetica" w:hAnsi="Helvetica" w:cs="Helvetica"/>
                    <w:color w:val="000000"/>
                    <w:szCs w:val="22"/>
                  </w:rPr>
                </w:rPrChange>
              </w:rPr>
              <w:pPrChange w:id="175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753" w:author="Nobu Masaki" w:date="2025-09-23T17:41:00Z" w16du:dateUtc="2025-09-24T00:41:00Z">
              <w:r w:rsidRPr="00344E2D">
                <w:rPr>
                  <w:rFonts w:eastAsia="Helvetica" w:cstheme="minorHAnsi"/>
                  <w:color w:val="000000"/>
                  <w:szCs w:val="22"/>
                  <w:rPrChange w:id="1754"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55"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82CD81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56" w:author="Nobu Masaki" w:date="2025-09-23T17:41:00Z" w16du:dateUtc="2025-09-24T00:41:00Z"/>
                <w:rFonts w:eastAsia="Helvetica" w:cstheme="minorHAnsi"/>
                <w:color w:val="000000"/>
                <w:szCs w:val="22"/>
                <w:rPrChange w:id="1757" w:author="Nobu Masaki" w:date="2025-09-23T17:42:00Z" w16du:dateUtc="2025-09-24T00:42:00Z">
                  <w:rPr>
                    <w:ins w:id="1758" w:author="Nobu Masaki" w:date="2025-09-23T17:41:00Z" w16du:dateUtc="2025-09-24T00:41:00Z"/>
                    <w:rFonts w:ascii="Helvetica" w:eastAsia="Helvetica" w:hAnsi="Helvetica" w:cs="Helvetica"/>
                    <w:color w:val="000000"/>
                    <w:szCs w:val="22"/>
                  </w:rPr>
                </w:rPrChange>
              </w:rPr>
              <w:pPrChange w:id="175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760" w:author="Nobu Masaki" w:date="2025-09-23T17:41:00Z" w16du:dateUtc="2025-09-24T00:41:00Z">
              <w:r w:rsidRPr="00344E2D">
                <w:rPr>
                  <w:rFonts w:eastAsia="Helvetica" w:cstheme="minorHAnsi"/>
                  <w:color w:val="000000"/>
                  <w:szCs w:val="22"/>
                  <w:rPrChange w:id="1761" w:author="Nobu Masaki" w:date="2025-09-23T17:42:00Z" w16du:dateUtc="2025-09-24T00:42:00Z">
                    <w:rPr>
                      <w:rFonts w:ascii="Helvetica" w:eastAsia="Helvetica" w:hAnsi="Helvetica" w:cs="Helvetica"/>
                      <w:color w:val="000000"/>
                      <w:szCs w:val="22"/>
                    </w:rPr>
                  </w:rPrChange>
                </w:rPr>
                <w:t>-4.9</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62"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B6B9BE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63" w:author="Nobu Masaki" w:date="2025-09-23T17:41:00Z" w16du:dateUtc="2025-09-24T00:41:00Z"/>
                <w:rFonts w:eastAsia="Helvetica" w:cstheme="minorHAnsi"/>
                <w:color w:val="000000"/>
                <w:szCs w:val="22"/>
                <w:rPrChange w:id="1764" w:author="Nobu Masaki" w:date="2025-09-23T17:42:00Z" w16du:dateUtc="2025-09-24T00:42:00Z">
                  <w:rPr>
                    <w:ins w:id="1765" w:author="Nobu Masaki" w:date="2025-09-23T17:41:00Z" w16du:dateUtc="2025-09-24T00:41:00Z"/>
                    <w:rFonts w:ascii="Helvetica" w:eastAsia="Helvetica" w:hAnsi="Helvetica" w:cs="Helvetica"/>
                    <w:color w:val="000000"/>
                    <w:szCs w:val="22"/>
                  </w:rPr>
                </w:rPrChange>
              </w:rPr>
              <w:pPrChange w:id="176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767" w:author="Nobu Masaki" w:date="2025-09-23T17:41:00Z" w16du:dateUtc="2025-09-24T00:41:00Z">
              <w:r w:rsidRPr="00344E2D">
                <w:rPr>
                  <w:rFonts w:eastAsia="Helvetica" w:cstheme="minorHAnsi"/>
                  <w:color w:val="000000"/>
                  <w:szCs w:val="22"/>
                  <w:rPrChange w:id="1768" w:author="Nobu Masaki" w:date="2025-09-23T17:42:00Z" w16du:dateUtc="2025-09-24T00:42:00Z">
                    <w:rPr>
                      <w:rFonts w:ascii="Helvetica" w:eastAsia="Helvetica" w:hAnsi="Helvetica" w:cs="Helvetica"/>
                      <w:color w:val="000000"/>
                      <w:szCs w:val="22"/>
                    </w:rPr>
                  </w:rPrChange>
                </w:rPr>
                <w:t>1.7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69"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492F8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70" w:author="Nobu Masaki" w:date="2025-09-23T17:41:00Z" w16du:dateUtc="2025-09-24T00:41:00Z"/>
                <w:rFonts w:eastAsia="Helvetica" w:cstheme="minorHAnsi"/>
                <w:color w:val="000000"/>
                <w:szCs w:val="22"/>
                <w:rPrChange w:id="1771" w:author="Nobu Masaki" w:date="2025-09-23T17:42:00Z" w16du:dateUtc="2025-09-24T00:42:00Z">
                  <w:rPr>
                    <w:ins w:id="1772" w:author="Nobu Masaki" w:date="2025-09-23T17:41:00Z" w16du:dateUtc="2025-09-24T00:41:00Z"/>
                    <w:rFonts w:ascii="Helvetica" w:eastAsia="Helvetica" w:hAnsi="Helvetica" w:cs="Helvetica"/>
                    <w:color w:val="000000"/>
                    <w:szCs w:val="22"/>
                  </w:rPr>
                </w:rPrChange>
              </w:rPr>
              <w:pPrChange w:id="177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774" w:author="Nobu Masaki" w:date="2025-09-23T17:41:00Z" w16du:dateUtc="2025-09-24T00:41:00Z">
              <w:r w:rsidRPr="00344E2D">
                <w:rPr>
                  <w:rFonts w:eastAsia="Helvetica" w:cstheme="minorHAnsi"/>
                  <w:color w:val="000000"/>
                  <w:szCs w:val="22"/>
                  <w:rPrChange w:id="1775" w:author="Nobu Masaki" w:date="2025-09-23T17:42:00Z" w16du:dateUtc="2025-09-24T00:42:00Z">
                    <w:rPr>
                      <w:rFonts w:ascii="Helvetica" w:eastAsia="Helvetica" w:hAnsi="Helvetica" w:cs="Helvetica"/>
                      <w:color w:val="000000"/>
                      <w:szCs w:val="22"/>
                    </w:rPr>
                  </w:rPrChange>
                </w:rPr>
                <w:t>0.17</w:t>
              </w:r>
            </w:ins>
          </w:p>
        </w:tc>
      </w:tr>
      <w:tr w:rsidR="00344E2D" w:rsidRPr="00344E2D" w14:paraId="11D8ABD2" w14:textId="77777777" w:rsidTr="00344E2D">
        <w:tblPrEx>
          <w:tblPrExChange w:id="1776" w:author="Nobu Masaki" w:date="2025-09-23T17:45:00Z" w16du:dateUtc="2025-09-24T00:45:00Z">
            <w:tblPrEx>
              <w:tblW w:w="0" w:type="auto"/>
            </w:tblPrEx>
          </w:tblPrExChange>
        </w:tblPrEx>
        <w:trPr>
          <w:trHeight w:hRule="exact" w:val="432"/>
          <w:jc w:val="center"/>
          <w:ins w:id="1777" w:author="Nobu Masaki" w:date="2025-09-23T17:41:00Z"/>
          <w:trPrChange w:id="1778"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79"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CFA1857" w14:textId="268DEB35"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80" w:author="Nobu Masaki" w:date="2025-09-23T17:41:00Z" w16du:dateUtc="2025-09-24T00:41:00Z"/>
                <w:rFonts w:eastAsia="Helvetica" w:cstheme="minorHAnsi"/>
                <w:color w:val="000000"/>
                <w:szCs w:val="22"/>
                <w:rPrChange w:id="1781" w:author="Nobu Masaki" w:date="2025-09-23T17:42:00Z" w16du:dateUtc="2025-09-24T00:42:00Z">
                  <w:rPr>
                    <w:ins w:id="1782" w:author="Nobu Masaki" w:date="2025-09-23T17:41:00Z" w16du:dateUtc="2025-09-24T00:41:00Z"/>
                    <w:rFonts w:ascii="Helvetica" w:eastAsia="Helvetica" w:hAnsi="Helvetica" w:cs="Helvetica"/>
                    <w:color w:val="000000"/>
                    <w:szCs w:val="22"/>
                  </w:rPr>
                </w:rPrChange>
              </w:rPr>
              <w:pPrChange w:id="178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84"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84A8D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85" w:author="Nobu Masaki" w:date="2025-09-23T17:41:00Z" w16du:dateUtc="2025-09-24T00:41:00Z"/>
                <w:rFonts w:eastAsia="Helvetica" w:cstheme="minorHAnsi"/>
                <w:color w:val="000000"/>
                <w:szCs w:val="22"/>
                <w:rPrChange w:id="1786" w:author="Nobu Masaki" w:date="2025-09-23T17:42:00Z" w16du:dateUtc="2025-09-24T00:42:00Z">
                  <w:rPr>
                    <w:ins w:id="1787" w:author="Nobu Masaki" w:date="2025-09-23T17:41:00Z" w16du:dateUtc="2025-09-24T00:41:00Z"/>
                    <w:rFonts w:ascii="Helvetica" w:eastAsia="Helvetica" w:hAnsi="Helvetica" w:cs="Helvetica"/>
                    <w:color w:val="000000"/>
                    <w:szCs w:val="22"/>
                  </w:rPr>
                </w:rPrChange>
              </w:rPr>
              <w:pPrChange w:id="178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789" w:author="Nobu Masaki" w:date="2025-09-23T17:41:00Z" w16du:dateUtc="2025-09-24T00:41:00Z">
              <w:r w:rsidRPr="00344E2D">
                <w:rPr>
                  <w:rFonts w:eastAsia="Helvetica" w:cstheme="minorHAnsi"/>
                  <w:color w:val="000000"/>
                  <w:szCs w:val="22"/>
                  <w:rPrChange w:id="1790"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91"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4EBEF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92" w:author="Nobu Masaki" w:date="2025-09-23T17:41:00Z" w16du:dateUtc="2025-09-24T00:41:00Z"/>
                <w:rFonts w:eastAsia="Helvetica" w:cstheme="minorHAnsi"/>
                <w:color w:val="000000"/>
                <w:szCs w:val="22"/>
                <w:rPrChange w:id="1793" w:author="Nobu Masaki" w:date="2025-09-23T17:42:00Z" w16du:dateUtc="2025-09-24T00:42:00Z">
                  <w:rPr>
                    <w:ins w:id="1794" w:author="Nobu Masaki" w:date="2025-09-23T17:41:00Z" w16du:dateUtc="2025-09-24T00:41:00Z"/>
                    <w:rFonts w:ascii="Helvetica" w:eastAsia="Helvetica" w:hAnsi="Helvetica" w:cs="Helvetica"/>
                    <w:color w:val="000000"/>
                    <w:szCs w:val="22"/>
                  </w:rPr>
                </w:rPrChange>
              </w:rPr>
              <w:pPrChange w:id="179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796" w:author="Nobu Masaki" w:date="2025-09-23T17:41:00Z" w16du:dateUtc="2025-09-24T00:41:00Z">
              <w:r w:rsidRPr="00344E2D">
                <w:rPr>
                  <w:rFonts w:eastAsia="Helvetica" w:cstheme="minorHAnsi"/>
                  <w:color w:val="000000"/>
                  <w:szCs w:val="22"/>
                  <w:rPrChange w:id="1797" w:author="Nobu Masaki" w:date="2025-09-23T17:42:00Z" w16du:dateUtc="2025-09-24T00:42:00Z">
                    <w:rPr>
                      <w:rFonts w:ascii="Helvetica" w:eastAsia="Helvetica" w:hAnsi="Helvetica" w:cs="Helvetica"/>
                      <w:color w:val="000000"/>
                      <w:szCs w:val="22"/>
                    </w:rPr>
                  </w:rPrChange>
                </w:rPr>
                <w:t>-10.3</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798"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FFCDD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799" w:author="Nobu Masaki" w:date="2025-09-23T17:41:00Z" w16du:dateUtc="2025-09-24T00:41:00Z"/>
                <w:rFonts w:eastAsia="Helvetica" w:cstheme="minorHAnsi"/>
                <w:color w:val="000000"/>
                <w:szCs w:val="22"/>
                <w:rPrChange w:id="1800" w:author="Nobu Masaki" w:date="2025-09-23T17:42:00Z" w16du:dateUtc="2025-09-24T00:42:00Z">
                  <w:rPr>
                    <w:ins w:id="1801" w:author="Nobu Masaki" w:date="2025-09-23T17:41:00Z" w16du:dateUtc="2025-09-24T00:41:00Z"/>
                    <w:rFonts w:ascii="Helvetica" w:eastAsia="Helvetica" w:hAnsi="Helvetica" w:cs="Helvetica"/>
                    <w:color w:val="000000"/>
                    <w:szCs w:val="22"/>
                  </w:rPr>
                </w:rPrChange>
              </w:rPr>
              <w:pPrChange w:id="180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803" w:author="Nobu Masaki" w:date="2025-09-23T17:41:00Z" w16du:dateUtc="2025-09-24T00:41:00Z">
              <w:r w:rsidRPr="00344E2D">
                <w:rPr>
                  <w:rFonts w:eastAsia="Helvetica" w:cstheme="minorHAnsi"/>
                  <w:color w:val="000000"/>
                  <w:szCs w:val="22"/>
                  <w:rPrChange w:id="1804" w:author="Nobu Masaki" w:date="2025-09-23T17:42:00Z" w16du:dateUtc="2025-09-24T00:42:00Z">
                    <w:rPr>
                      <w:rFonts w:ascii="Helvetica" w:eastAsia="Helvetica" w:hAnsi="Helvetica" w:cs="Helvetica"/>
                      <w:color w:val="000000"/>
                      <w:szCs w:val="22"/>
                    </w:rPr>
                  </w:rPrChange>
                </w:rPr>
                <w:t>1.1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05"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87692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06" w:author="Nobu Masaki" w:date="2025-09-23T17:41:00Z" w16du:dateUtc="2025-09-24T00:41:00Z"/>
                <w:rFonts w:eastAsia="Helvetica" w:cstheme="minorHAnsi"/>
                <w:color w:val="000000"/>
                <w:szCs w:val="22"/>
                <w:rPrChange w:id="1807" w:author="Nobu Masaki" w:date="2025-09-23T17:42:00Z" w16du:dateUtc="2025-09-24T00:42:00Z">
                  <w:rPr>
                    <w:ins w:id="1808" w:author="Nobu Masaki" w:date="2025-09-23T17:41:00Z" w16du:dateUtc="2025-09-24T00:41:00Z"/>
                    <w:rFonts w:ascii="Helvetica" w:eastAsia="Helvetica" w:hAnsi="Helvetica" w:cs="Helvetica"/>
                    <w:color w:val="000000"/>
                    <w:szCs w:val="22"/>
                  </w:rPr>
                </w:rPrChange>
              </w:rPr>
              <w:pPrChange w:id="180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810" w:author="Nobu Masaki" w:date="2025-09-23T17:41:00Z" w16du:dateUtc="2025-09-24T00:41:00Z">
              <w:r w:rsidRPr="00344E2D">
                <w:rPr>
                  <w:rFonts w:eastAsia="Helvetica" w:cstheme="minorHAnsi"/>
                  <w:color w:val="000000"/>
                  <w:szCs w:val="22"/>
                  <w:rPrChange w:id="1811" w:author="Nobu Masaki" w:date="2025-09-23T17:42:00Z" w16du:dateUtc="2025-09-24T00:42:00Z">
                    <w:rPr>
                      <w:rFonts w:ascii="Helvetica" w:eastAsia="Helvetica" w:hAnsi="Helvetica" w:cs="Helvetica"/>
                      <w:color w:val="000000"/>
                      <w:szCs w:val="22"/>
                    </w:rPr>
                  </w:rPrChange>
                </w:rPr>
                <w:t>0.00</w:t>
              </w:r>
            </w:ins>
          </w:p>
        </w:tc>
      </w:tr>
      <w:tr w:rsidR="00344E2D" w:rsidRPr="00344E2D" w14:paraId="6E2B7EB1" w14:textId="77777777" w:rsidTr="00344E2D">
        <w:tblPrEx>
          <w:tblPrExChange w:id="1812" w:author="Nobu Masaki" w:date="2025-09-23T17:45:00Z" w16du:dateUtc="2025-09-24T00:45:00Z">
            <w:tblPrEx>
              <w:tblW w:w="0" w:type="auto"/>
            </w:tblPrEx>
          </w:tblPrExChange>
        </w:tblPrEx>
        <w:trPr>
          <w:trHeight w:hRule="exact" w:val="432"/>
          <w:jc w:val="center"/>
          <w:ins w:id="1813" w:author="Nobu Masaki" w:date="2025-09-23T17:41:00Z"/>
          <w:trPrChange w:id="1814"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15"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0445DCC" w14:textId="4183ECAC"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16" w:author="Nobu Masaki" w:date="2025-09-23T17:41:00Z" w16du:dateUtc="2025-09-24T00:41:00Z"/>
                <w:rFonts w:eastAsia="Helvetica" w:cstheme="minorHAnsi"/>
                <w:color w:val="000000"/>
                <w:szCs w:val="22"/>
                <w:rPrChange w:id="1817" w:author="Nobu Masaki" w:date="2025-09-23T17:42:00Z" w16du:dateUtc="2025-09-24T00:42:00Z">
                  <w:rPr>
                    <w:ins w:id="1818" w:author="Nobu Masaki" w:date="2025-09-23T17:41:00Z" w16du:dateUtc="2025-09-24T00:41:00Z"/>
                    <w:rFonts w:ascii="Helvetica" w:eastAsia="Helvetica" w:hAnsi="Helvetica" w:cs="Helvetica"/>
                    <w:color w:val="000000"/>
                    <w:szCs w:val="22"/>
                  </w:rPr>
                </w:rPrChange>
              </w:rPr>
              <w:pPrChange w:id="181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20"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CF320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21" w:author="Nobu Masaki" w:date="2025-09-23T17:41:00Z" w16du:dateUtc="2025-09-24T00:41:00Z"/>
                <w:rFonts w:eastAsia="Helvetica" w:cstheme="minorHAnsi"/>
                <w:color w:val="000000"/>
                <w:szCs w:val="22"/>
                <w:rPrChange w:id="1822" w:author="Nobu Masaki" w:date="2025-09-23T17:42:00Z" w16du:dateUtc="2025-09-24T00:42:00Z">
                  <w:rPr>
                    <w:ins w:id="1823" w:author="Nobu Masaki" w:date="2025-09-23T17:41:00Z" w16du:dateUtc="2025-09-24T00:41:00Z"/>
                    <w:rFonts w:ascii="Helvetica" w:eastAsia="Helvetica" w:hAnsi="Helvetica" w:cs="Helvetica"/>
                    <w:color w:val="000000"/>
                    <w:szCs w:val="22"/>
                  </w:rPr>
                </w:rPrChange>
              </w:rPr>
              <w:pPrChange w:id="182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825" w:author="Nobu Masaki" w:date="2025-09-23T17:41:00Z" w16du:dateUtc="2025-09-24T00:41:00Z">
              <w:r w:rsidRPr="00344E2D">
                <w:rPr>
                  <w:rFonts w:eastAsia="Helvetica" w:cstheme="minorHAnsi"/>
                  <w:color w:val="000000"/>
                  <w:szCs w:val="22"/>
                  <w:rPrChange w:id="1826"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27"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CBF04FE"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28" w:author="Nobu Masaki" w:date="2025-09-23T17:41:00Z" w16du:dateUtc="2025-09-24T00:41:00Z"/>
                <w:rFonts w:eastAsia="Helvetica" w:cstheme="minorHAnsi"/>
                <w:color w:val="000000"/>
                <w:szCs w:val="22"/>
                <w:rPrChange w:id="1829" w:author="Nobu Masaki" w:date="2025-09-23T17:42:00Z" w16du:dateUtc="2025-09-24T00:42:00Z">
                  <w:rPr>
                    <w:ins w:id="1830" w:author="Nobu Masaki" w:date="2025-09-23T17:41:00Z" w16du:dateUtc="2025-09-24T00:41:00Z"/>
                    <w:rFonts w:ascii="Helvetica" w:eastAsia="Helvetica" w:hAnsi="Helvetica" w:cs="Helvetica"/>
                    <w:color w:val="000000"/>
                    <w:szCs w:val="22"/>
                  </w:rPr>
                </w:rPrChange>
              </w:rPr>
              <w:pPrChange w:id="183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832" w:author="Nobu Masaki" w:date="2025-09-23T17:41:00Z" w16du:dateUtc="2025-09-24T00:41:00Z">
              <w:r w:rsidRPr="00344E2D">
                <w:rPr>
                  <w:rFonts w:eastAsia="Helvetica" w:cstheme="minorHAnsi"/>
                  <w:color w:val="000000"/>
                  <w:szCs w:val="22"/>
                  <w:rPrChange w:id="1833" w:author="Nobu Masaki" w:date="2025-09-23T17:42:00Z" w16du:dateUtc="2025-09-24T00:42:00Z">
                    <w:rPr>
                      <w:rFonts w:ascii="Helvetica" w:eastAsia="Helvetica" w:hAnsi="Helvetica" w:cs="Helvetica"/>
                      <w:color w:val="000000"/>
                      <w:szCs w:val="22"/>
                    </w:rPr>
                  </w:rPrChange>
                </w:rPr>
                <w:t>-5.0</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34"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72F64E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35" w:author="Nobu Masaki" w:date="2025-09-23T17:41:00Z" w16du:dateUtc="2025-09-24T00:41:00Z"/>
                <w:rFonts w:eastAsia="Helvetica" w:cstheme="minorHAnsi"/>
                <w:color w:val="000000"/>
                <w:szCs w:val="22"/>
                <w:rPrChange w:id="1836" w:author="Nobu Masaki" w:date="2025-09-23T17:42:00Z" w16du:dateUtc="2025-09-24T00:42:00Z">
                  <w:rPr>
                    <w:ins w:id="1837" w:author="Nobu Masaki" w:date="2025-09-23T17:41:00Z" w16du:dateUtc="2025-09-24T00:41:00Z"/>
                    <w:rFonts w:ascii="Helvetica" w:eastAsia="Helvetica" w:hAnsi="Helvetica" w:cs="Helvetica"/>
                    <w:color w:val="000000"/>
                    <w:szCs w:val="22"/>
                  </w:rPr>
                </w:rPrChange>
              </w:rPr>
              <w:pPrChange w:id="183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839" w:author="Nobu Masaki" w:date="2025-09-23T17:41:00Z" w16du:dateUtc="2025-09-24T00:41:00Z">
              <w:r w:rsidRPr="00344E2D">
                <w:rPr>
                  <w:rFonts w:eastAsia="Helvetica" w:cstheme="minorHAnsi"/>
                  <w:color w:val="000000"/>
                  <w:szCs w:val="22"/>
                  <w:rPrChange w:id="1840" w:author="Nobu Masaki" w:date="2025-09-23T17:42:00Z" w16du:dateUtc="2025-09-24T00:42:00Z">
                    <w:rPr>
                      <w:rFonts w:ascii="Helvetica" w:eastAsia="Helvetica" w:hAnsi="Helvetica" w:cs="Helvetica"/>
                      <w:color w:val="000000"/>
                      <w:szCs w:val="22"/>
                    </w:rPr>
                  </w:rPrChange>
                </w:rPr>
                <w:t>1.8</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41"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03FE47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42" w:author="Nobu Masaki" w:date="2025-09-23T17:41:00Z" w16du:dateUtc="2025-09-24T00:41:00Z"/>
                <w:rFonts w:eastAsia="Helvetica" w:cstheme="minorHAnsi"/>
                <w:color w:val="000000"/>
                <w:szCs w:val="22"/>
                <w:rPrChange w:id="1843" w:author="Nobu Masaki" w:date="2025-09-23T17:42:00Z" w16du:dateUtc="2025-09-24T00:42:00Z">
                  <w:rPr>
                    <w:ins w:id="1844" w:author="Nobu Masaki" w:date="2025-09-23T17:41:00Z" w16du:dateUtc="2025-09-24T00:41:00Z"/>
                    <w:rFonts w:ascii="Helvetica" w:eastAsia="Helvetica" w:hAnsi="Helvetica" w:cs="Helvetica"/>
                    <w:color w:val="000000"/>
                    <w:szCs w:val="22"/>
                  </w:rPr>
                </w:rPrChange>
              </w:rPr>
              <w:pPrChange w:id="184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846" w:author="Nobu Masaki" w:date="2025-09-23T17:41:00Z" w16du:dateUtc="2025-09-24T00:41:00Z">
              <w:r w:rsidRPr="00344E2D">
                <w:rPr>
                  <w:rFonts w:eastAsia="Helvetica" w:cstheme="minorHAnsi"/>
                  <w:color w:val="000000"/>
                  <w:szCs w:val="22"/>
                  <w:rPrChange w:id="1847" w:author="Nobu Masaki" w:date="2025-09-23T17:42:00Z" w16du:dateUtc="2025-09-24T00:42:00Z">
                    <w:rPr>
                      <w:rFonts w:ascii="Helvetica" w:eastAsia="Helvetica" w:hAnsi="Helvetica" w:cs="Helvetica"/>
                      <w:color w:val="000000"/>
                      <w:szCs w:val="22"/>
                    </w:rPr>
                  </w:rPrChange>
                </w:rPr>
                <w:t>0.17</w:t>
              </w:r>
            </w:ins>
          </w:p>
        </w:tc>
      </w:tr>
      <w:tr w:rsidR="00344E2D" w:rsidRPr="00344E2D" w14:paraId="54F8F3A2" w14:textId="77777777" w:rsidTr="00344E2D">
        <w:tblPrEx>
          <w:tblPrExChange w:id="1848" w:author="Nobu Masaki" w:date="2025-09-23T17:45:00Z" w16du:dateUtc="2025-09-24T00:45:00Z">
            <w:tblPrEx>
              <w:tblW w:w="0" w:type="auto"/>
            </w:tblPrEx>
          </w:tblPrExChange>
        </w:tblPrEx>
        <w:trPr>
          <w:trHeight w:hRule="exact" w:val="432"/>
          <w:jc w:val="center"/>
          <w:ins w:id="1849" w:author="Nobu Masaki" w:date="2025-09-23T17:41:00Z"/>
          <w:trPrChange w:id="1850"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51"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5A83C9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52" w:author="Nobu Masaki" w:date="2025-09-23T17:41:00Z" w16du:dateUtc="2025-09-24T00:41:00Z"/>
                <w:rFonts w:eastAsia="Helvetica" w:cstheme="minorHAnsi"/>
                <w:color w:val="000000"/>
                <w:szCs w:val="22"/>
                <w:rPrChange w:id="1853" w:author="Nobu Masaki" w:date="2025-09-23T17:42:00Z" w16du:dateUtc="2025-09-24T00:42:00Z">
                  <w:rPr>
                    <w:ins w:id="1854" w:author="Nobu Masaki" w:date="2025-09-23T17:41:00Z" w16du:dateUtc="2025-09-24T00:41:00Z"/>
                    <w:rFonts w:ascii="Helvetica" w:eastAsia="Helvetica" w:hAnsi="Helvetica" w:cs="Helvetica"/>
                    <w:color w:val="000000"/>
                    <w:szCs w:val="22"/>
                  </w:rPr>
                </w:rPrChange>
              </w:rPr>
              <w:pPrChange w:id="185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856" w:author="Nobu Masaki" w:date="2025-09-23T17:41:00Z" w16du:dateUtc="2025-09-24T00:41:00Z">
              <w:r w:rsidRPr="00344E2D">
                <w:rPr>
                  <w:rFonts w:eastAsia="Helvetica" w:cstheme="minorHAnsi"/>
                  <w:color w:val="000000"/>
                  <w:szCs w:val="22"/>
                  <w:rPrChange w:id="1857" w:author="Nobu Masaki" w:date="2025-09-23T17:42:00Z" w16du:dateUtc="2025-09-24T00:42:00Z">
                    <w:rPr>
                      <w:rFonts w:ascii="Helvetica" w:eastAsia="Helvetica" w:hAnsi="Helvetica" w:cs="Helvetica"/>
                      <w:color w:val="000000"/>
                      <w:szCs w:val="22"/>
                    </w:rPr>
                  </w:rPrChange>
                </w:rPr>
                <w:t>Uniform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58"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22A5E0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59" w:author="Nobu Masaki" w:date="2025-09-23T17:41:00Z" w16du:dateUtc="2025-09-24T00:41:00Z"/>
                <w:rFonts w:eastAsia="Helvetica" w:cstheme="minorHAnsi"/>
                <w:color w:val="000000"/>
                <w:szCs w:val="22"/>
                <w:rPrChange w:id="1860" w:author="Nobu Masaki" w:date="2025-09-23T17:42:00Z" w16du:dateUtc="2025-09-24T00:42:00Z">
                  <w:rPr>
                    <w:ins w:id="1861" w:author="Nobu Masaki" w:date="2025-09-23T17:41:00Z" w16du:dateUtc="2025-09-24T00:41:00Z"/>
                    <w:rFonts w:ascii="Helvetica" w:eastAsia="Helvetica" w:hAnsi="Helvetica" w:cs="Helvetica"/>
                    <w:color w:val="000000"/>
                    <w:szCs w:val="22"/>
                  </w:rPr>
                </w:rPrChange>
              </w:rPr>
              <w:pPrChange w:id="186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863" w:author="Nobu Masaki" w:date="2025-09-23T17:41:00Z" w16du:dateUtc="2025-09-24T00:41:00Z">
              <w:r w:rsidRPr="00344E2D">
                <w:rPr>
                  <w:rFonts w:eastAsia="Helvetica" w:cstheme="minorHAnsi"/>
                  <w:color w:val="000000"/>
                  <w:szCs w:val="22"/>
                  <w:rPrChange w:id="1864"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65"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E660A3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66" w:author="Nobu Masaki" w:date="2025-09-23T17:41:00Z" w16du:dateUtc="2025-09-24T00:41:00Z"/>
                <w:rFonts w:eastAsia="Helvetica" w:cstheme="minorHAnsi"/>
                <w:color w:val="000000"/>
                <w:szCs w:val="22"/>
                <w:rPrChange w:id="1867" w:author="Nobu Masaki" w:date="2025-09-23T17:42:00Z" w16du:dateUtc="2025-09-24T00:42:00Z">
                  <w:rPr>
                    <w:ins w:id="1868" w:author="Nobu Masaki" w:date="2025-09-23T17:41:00Z" w16du:dateUtc="2025-09-24T00:41:00Z"/>
                    <w:rFonts w:ascii="Helvetica" w:eastAsia="Helvetica" w:hAnsi="Helvetica" w:cs="Helvetica"/>
                    <w:color w:val="000000"/>
                    <w:szCs w:val="22"/>
                  </w:rPr>
                </w:rPrChange>
              </w:rPr>
              <w:pPrChange w:id="186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870" w:author="Nobu Masaki" w:date="2025-09-23T17:41:00Z" w16du:dateUtc="2025-09-24T00:41:00Z">
              <w:r w:rsidRPr="00344E2D">
                <w:rPr>
                  <w:rFonts w:eastAsia="Helvetica" w:cstheme="minorHAnsi"/>
                  <w:color w:val="000000"/>
                  <w:szCs w:val="22"/>
                  <w:rPrChange w:id="1871" w:author="Nobu Masaki" w:date="2025-09-23T17:42:00Z" w16du:dateUtc="2025-09-24T00:42:00Z">
                    <w:rPr>
                      <w:rFonts w:ascii="Helvetica" w:eastAsia="Helvetica" w:hAnsi="Helvetica" w:cs="Helvetica"/>
                      <w:color w:val="000000"/>
                      <w:szCs w:val="22"/>
                    </w:rPr>
                  </w:rPrChange>
                </w:rPr>
                <w:t>-48.3</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72"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BA2810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73" w:author="Nobu Masaki" w:date="2025-09-23T17:41:00Z" w16du:dateUtc="2025-09-24T00:41:00Z"/>
                <w:rFonts w:eastAsia="Helvetica" w:cstheme="minorHAnsi"/>
                <w:color w:val="000000"/>
                <w:szCs w:val="22"/>
                <w:rPrChange w:id="1874" w:author="Nobu Masaki" w:date="2025-09-23T17:42:00Z" w16du:dateUtc="2025-09-24T00:42:00Z">
                  <w:rPr>
                    <w:ins w:id="1875" w:author="Nobu Masaki" w:date="2025-09-23T17:41:00Z" w16du:dateUtc="2025-09-24T00:41:00Z"/>
                    <w:rFonts w:ascii="Helvetica" w:eastAsia="Helvetica" w:hAnsi="Helvetica" w:cs="Helvetica"/>
                    <w:color w:val="000000"/>
                    <w:szCs w:val="22"/>
                  </w:rPr>
                </w:rPrChange>
              </w:rPr>
              <w:pPrChange w:id="187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877" w:author="Nobu Masaki" w:date="2025-09-23T17:41:00Z" w16du:dateUtc="2025-09-24T00:41:00Z">
              <w:r w:rsidRPr="00344E2D">
                <w:rPr>
                  <w:rFonts w:eastAsia="Helvetica" w:cstheme="minorHAnsi"/>
                  <w:color w:val="000000"/>
                  <w:szCs w:val="22"/>
                  <w:rPrChange w:id="1878" w:author="Nobu Masaki" w:date="2025-09-23T17:42:00Z" w16du:dateUtc="2025-09-24T00:42:00Z">
                    <w:rPr>
                      <w:rFonts w:ascii="Helvetica" w:eastAsia="Helvetica" w:hAnsi="Helvetica" w:cs="Helvetica"/>
                      <w:color w:val="000000"/>
                      <w:szCs w:val="22"/>
                    </w:rPr>
                  </w:rPrChange>
                </w:rPr>
                <w:t>1.2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79"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43CA0FD"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80" w:author="Nobu Masaki" w:date="2025-09-23T17:41:00Z" w16du:dateUtc="2025-09-24T00:41:00Z"/>
                <w:rFonts w:eastAsia="Helvetica" w:cstheme="minorHAnsi"/>
                <w:color w:val="000000"/>
                <w:szCs w:val="22"/>
                <w:rPrChange w:id="1881" w:author="Nobu Masaki" w:date="2025-09-23T17:42:00Z" w16du:dateUtc="2025-09-24T00:42:00Z">
                  <w:rPr>
                    <w:ins w:id="1882" w:author="Nobu Masaki" w:date="2025-09-23T17:41:00Z" w16du:dateUtc="2025-09-24T00:41:00Z"/>
                    <w:rFonts w:ascii="Helvetica" w:eastAsia="Helvetica" w:hAnsi="Helvetica" w:cs="Helvetica"/>
                    <w:color w:val="000000"/>
                    <w:szCs w:val="22"/>
                  </w:rPr>
                </w:rPrChange>
              </w:rPr>
              <w:pPrChange w:id="188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884" w:author="Nobu Masaki" w:date="2025-09-23T17:41:00Z" w16du:dateUtc="2025-09-24T00:41:00Z">
              <w:r w:rsidRPr="00344E2D">
                <w:rPr>
                  <w:rFonts w:eastAsia="Helvetica" w:cstheme="minorHAnsi"/>
                  <w:color w:val="000000"/>
                  <w:szCs w:val="22"/>
                  <w:rPrChange w:id="1885" w:author="Nobu Masaki" w:date="2025-09-23T17:42:00Z" w16du:dateUtc="2025-09-24T00:42:00Z">
                    <w:rPr>
                      <w:rFonts w:ascii="Helvetica" w:eastAsia="Helvetica" w:hAnsi="Helvetica" w:cs="Helvetica"/>
                      <w:color w:val="000000"/>
                      <w:szCs w:val="22"/>
                    </w:rPr>
                  </w:rPrChange>
                </w:rPr>
                <w:t>0.00</w:t>
              </w:r>
            </w:ins>
          </w:p>
        </w:tc>
      </w:tr>
      <w:tr w:rsidR="00344E2D" w:rsidRPr="00344E2D" w14:paraId="3982A9B9" w14:textId="77777777" w:rsidTr="00344E2D">
        <w:tblPrEx>
          <w:tblPrExChange w:id="1886" w:author="Nobu Masaki" w:date="2025-09-23T17:45:00Z" w16du:dateUtc="2025-09-24T00:45:00Z">
            <w:tblPrEx>
              <w:tblW w:w="0" w:type="auto"/>
            </w:tblPrEx>
          </w:tblPrExChange>
        </w:tblPrEx>
        <w:trPr>
          <w:trHeight w:hRule="exact" w:val="432"/>
          <w:jc w:val="center"/>
          <w:ins w:id="1887" w:author="Nobu Masaki" w:date="2025-09-23T17:41:00Z"/>
          <w:trPrChange w:id="1888"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89"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DA77314" w14:textId="1118A10B"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90" w:author="Nobu Masaki" w:date="2025-09-23T17:41:00Z" w16du:dateUtc="2025-09-24T00:41:00Z"/>
                <w:rFonts w:eastAsia="Helvetica" w:cstheme="minorHAnsi"/>
                <w:color w:val="000000"/>
                <w:szCs w:val="22"/>
                <w:rPrChange w:id="1891" w:author="Nobu Masaki" w:date="2025-09-23T17:42:00Z" w16du:dateUtc="2025-09-24T00:42:00Z">
                  <w:rPr>
                    <w:ins w:id="1892" w:author="Nobu Masaki" w:date="2025-09-23T17:41:00Z" w16du:dateUtc="2025-09-24T00:41:00Z"/>
                    <w:rFonts w:ascii="Helvetica" w:eastAsia="Helvetica" w:hAnsi="Helvetica" w:cs="Helvetica"/>
                    <w:color w:val="000000"/>
                    <w:szCs w:val="22"/>
                  </w:rPr>
                </w:rPrChange>
              </w:rPr>
              <w:pPrChange w:id="189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894"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BF6AF5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895" w:author="Nobu Masaki" w:date="2025-09-23T17:41:00Z" w16du:dateUtc="2025-09-24T00:41:00Z"/>
                <w:rFonts w:eastAsia="Helvetica" w:cstheme="minorHAnsi"/>
                <w:color w:val="000000"/>
                <w:szCs w:val="22"/>
                <w:rPrChange w:id="1896" w:author="Nobu Masaki" w:date="2025-09-23T17:42:00Z" w16du:dateUtc="2025-09-24T00:42:00Z">
                  <w:rPr>
                    <w:ins w:id="1897" w:author="Nobu Masaki" w:date="2025-09-23T17:41:00Z" w16du:dateUtc="2025-09-24T00:41:00Z"/>
                    <w:rFonts w:ascii="Helvetica" w:eastAsia="Helvetica" w:hAnsi="Helvetica" w:cs="Helvetica"/>
                    <w:color w:val="000000"/>
                    <w:szCs w:val="22"/>
                  </w:rPr>
                </w:rPrChange>
              </w:rPr>
              <w:pPrChange w:id="189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899" w:author="Nobu Masaki" w:date="2025-09-23T17:41:00Z" w16du:dateUtc="2025-09-24T00:41:00Z">
              <w:r w:rsidRPr="00344E2D">
                <w:rPr>
                  <w:rFonts w:eastAsia="Helvetica" w:cstheme="minorHAnsi"/>
                  <w:color w:val="000000"/>
                  <w:szCs w:val="22"/>
                  <w:rPrChange w:id="1900"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01"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1B0833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02" w:author="Nobu Masaki" w:date="2025-09-23T17:41:00Z" w16du:dateUtc="2025-09-24T00:41:00Z"/>
                <w:rFonts w:eastAsia="Helvetica" w:cstheme="minorHAnsi"/>
                <w:color w:val="000000"/>
                <w:szCs w:val="22"/>
                <w:rPrChange w:id="1903" w:author="Nobu Masaki" w:date="2025-09-23T17:42:00Z" w16du:dateUtc="2025-09-24T00:42:00Z">
                  <w:rPr>
                    <w:ins w:id="1904" w:author="Nobu Masaki" w:date="2025-09-23T17:41:00Z" w16du:dateUtc="2025-09-24T00:41:00Z"/>
                    <w:rFonts w:ascii="Helvetica" w:eastAsia="Helvetica" w:hAnsi="Helvetica" w:cs="Helvetica"/>
                    <w:color w:val="000000"/>
                    <w:szCs w:val="22"/>
                  </w:rPr>
                </w:rPrChange>
              </w:rPr>
              <w:pPrChange w:id="190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06" w:author="Nobu Masaki" w:date="2025-09-23T17:41:00Z" w16du:dateUtc="2025-09-24T00:41:00Z">
              <w:r w:rsidRPr="00344E2D">
                <w:rPr>
                  <w:rFonts w:eastAsia="Helvetica" w:cstheme="minorHAnsi"/>
                  <w:color w:val="000000"/>
                  <w:szCs w:val="22"/>
                  <w:rPrChange w:id="1907" w:author="Nobu Masaki" w:date="2025-09-23T17:42:00Z" w16du:dateUtc="2025-09-24T00:42:00Z">
                    <w:rPr>
                      <w:rFonts w:ascii="Helvetica" w:eastAsia="Helvetica" w:hAnsi="Helvetica" w:cs="Helvetica"/>
                      <w:color w:val="000000"/>
                      <w:szCs w:val="22"/>
                    </w:rPr>
                  </w:rPrChange>
                </w:rPr>
                <w:t>-23.5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08"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BA728E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09" w:author="Nobu Masaki" w:date="2025-09-23T17:41:00Z" w16du:dateUtc="2025-09-24T00:41:00Z"/>
                <w:rFonts w:eastAsia="Helvetica" w:cstheme="minorHAnsi"/>
                <w:color w:val="000000"/>
                <w:szCs w:val="22"/>
                <w:rPrChange w:id="1910" w:author="Nobu Masaki" w:date="2025-09-23T17:42:00Z" w16du:dateUtc="2025-09-24T00:42:00Z">
                  <w:rPr>
                    <w:ins w:id="1911" w:author="Nobu Masaki" w:date="2025-09-23T17:41:00Z" w16du:dateUtc="2025-09-24T00:41:00Z"/>
                    <w:rFonts w:ascii="Helvetica" w:eastAsia="Helvetica" w:hAnsi="Helvetica" w:cs="Helvetica"/>
                    <w:color w:val="000000"/>
                    <w:szCs w:val="22"/>
                  </w:rPr>
                </w:rPrChange>
              </w:rPr>
              <w:pPrChange w:id="191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13" w:author="Nobu Masaki" w:date="2025-09-23T17:41:00Z" w16du:dateUtc="2025-09-24T00:41:00Z">
              <w:r w:rsidRPr="00344E2D">
                <w:rPr>
                  <w:rFonts w:eastAsia="Helvetica" w:cstheme="minorHAnsi"/>
                  <w:color w:val="000000"/>
                  <w:szCs w:val="22"/>
                  <w:rPrChange w:id="1914" w:author="Nobu Masaki" w:date="2025-09-23T17:42:00Z" w16du:dateUtc="2025-09-24T00:42:00Z">
                    <w:rPr>
                      <w:rFonts w:ascii="Helvetica" w:eastAsia="Helvetica" w:hAnsi="Helvetica" w:cs="Helvetica"/>
                      <w:color w:val="000000"/>
                      <w:szCs w:val="22"/>
                    </w:rPr>
                  </w:rPrChange>
                </w:rPr>
                <w:t>1.7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15"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6D80D4A"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16" w:author="Nobu Masaki" w:date="2025-09-23T17:41:00Z" w16du:dateUtc="2025-09-24T00:41:00Z"/>
                <w:rFonts w:eastAsia="Helvetica" w:cstheme="minorHAnsi"/>
                <w:color w:val="000000"/>
                <w:szCs w:val="22"/>
                <w:rPrChange w:id="1917" w:author="Nobu Masaki" w:date="2025-09-23T17:42:00Z" w16du:dateUtc="2025-09-24T00:42:00Z">
                  <w:rPr>
                    <w:ins w:id="1918" w:author="Nobu Masaki" w:date="2025-09-23T17:41:00Z" w16du:dateUtc="2025-09-24T00:41:00Z"/>
                    <w:rFonts w:ascii="Helvetica" w:eastAsia="Helvetica" w:hAnsi="Helvetica" w:cs="Helvetica"/>
                    <w:color w:val="000000"/>
                    <w:szCs w:val="22"/>
                  </w:rPr>
                </w:rPrChange>
              </w:rPr>
              <w:pPrChange w:id="191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20" w:author="Nobu Masaki" w:date="2025-09-23T17:41:00Z" w16du:dateUtc="2025-09-24T00:41:00Z">
              <w:r w:rsidRPr="00344E2D">
                <w:rPr>
                  <w:rFonts w:eastAsia="Helvetica" w:cstheme="minorHAnsi"/>
                  <w:color w:val="000000"/>
                  <w:szCs w:val="22"/>
                  <w:rPrChange w:id="1921" w:author="Nobu Masaki" w:date="2025-09-23T17:42:00Z" w16du:dateUtc="2025-09-24T00:42:00Z">
                    <w:rPr>
                      <w:rFonts w:ascii="Helvetica" w:eastAsia="Helvetica" w:hAnsi="Helvetica" w:cs="Helvetica"/>
                      <w:color w:val="000000"/>
                      <w:szCs w:val="22"/>
                    </w:rPr>
                  </w:rPrChange>
                </w:rPr>
                <w:t>0.00</w:t>
              </w:r>
            </w:ins>
          </w:p>
        </w:tc>
      </w:tr>
      <w:tr w:rsidR="00344E2D" w:rsidRPr="00344E2D" w14:paraId="0C98EB51" w14:textId="77777777" w:rsidTr="00344E2D">
        <w:tblPrEx>
          <w:tblPrExChange w:id="1922" w:author="Nobu Masaki" w:date="2025-09-23T17:45:00Z" w16du:dateUtc="2025-09-24T00:45:00Z">
            <w:tblPrEx>
              <w:tblW w:w="0" w:type="auto"/>
            </w:tblPrEx>
          </w:tblPrExChange>
        </w:tblPrEx>
        <w:trPr>
          <w:trHeight w:hRule="exact" w:val="432"/>
          <w:jc w:val="center"/>
          <w:ins w:id="1923" w:author="Nobu Masaki" w:date="2025-09-23T17:41:00Z"/>
          <w:trPrChange w:id="1924"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25"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4B5EFE1" w14:textId="1A8186DD"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26" w:author="Nobu Masaki" w:date="2025-09-23T17:41:00Z" w16du:dateUtc="2025-09-24T00:41:00Z"/>
                <w:rFonts w:eastAsia="Helvetica" w:cstheme="minorHAnsi"/>
                <w:color w:val="000000"/>
                <w:szCs w:val="22"/>
                <w:rPrChange w:id="1927" w:author="Nobu Masaki" w:date="2025-09-23T17:42:00Z" w16du:dateUtc="2025-09-24T00:42:00Z">
                  <w:rPr>
                    <w:ins w:id="1928" w:author="Nobu Masaki" w:date="2025-09-23T17:41:00Z" w16du:dateUtc="2025-09-24T00:41:00Z"/>
                    <w:rFonts w:ascii="Helvetica" w:eastAsia="Helvetica" w:hAnsi="Helvetica" w:cs="Helvetica"/>
                    <w:color w:val="000000"/>
                    <w:szCs w:val="22"/>
                  </w:rPr>
                </w:rPrChange>
              </w:rPr>
              <w:pPrChange w:id="192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30"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2C0642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31" w:author="Nobu Masaki" w:date="2025-09-23T17:41:00Z" w16du:dateUtc="2025-09-24T00:41:00Z"/>
                <w:rFonts w:eastAsia="Helvetica" w:cstheme="minorHAnsi"/>
                <w:color w:val="000000"/>
                <w:szCs w:val="22"/>
                <w:rPrChange w:id="1932" w:author="Nobu Masaki" w:date="2025-09-23T17:42:00Z" w16du:dateUtc="2025-09-24T00:42:00Z">
                  <w:rPr>
                    <w:ins w:id="1933" w:author="Nobu Masaki" w:date="2025-09-23T17:41:00Z" w16du:dateUtc="2025-09-24T00:41:00Z"/>
                    <w:rFonts w:ascii="Helvetica" w:eastAsia="Helvetica" w:hAnsi="Helvetica" w:cs="Helvetica"/>
                    <w:color w:val="000000"/>
                    <w:szCs w:val="22"/>
                  </w:rPr>
                </w:rPrChange>
              </w:rPr>
              <w:pPrChange w:id="193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935" w:author="Nobu Masaki" w:date="2025-09-23T17:41:00Z" w16du:dateUtc="2025-09-24T00:41:00Z">
              <w:r w:rsidRPr="00344E2D">
                <w:rPr>
                  <w:rFonts w:eastAsia="Helvetica" w:cstheme="minorHAnsi"/>
                  <w:color w:val="000000"/>
                  <w:szCs w:val="22"/>
                  <w:rPrChange w:id="1936"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37"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CE1437"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38" w:author="Nobu Masaki" w:date="2025-09-23T17:41:00Z" w16du:dateUtc="2025-09-24T00:41:00Z"/>
                <w:rFonts w:eastAsia="Helvetica" w:cstheme="minorHAnsi"/>
                <w:color w:val="000000"/>
                <w:szCs w:val="22"/>
                <w:rPrChange w:id="1939" w:author="Nobu Masaki" w:date="2025-09-23T17:42:00Z" w16du:dateUtc="2025-09-24T00:42:00Z">
                  <w:rPr>
                    <w:ins w:id="1940" w:author="Nobu Masaki" w:date="2025-09-23T17:41:00Z" w16du:dateUtc="2025-09-24T00:41:00Z"/>
                    <w:rFonts w:ascii="Helvetica" w:eastAsia="Helvetica" w:hAnsi="Helvetica" w:cs="Helvetica"/>
                    <w:color w:val="000000"/>
                    <w:szCs w:val="22"/>
                  </w:rPr>
                </w:rPrChange>
              </w:rPr>
              <w:pPrChange w:id="194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42" w:author="Nobu Masaki" w:date="2025-09-23T17:41:00Z" w16du:dateUtc="2025-09-24T00:41:00Z">
              <w:r w:rsidRPr="00344E2D">
                <w:rPr>
                  <w:rFonts w:eastAsia="Helvetica" w:cstheme="minorHAnsi"/>
                  <w:color w:val="000000"/>
                  <w:szCs w:val="22"/>
                  <w:rPrChange w:id="1943" w:author="Nobu Masaki" w:date="2025-09-23T17:42:00Z" w16du:dateUtc="2025-09-24T00:42:00Z">
                    <w:rPr>
                      <w:rFonts w:ascii="Helvetica" w:eastAsia="Helvetica" w:hAnsi="Helvetica" w:cs="Helvetica"/>
                      <w:color w:val="000000"/>
                      <w:szCs w:val="22"/>
                    </w:rPr>
                  </w:rPrChange>
                </w:rPr>
                <w:t>-48.3</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44"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1EA4DB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45" w:author="Nobu Masaki" w:date="2025-09-23T17:41:00Z" w16du:dateUtc="2025-09-24T00:41:00Z"/>
                <w:rFonts w:eastAsia="Helvetica" w:cstheme="minorHAnsi"/>
                <w:color w:val="000000"/>
                <w:szCs w:val="22"/>
                <w:rPrChange w:id="1946" w:author="Nobu Masaki" w:date="2025-09-23T17:42:00Z" w16du:dateUtc="2025-09-24T00:42:00Z">
                  <w:rPr>
                    <w:ins w:id="1947" w:author="Nobu Masaki" w:date="2025-09-23T17:41:00Z" w16du:dateUtc="2025-09-24T00:41:00Z"/>
                    <w:rFonts w:ascii="Helvetica" w:eastAsia="Helvetica" w:hAnsi="Helvetica" w:cs="Helvetica"/>
                    <w:color w:val="000000"/>
                    <w:szCs w:val="22"/>
                  </w:rPr>
                </w:rPrChange>
              </w:rPr>
              <w:pPrChange w:id="194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49" w:author="Nobu Masaki" w:date="2025-09-23T17:41:00Z" w16du:dateUtc="2025-09-24T00:41:00Z">
              <w:r w:rsidRPr="00344E2D">
                <w:rPr>
                  <w:rFonts w:eastAsia="Helvetica" w:cstheme="minorHAnsi"/>
                  <w:color w:val="000000"/>
                  <w:szCs w:val="22"/>
                  <w:rPrChange w:id="1950" w:author="Nobu Masaki" w:date="2025-09-23T17:42:00Z" w16du:dateUtc="2025-09-24T00:42:00Z">
                    <w:rPr>
                      <w:rFonts w:ascii="Helvetica" w:eastAsia="Helvetica" w:hAnsi="Helvetica" w:cs="Helvetica"/>
                      <w:color w:val="000000"/>
                      <w:szCs w:val="22"/>
                    </w:rPr>
                  </w:rPrChange>
                </w:rPr>
                <w:t>1.2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51"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4B4F14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52" w:author="Nobu Masaki" w:date="2025-09-23T17:41:00Z" w16du:dateUtc="2025-09-24T00:41:00Z"/>
                <w:rFonts w:eastAsia="Helvetica" w:cstheme="minorHAnsi"/>
                <w:color w:val="000000"/>
                <w:szCs w:val="22"/>
                <w:rPrChange w:id="1953" w:author="Nobu Masaki" w:date="2025-09-23T17:42:00Z" w16du:dateUtc="2025-09-24T00:42:00Z">
                  <w:rPr>
                    <w:ins w:id="1954" w:author="Nobu Masaki" w:date="2025-09-23T17:41:00Z" w16du:dateUtc="2025-09-24T00:41:00Z"/>
                    <w:rFonts w:ascii="Helvetica" w:eastAsia="Helvetica" w:hAnsi="Helvetica" w:cs="Helvetica"/>
                    <w:color w:val="000000"/>
                    <w:szCs w:val="22"/>
                  </w:rPr>
                </w:rPrChange>
              </w:rPr>
              <w:pPrChange w:id="195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56" w:author="Nobu Masaki" w:date="2025-09-23T17:41:00Z" w16du:dateUtc="2025-09-24T00:41:00Z">
              <w:r w:rsidRPr="00344E2D">
                <w:rPr>
                  <w:rFonts w:eastAsia="Helvetica" w:cstheme="minorHAnsi"/>
                  <w:color w:val="000000"/>
                  <w:szCs w:val="22"/>
                  <w:rPrChange w:id="1957" w:author="Nobu Masaki" w:date="2025-09-23T17:42:00Z" w16du:dateUtc="2025-09-24T00:42:00Z">
                    <w:rPr>
                      <w:rFonts w:ascii="Helvetica" w:eastAsia="Helvetica" w:hAnsi="Helvetica" w:cs="Helvetica"/>
                      <w:color w:val="000000"/>
                      <w:szCs w:val="22"/>
                    </w:rPr>
                  </w:rPrChange>
                </w:rPr>
                <w:t>0.00</w:t>
              </w:r>
            </w:ins>
          </w:p>
        </w:tc>
      </w:tr>
      <w:tr w:rsidR="00344E2D" w:rsidRPr="00344E2D" w14:paraId="65B0F180" w14:textId="77777777" w:rsidTr="00344E2D">
        <w:tblPrEx>
          <w:tblPrExChange w:id="1958" w:author="Nobu Masaki" w:date="2025-09-23T17:45:00Z" w16du:dateUtc="2025-09-24T00:45:00Z">
            <w:tblPrEx>
              <w:tblW w:w="0" w:type="auto"/>
            </w:tblPrEx>
          </w:tblPrExChange>
        </w:tblPrEx>
        <w:trPr>
          <w:trHeight w:hRule="exact" w:val="432"/>
          <w:jc w:val="center"/>
          <w:ins w:id="1959" w:author="Nobu Masaki" w:date="2025-09-23T17:41:00Z"/>
          <w:trPrChange w:id="1960"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61"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883094" w14:textId="03B30AC1"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62" w:author="Nobu Masaki" w:date="2025-09-23T17:41:00Z" w16du:dateUtc="2025-09-24T00:41:00Z"/>
                <w:rFonts w:eastAsia="Helvetica" w:cstheme="minorHAnsi"/>
                <w:color w:val="000000"/>
                <w:szCs w:val="22"/>
                <w:rPrChange w:id="1963" w:author="Nobu Masaki" w:date="2025-09-23T17:42:00Z" w16du:dateUtc="2025-09-24T00:42:00Z">
                  <w:rPr>
                    <w:ins w:id="1964" w:author="Nobu Masaki" w:date="2025-09-23T17:41:00Z" w16du:dateUtc="2025-09-24T00:41:00Z"/>
                    <w:rFonts w:ascii="Helvetica" w:eastAsia="Helvetica" w:hAnsi="Helvetica" w:cs="Helvetica"/>
                    <w:color w:val="000000"/>
                    <w:szCs w:val="22"/>
                  </w:rPr>
                </w:rPrChange>
              </w:rPr>
              <w:pPrChange w:id="196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66"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0BC99C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67" w:author="Nobu Masaki" w:date="2025-09-23T17:41:00Z" w16du:dateUtc="2025-09-24T00:41:00Z"/>
                <w:rFonts w:eastAsia="Helvetica" w:cstheme="minorHAnsi"/>
                <w:color w:val="000000"/>
                <w:szCs w:val="22"/>
                <w:rPrChange w:id="1968" w:author="Nobu Masaki" w:date="2025-09-23T17:42:00Z" w16du:dateUtc="2025-09-24T00:42:00Z">
                  <w:rPr>
                    <w:ins w:id="1969" w:author="Nobu Masaki" w:date="2025-09-23T17:41:00Z" w16du:dateUtc="2025-09-24T00:41:00Z"/>
                    <w:rFonts w:ascii="Helvetica" w:eastAsia="Helvetica" w:hAnsi="Helvetica" w:cs="Helvetica"/>
                    <w:color w:val="000000"/>
                    <w:szCs w:val="22"/>
                  </w:rPr>
                </w:rPrChange>
              </w:rPr>
              <w:pPrChange w:id="197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1971" w:author="Nobu Masaki" w:date="2025-09-23T17:41:00Z" w16du:dateUtc="2025-09-24T00:41:00Z">
              <w:r w:rsidRPr="00344E2D">
                <w:rPr>
                  <w:rFonts w:eastAsia="Helvetica" w:cstheme="minorHAnsi"/>
                  <w:color w:val="000000"/>
                  <w:szCs w:val="22"/>
                  <w:rPrChange w:id="1972"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73"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E640C03"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74" w:author="Nobu Masaki" w:date="2025-09-23T17:41:00Z" w16du:dateUtc="2025-09-24T00:41:00Z"/>
                <w:rFonts w:eastAsia="Helvetica" w:cstheme="minorHAnsi"/>
                <w:color w:val="000000"/>
                <w:szCs w:val="22"/>
                <w:rPrChange w:id="1975" w:author="Nobu Masaki" w:date="2025-09-23T17:42:00Z" w16du:dateUtc="2025-09-24T00:42:00Z">
                  <w:rPr>
                    <w:ins w:id="1976" w:author="Nobu Masaki" w:date="2025-09-23T17:41:00Z" w16du:dateUtc="2025-09-24T00:41:00Z"/>
                    <w:rFonts w:ascii="Helvetica" w:eastAsia="Helvetica" w:hAnsi="Helvetica" w:cs="Helvetica"/>
                    <w:color w:val="000000"/>
                    <w:szCs w:val="22"/>
                  </w:rPr>
                </w:rPrChange>
              </w:rPr>
              <w:pPrChange w:id="197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78" w:author="Nobu Masaki" w:date="2025-09-23T17:41:00Z" w16du:dateUtc="2025-09-24T00:41:00Z">
              <w:r w:rsidRPr="00344E2D">
                <w:rPr>
                  <w:rFonts w:eastAsia="Helvetica" w:cstheme="minorHAnsi"/>
                  <w:color w:val="000000"/>
                  <w:szCs w:val="22"/>
                  <w:rPrChange w:id="1979" w:author="Nobu Masaki" w:date="2025-09-23T17:42:00Z" w16du:dateUtc="2025-09-24T00:42:00Z">
                    <w:rPr>
                      <w:rFonts w:ascii="Helvetica" w:eastAsia="Helvetica" w:hAnsi="Helvetica" w:cs="Helvetica"/>
                      <w:color w:val="000000"/>
                      <w:szCs w:val="22"/>
                    </w:rPr>
                  </w:rPrChange>
                </w:rPr>
                <w:t>-23.5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80"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F2D82B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81" w:author="Nobu Masaki" w:date="2025-09-23T17:41:00Z" w16du:dateUtc="2025-09-24T00:41:00Z"/>
                <w:rFonts w:eastAsia="Helvetica" w:cstheme="minorHAnsi"/>
                <w:color w:val="000000"/>
                <w:szCs w:val="22"/>
                <w:rPrChange w:id="1982" w:author="Nobu Masaki" w:date="2025-09-23T17:42:00Z" w16du:dateUtc="2025-09-24T00:42:00Z">
                  <w:rPr>
                    <w:ins w:id="1983" w:author="Nobu Masaki" w:date="2025-09-23T17:41:00Z" w16du:dateUtc="2025-09-24T00:41:00Z"/>
                    <w:rFonts w:ascii="Helvetica" w:eastAsia="Helvetica" w:hAnsi="Helvetica" w:cs="Helvetica"/>
                    <w:color w:val="000000"/>
                    <w:szCs w:val="22"/>
                  </w:rPr>
                </w:rPrChange>
              </w:rPr>
              <w:pPrChange w:id="198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85" w:author="Nobu Masaki" w:date="2025-09-23T17:41:00Z" w16du:dateUtc="2025-09-24T00:41:00Z">
              <w:r w:rsidRPr="00344E2D">
                <w:rPr>
                  <w:rFonts w:eastAsia="Helvetica" w:cstheme="minorHAnsi"/>
                  <w:color w:val="000000"/>
                  <w:szCs w:val="22"/>
                  <w:rPrChange w:id="1986" w:author="Nobu Masaki" w:date="2025-09-23T17:42:00Z" w16du:dateUtc="2025-09-24T00:42:00Z">
                    <w:rPr>
                      <w:rFonts w:ascii="Helvetica" w:eastAsia="Helvetica" w:hAnsi="Helvetica" w:cs="Helvetica"/>
                      <w:color w:val="000000"/>
                      <w:szCs w:val="22"/>
                    </w:rPr>
                  </w:rPrChange>
                </w:rPr>
                <w:t>1.7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87"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FFC8618"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88" w:author="Nobu Masaki" w:date="2025-09-23T17:41:00Z" w16du:dateUtc="2025-09-24T00:41:00Z"/>
                <w:rFonts w:eastAsia="Helvetica" w:cstheme="minorHAnsi"/>
                <w:color w:val="000000"/>
                <w:szCs w:val="22"/>
                <w:rPrChange w:id="1989" w:author="Nobu Masaki" w:date="2025-09-23T17:42:00Z" w16du:dateUtc="2025-09-24T00:42:00Z">
                  <w:rPr>
                    <w:ins w:id="1990" w:author="Nobu Masaki" w:date="2025-09-23T17:41:00Z" w16du:dateUtc="2025-09-24T00:41:00Z"/>
                    <w:rFonts w:ascii="Helvetica" w:eastAsia="Helvetica" w:hAnsi="Helvetica" w:cs="Helvetica"/>
                    <w:color w:val="000000"/>
                    <w:szCs w:val="22"/>
                  </w:rPr>
                </w:rPrChange>
              </w:rPr>
              <w:pPrChange w:id="199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1992" w:author="Nobu Masaki" w:date="2025-09-23T17:41:00Z" w16du:dateUtc="2025-09-24T00:41:00Z">
              <w:r w:rsidRPr="00344E2D">
                <w:rPr>
                  <w:rFonts w:eastAsia="Helvetica" w:cstheme="minorHAnsi"/>
                  <w:color w:val="000000"/>
                  <w:szCs w:val="22"/>
                  <w:rPrChange w:id="1993" w:author="Nobu Masaki" w:date="2025-09-23T17:42:00Z" w16du:dateUtc="2025-09-24T00:42:00Z">
                    <w:rPr>
                      <w:rFonts w:ascii="Helvetica" w:eastAsia="Helvetica" w:hAnsi="Helvetica" w:cs="Helvetica"/>
                      <w:color w:val="000000"/>
                      <w:szCs w:val="22"/>
                    </w:rPr>
                  </w:rPrChange>
                </w:rPr>
                <w:t>0.00</w:t>
              </w:r>
            </w:ins>
          </w:p>
        </w:tc>
      </w:tr>
      <w:tr w:rsidR="00344E2D" w:rsidRPr="00344E2D" w14:paraId="73F70535" w14:textId="77777777" w:rsidTr="00344E2D">
        <w:tblPrEx>
          <w:tblPrExChange w:id="1994" w:author="Nobu Masaki" w:date="2025-09-23T17:45:00Z" w16du:dateUtc="2025-09-24T00:45:00Z">
            <w:tblPrEx>
              <w:tblW w:w="0" w:type="auto"/>
            </w:tblPrEx>
          </w:tblPrExChange>
        </w:tblPrEx>
        <w:trPr>
          <w:trHeight w:hRule="exact" w:val="432"/>
          <w:jc w:val="center"/>
          <w:ins w:id="1995" w:author="Nobu Masaki" w:date="2025-09-23T17:41:00Z"/>
          <w:trPrChange w:id="1996"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997"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02DB0D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1998" w:author="Nobu Masaki" w:date="2025-09-23T17:41:00Z" w16du:dateUtc="2025-09-24T00:41:00Z"/>
                <w:rFonts w:eastAsia="Helvetica" w:cstheme="minorHAnsi"/>
                <w:color w:val="000000"/>
                <w:szCs w:val="22"/>
                <w:rPrChange w:id="1999" w:author="Nobu Masaki" w:date="2025-09-23T17:42:00Z" w16du:dateUtc="2025-09-24T00:42:00Z">
                  <w:rPr>
                    <w:ins w:id="2000" w:author="Nobu Masaki" w:date="2025-09-23T17:41:00Z" w16du:dateUtc="2025-09-24T00:41:00Z"/>
                    <w:rFonts w:ascii="Helvetica" w:eastAsia="Helvetica" w:hAnsi="Helvetica" w:cs="Helvetica"/>
                    <w:color w:val="000000"/>
                    <w:szCs w:val="22"/>
                  </w:rPr>
                </w:rPrChange>
              </w:rPr>
              <w:pPrChange w:id="200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002" w:author="Nobu Masaki" w:date="2025-09-23T17:41:00Z" w16du:dateUtc="2025-09-24T00:41:00Z">
              <w:r w:rsidRPr="00344E2D">
                <w:rPr>
                  <w:rFonts w:eastAsia="Helvetica" w:cstheme="minorHAnsi"/>
                  <w:color w:val="000000"/>
                  <w:szCs w:val="22"/>
                  <w:rPrChange w:id="2003" w:author="Nobu Masaki" w:date="2025-09-23T17:42:00Z" w16du:dateUtc="2025-09-24T00:42:00Z">
                    <w:rPr>
                      <w:rFonts w:ascii="Helvetica" w:eastAsia="Helvetica" w:hAnsi="Helvetica" w:cs="Helvetica"/>
                      <w:color w:val="000000"/>
                      <w:szCs w:val="22"/>
                    </w:rPr>
                  </w:rPrChange>
                </w:rPr>
                <w:t>Mixture (mean: 21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04"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3E5ECD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05" w:author="Nobu Masaki" w:date="2025-09-23T17:41:00Z" w16du:dateUtc="2025-09-24T00:41:00Z"/>
                <w:rFonts w:eastAsia="Helvetica" w:cstheme="minorHAnsi"/>
                <w:color w:val="000000"/>
                <w:szCs w:val="22"/>
                <w:rPrChange w:id="2006" w:author="Nobu Masaki" w:date="2025-09-23T17:42:00Z" w16du:dateUtc="2025-09-24T00:42:00Z">
                  <w:rPr>
                    <w:ins w:id="2007" w:author="Nobu Masaki" w:date="2025-09-23T17:41:00Z" w16du:dateUtc="2025-09-24T00:41:00Z"/>
                    <w:rFonts w:ascii="Helvetica" w:eastAsia="Helvetica" w:hAnsi="Helvetica" w:cs="Helvetica"/>
                    <w:color w:val="000000"/>
                    <w:szCs w:val="22"/>
                  </w:rPr>
                </w:rPrChange>
              </w:rPr>
              <w:pPrChange w:id="200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009" w:author="Nobu Masaki" w:date="2025-09-23T17:41:00Z" w16du:dateUtc="2025-09-24T00:41:00Z">
              <w:r w:rsidRPr="00344E2D">
                <w:rPr>
                  <w:rFonts w:eastAsia="Helvetica" w:cstheme="minorHAnsi"/>
                  <w:color w:val="000000"/>
                  <w:szCs w:val="22"/>
                  <w:rPrChange w:id="2010"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11"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BAD70F"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12" w:author="Nobu Masaki" w:date="2025-09-23T17:41:00Z" w16du:dateUtc="2025-09-24T00:41:00Z"/>
                <w:rFonts w:eastAsia="Helvetica" w:cstheme="minorHAnsi"/>
                <w:color w:val="000000"/>
                <w:szCs w:val="22"/>
                <w:rPrChange w:id="2013" w:author="Nobu Masaki" w:date="2025-09-23T17:42:00Z" w16du:dateUtc="2025-09-24T00:42:00Z">
                  <w:rPr>
                    <w:ins w:id="2014" w:author="Nobu Masaki" w:date="2025-09-23T17:41:00Z" w16du:dateUtc="2025-09-24T00:41:00Z"/>
                    <w:rFonts w:ascii="Helvetica" w:eastAsia="Helvetica" w:hAnsi="Helvetica" w:cs="Helvetica"/>
                    <w:color w:val="000000"/>
                    <w:szCs w:val="22"/>
                  </w:rPr>
                </w:rPrChange>
              </w:rPr>
              <w:pPrChange w:id="201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016" w:author="Nobu Masaki" w:date="2025-09-23T17:41:00Z" w16du:dateUtc="2025-09-24T00:41:00Z">
              <w:r w:rsidRPr="00344E2D">
                <w:rPr>
                  <w:rFonts w:eastAsia="Helvetica" w:cstheme="minorHAnsi"/>
                  <w:color w:val="000000"/>
                  <w:szCs w:val="22"/>
                  <w:rPrChange w:id="2017" w:author="Nobu Masaki" w:date="2025-09-23T17:42:00Z" w16du:dateUtc="2025-09-24T00:42:00Z">
                    <w:rPr>
                      <w:rFonts w:ascii="Helvetica" w:eastAsia="Helvetica" w:hAnsi="Helvetica" w:cs="Helvetica"/>
                      <w:color w:val="000000"/>
                      <w:szCs w:val="22"/>
                    </w:rPr>
                  </w:rPrChange>
                </w:rPr>
                <w:t>382.7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18"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8D918B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19" w:author="Nobu Masaki" w:date="2025-09-23T17:41:00Z" w16du:dateUtc="2025-09-24T00:41:00Z"/>
                <w:rFonts w:eastAsia="Helvetica" w:cstheme="minorHAnsi"/>
                <w:color w:val="000000"/>
                <w:szCs w:val="22"/>
                <w:rPrChange w:id="2020" w:author="Nobu Masaki" w:date="2025-09-23T17:42:00Z" w16du:dateUtc="2025-09-24T00:42:00Z">
                  <w:rPr>
                    <w:ins w:id="2021" w:author="Nobu Masaki" w:date="2025-09-23T17:41:00Z" w16du:dateUtc="2025-09-24T00:41:00Z"/>
                    <w:rFonts w:ascii="Helvetica" w:eastAsia="Helvetica" w:hAnsi="Helvetica" w:cs="Helvetica"/>
                    <w:color w:val="000000"/>
                    <w:szCs w:val="22"/>
                  </w:rPr>
                </w:rPrChange>
              </w:rPr>
              <w:pPrChange w:id="202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023" w:author="Nobu Masaki" w:date="2025-09-23T17:41:00Z" w16du:dateUtc="2025-09-24T00:41:00Z">
              <w:r w:rsidRPr="00344E2D">
                <w:rPr>
                  <w:rFonts w:eastAsia="Helvetica" w:cstheme="minorHAnsi"/>
                  <w:color w:val="000000"/>
                  <w:szCs w:val="22"/>
                  <w:rPrChange w:id="2024" w:author="Nobu Masaki" w:date="2025-09-23T17:42:00Z" w16du:dateUtc="2025-09-24T00:42:00Z">
                    <w:rPr>
                      <w:rFonts w:ascii="Helvetica" w:eastAsia="Helvetica" w:hAnsi="Helvetica" w:cs="Helvetica"/>
                      <w:color w:val="000000"/>
                      <w:szCs w:val="22"/>
                    </w:rPr>
                  </w:rPrChange>
                </w:rPr>
                <w:t>95.4</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25"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B95FC2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26" w:author="Nobu Masaki" w:date="2025-09-23T17:41:00Z" w16du:dateUtc="2025-09-24T00:41:00Z"/>
                <w:rFonts w:eastAsia="Helvetica" w:cstheme="minorHAnsi"/>
                <w:color w:val="000000"/>
                <w:szCs w:val="22"/>
                <w:rPrChange w:id="2027" w:author="Nobu Masaki" w:date="2025-09-23T17:42:00Z" w16du:dateUtc="2025-09-24T00:42:00Z">
                  <w:rPr>
                    <w:ins w:id="2028" w:author="Nobu Masaki" w:date="2025-09-23T17:41:00Z" w16du:dateUtc="2025-09-24T00:41:00Z"/>
                    <w:rFonts w:ascii="Helvetica" w:eastAsia="Helvetica" w:hAnsi="Helvetica" w:cs="Helvetica"/>
                    <w:color w:val="000000"/>
                    <w:szCs w:val="22"/>
                  </w:rPr>
                </w:rPrChange>
              </w:rPr>
              <w:pPrChange w:id="202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030" w:author="Nobu Masaki" w:date="2025-09-23T17:41:00Z" w16du:dateUtc="2025-09-24T00:41:00Z">
              <w:r w:rsidRPr="00344E2D">
                <w:rPr>
                  <w:rFonts w:eastAsia="Helvetica" w:cstheme="minorHAnsi"/>
                  <w:color w:val="000000"/>
                  <w:szCs w:val="22"/>
                  <w:rPrChange w:id="2031" w:author="Nobu Masaki" w:date="2025-09-23T17:42:00Z" w16du:dateUtc="2025-09-24T00:42:00Z">
                    <w:rPr>
                      <w:rFonts w:ascii="Helvetica" w:eastAsia="Helvetica" w:hAnsi="Helvetica" w:cs="Helvetica"/>
                      <w:color w:val="000000"/>
                      <w:szCs w:val="22"/>
                    </w:rPr>
                  </w:rPrChange>
                </w:rPr>
                <w:t>0.00</w:t>
              </w:r>
            </w:ins>
          </w:p>
        </w:tc>
      </w:tr>
      <w:tr w:rsidR="00344E2D" w:rsidRPr="00344E2D" w14:paraId="0FF9DBA4" w14:textId="77777777" w:rsidTr="00344E2D">
        <w:tblPrEx>
          <w:tblPrExChange w:id="2032" w:author="Nobu Masaki" w:date="2025-09-23T17:45:00Z" w16du:dateUtc="2025-09-24T00:45:00Z">
            <w:tblPrEx>
              <w:tblW w:w="0" w:type="auto"/>
            </w:tblPrEx>
          </w:tblPrExChange>
        </w:tblPrEx>
        <w:trPr>
          <w:trHeight w:hRule="exact" w:val="432"/>
          <w:jc w:val="center"/>
          <w:ins w:id="2033" w:author="Nobu Masaki" w:date="2025-09-23T17:41:00Z"/>
          <w:trPrChange w:id="2034"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35"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68FC680" w14:textId="4380E23B"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36" w:author="Nobu Masaki" w:date="2025-09-23T17:41:00Z" w16du:dateUtc="2025-09-24T00:41:00Z"/>
                <w:rFonts w:eastAsia="Helvetica" w:cstheme="minorHAnsi"/>
                <w:color w:val="000000"/>
                <w:szCs w:val="22"/>
                <w:rPrChange w:id="2037" w:author="Nobu Masaki" w:date="2025-09-23T17:42:00Z" w16du:dateUtc="2025-09-24T00:42:00Z">
                  <w:rPr>
                    <w:ins w:id="2038" w:author="Nobu Masaki" w:date="2025-09-23T17:41:00Z" w16du:dateUtc="2025-09-24T00:41:00Z"/>
                    <w:rFonts w:ascii="Helvetica" w:eastAsia="Helvetica" w:hAnsi="Helvetica" w:cs="Helvetica"/>
                    <w:color w:val="000000"/>
                    <w:szCs w:val="22"/>
                  </w:rPr>
                </w:rPrChange>
              </w:rPr>
              <w:pPrChange w:id="203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40"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4BF0D4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41" w:author="Nobu Masaki" w:date="2025-09-23T17:41:00Z" w16du:dateUtc="2025-09-24T00:41:00Z"/>
                <w:rFonts w:eastAsia="Helvetica" w:cstheme="minorHAnsi"/>
                <w:color w:val="000000"/>
                <w:szCs w:val="22"/>
                <w:rPrChange w:id="2042" w:author="Nobu Masaki" w:date="2025-09-23T17:42:00Z" w16du:dateUtc="2025-09-24T00:42:00Z">
                  <w:rPr>
                    <w:ins w:id="2043" w:author="Nobu Masaki" w:date="2025-09-23T17:41:00Z" w16du:dateUtc="2025-09-24T00:41:00Z"/>
                    <w:rFonts w:ascii="Helvetica" w:eastAsia="Helvetica" w:hAnsi="Helvetica" w:cs="Helvetica"/>
                    <w:color w:val="000000"/>
                    <w:szCs w:val="22"/>
                  </w:rPr>
                </w:rPrChange>
              </w:rPr>
              <w:pPrChange w:id="204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045" w:author="Nobu Masaki" w:date="2025-09-23T17:41:00Z" w16du:dateUtc="2025-09-24T00:41:00Z">
              <w:r w:rsidRPr="00344E2D">
                <w:rPr>
                  <w:rFonts w:eastAsia="Helvetica" w:cstheme="minorHAnsi"/>
                  <w:color w:val="000000"/>
                  <w:szCs w:val="22"/>
                  <w:rPrChange w:id="2046"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47"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06CD1B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48" w:author="Nobu Masaki" w:date="2025-09-23T17:41:00Z" w16du:dateUtc="2025-09-24T00:41:00Z"/>
                <w:rFonts w:eastAsia="Helvetica" w:cstheme="minorHAnsi"/>
                <w:color w:val="000000"/>
                <w:szCs w:val="22"/>
                <w:rPrChange w:id="2049" w:author="Nobu Masaki" w:date="2025-09-23T17:42:00Z" w16du:dateUtc="2025-09-24T00:42:00Z">
                  <w:rPr>
                    <w:ins w:id="2050" w:author="Nobu Masaki" w:date="2025-09-23T17:41:00Z" w16du:dateUtc="2025-09-24T00:41:00Z"/>
                    <w:rFonts w:ascii="Helvetica" w:eastAsia="Helvetica" w:hAnsi="Helvetica" w:cs="Helvetica"/>
                    <w:color w:val="000000"/>
                    <w:szCs w:val="22"/>
                  </w:rPr>
                </w:rPrChange>
              </w:rPr>
              <w:pPrChange w:id="205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052" w:author="Nobu Masaki" w:date="2025-09-23T17:41:00Z" w16du:dateUtc="2025-09-24T00:41:00Z">
              <w:r w:rsidRPr="00344E2D">
                <w:rPr>
                  <w:rFonts w:eastAsia="Helvetica" w:cstheme="minorHAnsi"/>
                  <w:color w:val="000000"/>
                  <w:szCs w:val="22"/>
                  <w:rPrChange w:id="2053" w:author="Nobu Masaki" w:date="2025-09-23T17:42:00Z" w16du:dateUtc="2025-09-24T00:42:00Z">
                    <w:rPr>
                      <w:rFonts w:ascii="Helvetica" w:eastAsia="Helvetica" w:hAnsi="Helvetica" w:cs="Helvetica"/>
                      <w:color w:val="000000"/>
                      <w:szCs w:val="22"/>
                    </w:rPr>
                  </w:rPrChange>
                </w:rPr>
                <w:t>566.3</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54"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9B5C4B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55" w:author="Nobu Masaki" w:date="2025-09-23T17:41:00Z" w16du:dateUtc="2025-09-24T00:41:00Z"/>
                <w:rFonts w:eastAsia="Helvetica" w:cstheme="minorHAnsi"/>
                <w:color w:val="000000"/>
                <w:szCs w:val="22"/>
                <w:rPrChange w:id="2056" w:author="Nobu Masaki" w:date="2025-09-23T17:42:00Z" w16du:dateUtc="2025-09-24T00:42:00Z">
                  <w:rPr>
                    <w:ins w:id="2057" w:author="Nobu Masaki" w:date="2025-09-23T17:41:00Z" w16du:dateUtc="2025-09-24T00:41:00Z"/>
                    <w:rFonts w:ascii="Helvetica" w:eastAsia="Helvetica" w:hAnsi="Helvetica" w:cs="Helvetica"/>
                    <w:color w:val="000000"/>
                    <w:szCs w:val="22"/>
                  </w:rPr>
                </w:rPrChange>
              </w:rPr>
              <w:pPrChange w:id="205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059" w:author="Nobu Masaki" w:date="2025-09-23T17:41:00Z" w16du:dateUtc="2025-09-24T00:41:00Z">
              <w:r w:rsidRPr="00344E2D">
                <w:rPr>
                  <w:rFonts w:eastAsia="Helvetica" w:cstheme="minorHAnsi"/>
                  <w:color w:val="000000"/>
                  <w:szCs w:val="22"/>
                  <w:rPrChange w:id="2060" w:author="Nobu Masaki" w:date="2025-09-23T17:42:00Z" w16du:dateUtc="2025-09-24T00:42:00Z">
                    <w:rPr>
                      <w:rFonts w:ascii="Helvetica" w:eastAsia="Helvetica" w:hAnsi="Helvetica" w:cs="Helvetica"/>
                      <w:color w:val="000000"/>
                      <w:szCs w:val="22"/>
                    </w:rPr>
                  </w:rPrChange>
                </w:rPr>
                <w:t>121.1</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61"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D48E159"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62" w:author="Nobu Masaki" w:date="2025-09-23T17:41:00Z" w16du:dateUtc="2025-09-24T00:41:00Z"/>
                <w:rFonts w:eastAsia="Helvetica" w:cstheme="minorHAnsi"/>
                <w:color w:val="000000"/>
                <w:szCs w:val="22"/>
                <w:rPrChange w:id="2063" w:author="Nobu Masaki" w:date="2025-09-23T17:42:00Z" w16du:dateUtc="2025-09-24T00:42:00Z">
                  <w:rPr>
                    <w:ins w:id="2064" w:author="Nobu Masaki" w:date="2025-09-23T17:41:00Z" w16du:dateUtc="2025-09-24T00:41:00Z"/>
                    <w:rFonts w:ascii="Helvetica" w:eastAsia="Helvetica" w:hAnsi="Helvetica" w:cs="Helvetica"/>
                    <w:color w:val="000000"/>
                    <w:szCs w:val="22"/>
                  </w:rPr>
                </w:rPrChange>
              </w:rPr>
              <w:pPrChange w:id="206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066" w:author="Nobu Masaki" w:date="2025-09-23T17:41:00Z" w16du:dateUtc="2025-09-24T00:41:00Z">
              <w:r w:rsidRPr="00344E2D">
                <w:rPr>
                  <w:rFonts w:eastAsia="Helvetica" w:cstheme="minorHAnsi"/>
                  <w:color w:val="000000"/>
                  <w:szCs w:val="22"/>
                  <w:rPrChange w:id="2067" w:author="Nobu Masaki" w:date="2025-09-23T17:42:00Z" w16du:dateUtc="2025-09-24T00:42:00Z">
                    <w:rPr>
                      <w:rFonts w:ascii="Helvetica" w:eastAsia="Helvetica" w:hAnsi="Helvetica" w:cs="Helvetica"/>
                      <w:color w:val="000000"/>
                      <w:szCs w:val="22"/>
                    </w:rPr>
                  </w:rPrChange>
                </w:rPr>
                <w:t>0.00</w:t>
              </w:r>
            </w:ins>
          </w:p>
        </w:tc>
      </w:tr>
      <w:tr w:rsidR="00344E2D" w:rsidRPr="00344E2D" w14:paraId="161F9D9B" w14:textId="77777777" w:rsidTr="00344E2D">
        <w:tblPrEx>
          <w:tblPrExChange w:id="2068" w:author="Nobu Masaki" w:date="2025-09-23T17:45:00Z" w16du:dateUtc="2025-09-24T00:45:00Z">
            <w:tblPrEx>
              <w:tblW w:w="0" w:type="auto"/>
            </w:tblPrEx>
          </w:tblPrExChange>
        </w:tblPrEx>
        <w:trPr>
          <w:trHeight w:hRule="exact" w:val="432"/>
          <w:jc w:val="center"/>
          <w:ins w:id="2069" w:author="Nobu Masaki" w:date="2025-09-23T17:41:00Z"/>
          <w:trPrChange w:id="2070"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71"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F6BE0EA" w14:textId="62E1DD2D"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72" w:author="Nobu Masaki" w:date="2025-09-23T17:41:00Z" w16du:dateUtc="2025-09-24T00:41:00Z"/>
                <w:rFonts w:eastAsia="Helvetica" w:cstheme="minorHAnsi"/>
                <w:color w:val="000000"/>
                <w:szCs w:val="22"/>
                <w:rPrChange w:id="2073" w:author="Nobu Masaki" w:date="2025-09-23T17:42:00Z" w16du:dateUtc="2025-09-24T00:42:00Z">
                  <w:rPr>
                    <w:ins w:id="2074" w:author="Nobu Masaki" w:date="2025-09-23T17:41:00Z" w16du:dateUtc="2025-09-24T00:41:00Z"/>
                    <w:rFonts w:ascii="Helvetica" w:eastAsia="Helvetica" w:hAnsi="Helvetica" w:cs="Helvetica"/>
                    <w:color w:val="000000"/>
                    <w:szCs w:val="22"/>
                  </w:rPr>
                </w:rPrChange>
              </w:rPr>
              <w:pPrChange w:id="207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76"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8A0760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77" w:author="Nobu Masaki" w:date="2025-09-23T17:41:00Z" w16du:dateUtc="2025-09-24T00:41:00Z"/>
                <w:rFonts w:eastAsia="Helvetica" w:cstheme="minorHAnsi"/>
                <w:color w:val="000000"/>
                <w:szCs w:val="22"/>
                <w:rPrChange w:id="2078" w:author="Nobu Masaki" w:date="2025-09-23T17:42:00Z" w16du:dateUtc="2025-09-24T00:42:00Z">
                  <w:rPr>
                    <w:ins w:id="2079" w:author="Nobu Masaki" w:date="2025-09-23T17:41:00Z" w16du:dateUtc="2025-09-24T00:41:00Z"/>
                    <w:rFonts w:ascii="Helvetica" w:eastAsia="Helvetica" w:hAnsi="Helvetica" w:cs="Helvetica"/>
                    <w:color w:val="000000"/>
                    <w:szCs w:val="22"/>
                  </w:rPr>
                </w:rPrChange>
              </w:rPr>
              <w:pPrChange w:id="208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081" w:author="Nobu Masaki" w:date="2025-09-23T17:41:00Z" w16du:dateUtc="2025-09-24T00:41:00Z">
              <w:r w:rsidRPr="00344E2D">
                <w:rPr>
                  <w:rFonts w:eastAsia="Helvetica" w:cstheme="minorHAnsi"/>
                  <w:color w:val="000000"/>
                  <w:szCs w:val="22"/>
                  <w:rPrChange w:id="2082"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83"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EDBEE1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84" w:author="Nobu Masaki" w:date="2025-09-23T17:41:00Z" w16du:dateUtc="2025-09-24T00:41:00Z"/>
                <w:rFonts w:eastAsia="Helvetica" w:cstheme="minorHAnsi"/>
                <w:color w:val="000000"/>
                <w:szCs w:val="22"/>
                <w:rPrChange w:id="2085" w:author="Nobu Masaki" w:date="2025-09-23T17:42:00Z" w16du:dateUtc="2025-09-24T00:42:00Z">
                  <w:rPr>
                    <w:ins w:id="2086" w:author="Nobu Masaki" w:date="2025-09-23T17:41:00Z" w16du:dateUtc="2025-09-24T00:41:00Z"/>
                    <w:rFonts w:ascii="Helvetica" w:eastAsia="Helvetica" w:hAnsi="Helvetica" w:cs="Helvetica"/>
                    <w:color w:val="000000"/>
                    <w:szCs w:val="22"/>
                  </w:rPr>
                </w:rPrChange>
              </w:rPr>
              <w:pPrChange w:id="208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088" w:author="Nobu Masaki" w:date="2025-09-23T17:41:00Z" w16du:dateUtc="2025-09-24T00:41:00Z">
              <w:r w:rsidRPr="00344E2D">
                <w:rPr>
                  <w:rFonts w:eastAsia="Helvetica" w:cstheme="minorHAnsi"/>
                  <w:color w:val="000000"/>
                  <w:szCs w:val="22"/>
                  <w:rPrChange w:id="2089" w:author="Nobu Masaki" w:date="2025-09-23T17:42:00Z" w16du:dateUtc="2025-09-24T00:42:00Z">
                    <w:rPr>
                      <w:rFonts w:ascii="Helvetica" w:eastAsia="Helvetica" w:hAnsi="Helvetica" w:cs="Helvetica"/>
                      <w:color w:val="000000"/>
                      <w:szCs w:val="22"/>
                    </w:rPr>
                  </w:rPrChange>
                </w:rPr>
                <w:t>7.7</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90"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649A72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91" w:author="Nobu Masaki" w:date="2025-09-23T17:41:00Z" w16du:dateUtc="2025-09-24T00:41:00Z"/>
                <w:rFonts w:eastAsia="Helvetica" w:cstheme="minorHAnsi"/>
                <w:color w:val="000000"/>
                <w:szCs w:val="22"/>
                <w:rPrChange w:id="2092" w:author="Nobu Masaki" w:date="2025-09-23T17:42:00Z" w16du:dateUtc="2025-09-24T00:42:00Z">
                  <w:rPr>
                    <w:ins w:id="2093" w:author="Nobu Masaki" w:date="2025-09-23T17:41:00Z" w16du:dateUtc="2025-09-24T00:41:00Z"/>
                    <w:rFonts w:ascii="Helvetica" w:eastAsia="Helvetica" w:hAnsi="Helvetica" w:cs="Helvetica"/>
                    <w:color w:val="000000"/>
                    <w:szCs w:val="22"/>
                  </w:rPr>
                </w:rPrChange>
              </w:rPr>
              <w:pPrChange w:id="209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095" w:author="Nobu Masaki" w:date="2025-09-23T17:41:00Z" w16du:dateUtc="2025-09-24T00:41:00Z">
              <w:r w:rsidRPr="00344E2D">
                <w:rPr>
                  <w:rFonts w:eastAsia="Helvetica" w:cstheme="minorHAnsi"/>
                  <w:color w:val="000000"/>
                  <w:szCs w:val="22"/>
                  <w:rPrChange w:id="2096" w:author="Nobu Masaki" w:date="2025-09-23T17:42:00Z" w16du:dateUtc="2025-09-24T00:42:00Z">
                    <w:rPr>
                      <w:rFonts w:ascii="Helvetica" w:eastAsia="Helvetica" w:hAnsi="Helvetica" w:cs="Helvetica"/>
                      <w:color w:val="000000"/>
                      <w:szCs w:val="22"/>
                    </w:rPr>
                  </w:rPrChange>
                </w:rPr>
                <w:t>37.8</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97"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29E1886"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098" w:author="Nobu Masaki" w:date="2025-09-23T17:41:00Z" w16du:dateUtc="2025-09-24T00:41:00Z"/>
                <w:rFonts w:eastAsia="Helvetica" w:cstheme="minorHAnsi"/>
                <w:color w:val="000000"/>
                <w:szCs w:val="22"/>
                <w:rPrChange w:id="2099" w:author="Nobu Masaki" w:date="2025-09-23T17:42:00Z" w16du:dateUtc="2025-09-24T00:42:00Z">
                  <w:rPr>
                    <w:ins w:id="2100" w:author="Nobu Masaki" w:date="2025-09-23T17:41:00Z" w16du:dateUtc="2025-09-24T00:41:00Z"/>
                    <w:rFonts w:ascii="Helvetica" w:eastAsia="Helvetica" w:hAnsi="Helvetica" w:cs="Helvetica"/>
                    <w:color w:val="000000"/>
                    <w:szCs w:val="22"/>
                  </w:rPr>
                </w:rPrChange>
              </w:rPr>
              <w:pPrChange w:id="210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102" w:author="Nobu Masaki" w:date="2025-09-23T17:41:00Z" w16du:dateUtc="2025-09-24T00:41:00Z">
              <w:r w:rsidRPr="00344E2D">
                <w:rPr>
                  <w:rFonts w:eastAsia="Helvetica" w:cstheme="minorHAnsi"/>
                  <w:color w:val="000000"/>
                  <w:szCs w:val="22"/>
                  <w:rPrChange w:id="2103" w:author="Nobu Masaki" w:date="2025-09-23T17:42:00Z" w16du:dateUtc="2025-09-24T00:42:00Z">
                    <w:rPr>
                      <w:rFonts w:ascii="Helvetica" w:eastAsia="Helvetica" w:hAnsi="Helvetica" w:cs="Helvetica"/>
                      <w:color w:val="000000"/>
                      <w:szCs w:val="22"/>
                    </w:rPr>
                  </w:rPrChange>
                </w:rPr>
                <w:t>0.96</w:t>
              </w:r>
            </w:ins>
          </w:p>
        </w:tc>
      </w:tr>
      <w:tr w:rsidR="00344E2D" w:rsidRPr="00344E2D" w14:paraId="54AA08DA" w14:textId="77777777" w:rsidTr="00344E2D">
        <w:tblPrEx>
          <w:tblPrExChange w:id="2104" w:author="Nobu Masaki" w:date="2025-09-23T17:45:00Z" w16du:dateUtc="2025-09-24T00:45:00Z">
            <w:tblPrEx>
              <w:tblW w:w="0" w:type="auto"/>
            </w:tblPrEx>
          </w:tblPrExChange>
        </w:tblPrEx>
        <w:trPr>
          <w:trHeight w:hRule="exact" w:val="432"/>
          <w:jc w:val="center"/>
          <w:ins w:id="2105" w:author="Nobu Masaki" w:date="2025-09-23T17:41:00Z"/>
          <w:trPrChange w:id="2106"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07"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5EDFD61" w14:textId="1A445F41"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08" w:author="Nobu Masaki" w:date="2025-09-23T17:41:00Z" w16du:dateUtc="2025-09-24T00:41:00Z"/>
                <w:rFonts w:eastAsia="Helvetica" w:cstheme="minorHAnsi"/>
                <w:color w:val="000000"/>
                <w:szCs w:val="22"/>
                <w:rPrChange w:id="2109" w:author="Nobu Masaki" w:date="2025-09-23T17:42:00Z" w16du:dateUtc="2025-09-24T00:42:00Z">
                  <w:rPr>
                    <w:ins w:id="2110" w:author="Nobu Masaki" w:date="2025-09-23T17:41:00Z" w16du:dateUtc="2025-09-24T00:41:00Z"/>
                    <w:rFonts w:ascii="Helvetica" w:eastAsia="Helvetica" w:hAnsi="Helvetica" w:cs="Helvetica"/>
                    <w:color w:val="000000"/>
                    <w:szCs w:val="22"/>
                  </w:rPr>
                </w:rPrChange>
              </w:rPr>
              <w:pPrChange w:id="211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12"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1E4350"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13" w:author="Nobu Masaki" w:date="2025-09-23T17:41:00Z" w16du:dateUtc="2025-09-24T00:41:00Z"/>
                <w:rFonts w:eastAsia="Helvetica" w:cstheme="minorHAnsi"/>
                <w:color w:val="000000"/>
                <w:szCs w:val="22"/>
                <w:rPrChange w:id="2114" w:author="Nobu Masaki" w:date="2025-09-23T17:42:00Z" w16du:dateUtc="2025-09-24T00:42:00Z">
                  <w:rPr>
                    <w:ins w:id="2115" w:author="Nobu Masaki" w:date="2025-09-23T17:41:00Z" w16du:dateUtc="2025-09-24T00:41:00Z"/>
                    <w:rFonts w:ascii="Helvetica" w:eastAsia="Helvetica" w:hAnsi="Helvetica" w:cs="Helvetica"/>
                    <w:color w:val="000000"/>
                    <w:szCs w:val="22"/>
                  </w:rPr>
                </w:rPrChange>
              </w:rPr>
              <w:pPrChange w:id="211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117" w:author="Nobu Masaki" w:date="2025-09-23T17:41:00Z" w16du:dateUtc="2025-09-24T00:41:00Z">
              <w:r w:rsidRPr="00344E2D">
                <w:rPr>
                  <w:rFonts w:eastAsia="Helvetica" w:cstheme="minorHAnsi"/>
                  <w:color w:val="000000"/>
                  <w:szCs w:val="22"/>
                  <w:rPrChange w:id="2118"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19"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2091C1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20" w:author="Nobu Masaki" w:date="2025-09-23T17:41:00Z" w16du:dateUtc="2025-09-24T00:41:00Z"/>
                <w:rFonts w:eastAsia="Helvetica" w:cstheme="minorHAnsi"/>
                <w:color w:val="000000"/>
                <w:szCs w:val="22"/>
                <w:rPrChange w:id="2121" w:author="Nobu Masaki" w:date="2025-09-23T17:42:00Z" w16du:dateUtc="2025-09-24T00:42:00Z">
                  <w:rPr>
                    <w:ins w:id="2122" w:author="Nobu Masaki" w:date="2025-09-23T17:41:00Z" w16du:dateUtc="2025-09-24T00:41:00Z"/>
                    <w:rFonts w:ascii="Helvetica" w:eastAsia="Helvetica" w:hAnsi="Helvetica" w:cs="Helvetica"/>
                    <w:color w:val="000000"/>
                    <w:szCs w:val="22"/>
                  </w:rPr>
                </w:rPrChange>
              </w:rPr>
              <w:pPrChange w:id="212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124" w:author="Nobu Masaki" w:date="2025-09-23T17:41:00Z" w16du:dateUtc="2025-09-24T00:41:00Z">
              <w:r w:rsidRPr="00344E2D">
                <w:rPr>
                  <w:rFonts w:eastAsia="Helvetica" w:cstheme="minorHAnsi"/>
                  <w:color w:val="000000"/>
                  <w:szCs w:val="22"/>
                  <w:rPrChange w:id="2125" w:author="Nobu Masaki" w:date="2025-09-23T17:42:00Z" w16du:dateUtc="2025-09-24T00:42:00Z">
                    <w:rPr>
                      <w:rFonts w:ascii="Helvetica" w:eastAsia="Helvetica" w:hAnsi="Helvetica" w:cs="Helvetica"/>
                      <w:color w:val="000000"/>
                      <w:szCs w:val="22"/>
                    </w:rPr>
                  </w:rPrChange>
                </w:rPr>
                <w:t>20.2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26"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286A75E"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27" w:author="Nobu Masaki" w:date="2025-09-23T17:41:00Z" w16du:dateUtc="2025-09-24T00:41:00Z"/>
                <w:rFonts w:eastAsia="Helvetica" w:cstheme="minorHAnsi"/>
                <w:color w:val="000000"/>
                <w:szCs w:val="22"/>
                <w:rPrChange w:id="2128" w:author="Nobu Masaki" w:date="2025-09-23T17:42:00Z" w16du:dateUtc="2025-09-24T00:42:00Z">
                  <w:rPr>
                    <w:ins w:id="2129" w:author="Nobu Masaki" w:date="2025-09-23T17:41:00Z" w16du:dateUtc="2025-09-24T00:41:00Z"/>
                    <w:rFonts w:ascii="Helvetica" w:eastAsia="Helvetica" w:hAnsi="Helvetica" w:cs="Helvetica"/>
                    <w:color w:val="000000"/>
                    <w:szCs w:val="22"/>
                  </w:rPr>
                </w:rPrChange>
              </w:rPr>
              <w:pPrChange w:id="213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131" w:author="Nobu Masaki" w:date="2025-09-23T17:41:00Z" w16du:dateUtc="2025-09-24T00:41:00Z">
              <w:r w:rsidRPr="00344E2D">
                <w:rPr>
                  <w:rFonts w:eastAsia="Helvetica" w:cstheme="minorHAnsi"/>
                  <w:color w:val="000000"/>
                  <w:szCs w:val="22"/>
                  <w:rPrChange w:id="2132" w:author="Nobu Masaki" w:date="2025-09-23T17:42:00Z" w16du:dateUtc="2025-09-24T00:42:00Z">
                    <w:rPr>
                      <w:rFonts w:ascii="Helvetica" w:eastAsia="Helvetica" w:hAnsi="Helvetica" w:cs="Helvetica"/>
                      <w:color w:val="000000"/>
                      <w:szCs w:val="22"/>
                    </w:rPr>
                  </w:rPrChange>
                </w:rPr>
                <w:t>91.0</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33"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2CFB044"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34" w:author="Nobu Masaki" w:date="2025-09-23T17:41:00Z" w16du:dateUtc="2025-09-24T00:41:00Z"/>
                <w:rFonts w:eastAsia="Helvetica" w:cstheme="minorHAnsi"/>
                <w:color w:val="000000"/>
                <w:szCs w:val="22"/>
                <w:rPrChange w:id="2135" w:author="Nobu Masaki" w:date="2025-09-23T17:42:00Z" w16du:dateUtc="2025-09-24T00:42:00Z">
                  <w:rPr>
                    <w:ins w:id="2136" w:author="Nobu Masaki" w:date="2025-09-23T17:41:00Z" w16du:dateUtc="2025-09-24T00:41:00Z"/>
                    <w:rFonts w:ascii="Helvetica" w:eastAsia="Helvetica" w:hAnsi="Helvetica" w:cs="Helvetica"/>
                    <w:color w:val="000000"/>
                    <w:szCs w:val="22"/>
                  </w:rPr>
                </w:rPrChange>
              </w:rPr>
              <w:pPrChange w:id="213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138" w:author="Nobu Masaki" w:date="2025-09-23T17:41:00Z" w16du:dateUtc="2025-09-24T00:41:00Z">
              <w:r w:rsidRPr="00344E2D">
                <w:rPr>
                  <w:rFonts w:eastAsia="Helvetica" w:cstheme="minorHAnsi"/>
                  <w:color w:val="000000"/>
                  <w:szCs w:val="22"/>
                  <w:rPrChange w:id="2139" w:author="Nobu Masaki" w:date="2025-09-23T17:42:00Z" w16du:dateUtc="2025-09-24T00:42:00Z">
                    <w:rPr>
                      <w:rFonts w:ascii="Helvetica" w:eastAsia="Helvetica" w:hAnsi="Helvetica" w:cs="Helvetica"/>
                      <w:color w:val="000000"/>
                      <w:szCs w:val="22"/>
                    </w:rPr>
                  </w:rPrChange>
                </w:rPr>
                <w:t>0.92</w:t>
              </w:r>
            </w:ins>
          </w:p>
        </w:tc>
      </w:tr>
      <w:tr w:rsidR="00344E2D" w:rsidRPr="00344E2D" w14:paraId="4EAFCD52" w14:textId="77777777" w:rsidTr="00344E2D">
        <w:tblPrEx>
          <w:tblPrExChange w:id="2140" w:author="Nobu Masaki" w:date="2025-09-23T17:45:00Z" w16du:dateUtc="2025-09-24T00:45:00Z">
            <w:tblPrEx>
              <w:tblW w:w="0" w:type="auto"/>
            </w:tblPrEx>
          </w:tblPrExChange>
        </w:tblPrEx>
        <w:trPr>
          <w:trHeight w:hRule="exact" w:val="432"/>
          <w:jc w:val="center"/>
          <w:ins w:id="2141" w:author="Nobu Masaki" w:date="2025-09-23T17:41:00Z"/>
          <w:trPrChange w:id="2142"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43"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A227F78"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44" w:author="Nobu Masaki" w:date="2025-09-23T17:41:00Z" w16du:dateUtc="2025-09-24T00:41:00Z"/>
                <w:rFonts w:eastAsia="Helvetica" w:cstheme="minorHAnsi"/>
                <w:color w:val="000000"/>
                <w:szCs w:val="22"/>
                <w:rPrChange w:id="2145" w:author="Nobu Masaki" w:date="2025-09-23T17:42:00Z" w16du:dateUtc="2025-09-24T00:42:00Z">
                  <w:rPr>
                    <w:ins w:id="2146" w:author="Nobu Masaki" w:date="2025-09-23T17:41:00Z" w16du:dateUtc="2025-09-24T00:41:00Z"/>
                    <w:rFonts w:ascii="Helvetica" w:eastAsia="Helvetica" w:hAnsi="Helvetica" w:cs="Helvetica"/>
                    <w:color w:val="000000"/>
                    <w:szCs w:val="22"/>
                  </w:rPr>
                </w:rPrChange>
              </w:rPr>
              <w:pPrChange w:id="214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148" w:author="Nobu Masaki" w:date="2025-09-23T17:41:00Z" w16du:dateUtc="2025-09-24T00:41:00Z">
              <w:r w:rsidRPr="00344E2D">
                <w:rPr>
                  <w:rFonts w:eastAsia="Helvetica" w:cstheme="minorHAnsi"/>
                  <w:color w:val="000000"/>
                  <w:szCs w:val="22"/>
                  <w:rPrChange w:id="2149" w:author="Nobu Masaki" w:date="2025-09-23T17:42:00Z" w16du:dateUtc="2025-09-24T00:42:00Z">
                    <w:rPr>
                      <w:rFonts w:ascii="Helvetica" w:eastAsia="Helvetica" w:hAnsi="Helvetica" w:cs="Helvetica"/>
                      <w:color w:val="000000"/>
                      <w:szCs w:val="22"/>
                    </w:rPr>
                  </w:rPrChange>
                </w:rPr>
                <w:t>Mixture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50"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880E42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51" w:author="Nobu Masaki" w:date="2025-09-23T17:41:00Z" w16du:dateUtc="2025-09-24T00:41:00Z"/>
                <w:rFonts w:eastAsia="Helvetica" w:cstheme="minorHAnsi"/>
                <w:color w:val="000000"/>
                <w:szCs w:val="22"/>
                <w:rPrChange w:id="2152" w:author="Nobu Masaki" w:date="2025-09-23T17:42:00Z" w16du:dateUtc="2025-09-24T00:42:00Z">
                  <w:rPr>
                    <w:ins w:id="2153" w:author="Nobu Masaki" w:date="2025-09-23T17:41:00Z" w16du:dateUtc="2025-09-24T00:41:00Z"/>
                    <w:rFonts w:ascii="Helvetica" w:eastAsia="Helvetica" w:hAnsi="Helvetica" w:cs="Helvetica"/>
                    <w:color w:val="000000"/>
                    <w:szCs w:val="22"/>
                  </w:rPr>
                </w:rPrChange>
              </w:rPr>
              <w:pPrChange w:id="215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155" w:author="Nobu Masaki" w:date="2025-09-23T17:41:00Z" w16du:dateUtc="2025-09-24T00:41:00Z">
              <w:r w:rsidRPr="00344E2D">
                <w:rPr>
                  <w:rFonts w:eastAsia="Helvetica" w:cstheme="minorHAnsi"/>
                  <w:color w:val="000000"/>
                  <w:szCs w:val="22"/>
                  <w:rPrChange w:id="2156" w:author="Nobu Masaki" w:date="2025-09-23T17:42:00Z" w16du:dateUtc="2025-09-24T00:42: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57"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BC8F0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58" w:author="Nobu Masaki" w:date="2025-09-23T17:41:00Z" w16du:dateUtc="2025-09-24T00:41:00Z"/>
                <w:rFonts w:eastAsia="Helvetica" w:cstheme="minorHAnsi"/>
                <w:color w:val="000000"/>
                <w:szCs w:val="22"/>
                <w:rPrChange w:id="2159" w:author="Nobu Masaki" w:date="2025-09-23T17:42:00Z" w16du:dateUtc="2025-09-24T00:42:00Z">
                  <w:rPr>
                    <w:ins w:id="2160" w:author="Nobu Masaki" w:date="2025-09-23T17:41:00Z" w16du:dateUtc="2025-09-24T00:41:00Z"/>
                    <w:rFonts w:ascii="Helvetica" w:eastAsia="Helvetica" w:hAnsi="Helvetica" w:cs="Helvetica"/>
                    <w:color w:val="000000"/>
                    <w:szCs w:val="22"/>
                  </w:rPr>
                </w:rPrChange>
              </w:rPr>
              <w:pPrChange w:id="216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162" w:author="Nobu Masaki" w:date="2025-09-23T17:41:00Z" w16du:dateUtc="2025-09-24T00:41:00Z">
              <w:r w:rsidRPr="00344E2D">
                <w:rPr>
                  <w:rFonts w:eastAsia="Helvetica" w:cstheme="minorHAnsi"/>
                  <w:color w:val="000000"/>
                  <w:szCs w:val="22"/>
                  <w:rPrChange w:id="2163" w:author="Nobu Masaki" w:date="2025-09-23T17:42:00Z" w16du:dateUtc="2025-09-24T00:42:00Z">
                    <w:rPr>
                      <w:rFonts w:ascii="Helvetica" w:eastAsia="Helvetica" w:hAnsi="Helvetica" w:cs="Helvetica"/>
                      <w:color w:val="000000"/>
                      <w:szCs w:val="22"/>
                    </w:rPr>
                  </w:rPrChange>
                </w:rPr>
                <w:t>256.0</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64"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3C876A8"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65" w:author="Nobu Masaki" w:date="2025-09-23T17:41:00Z" w16du:dateUtc="2025-09-24T00:41:00Z"/>
                <w:rFonts w:eastAsia="Helvetica" w:cstheme="minorHAnsi"/>
                <w:color w:val="000000"/>
                <w:szCs w:val="22"/>
                <w:rPrChange w:id="2166" w:author="Nobu Masaki" w:date="2025-09-23T17:42:00Z" w16du:dateUtc="2025-09-24T00:42:00Z">
                  <w:rPr>
                    <w:ins w:id="2167" w:author="Nobu Masaki" w:date="2025-09-23T17:41:00Z" w16du:dateUtc="2025-09-24T00:41:00Z"/>
                    <w:rFonts w:ascii="Helvetica" w:eastAsia="Helvetica" w:hAnsi="Helvetica" w:cs="Helvetica"/>
                    <w:color w:val="000000"/>
                    <w:szCs w:val="22"/>
                  </w:rPr>
                </w:rPrChange>
              </w:rPr>
              <w:pPrChange w:id="216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169" w:author="Nobu Masaki" w:date="2025-09-23T17:41:00Z" w16du:dateUtc="2025-09-24T00:41:00Z">
              <w:r w:rsidRPr="00344E2D">
                <w:rPr>
                  <w:rFonts w:eastAsia="Helvetica" w:cstheme="minorHAnsi"/>
                  <w:color w:val="000000"/>
                  <w:szCs w:val="22"/>
                  <w:rPrChange w:id="2170" w:author="Nobu Masaki" w:date="2025-09-23T17:42:00Z" w16du:dateUtc="2025-09-24T00:42:00Z">
                    <w:rPr>
                      <w:rFonts w:ascii="Helvetica" w:eastAsia="Helvetica" w:hAnsi="Helvetica" w:cs="Helvetica"/>
                      <w:color w:val="000000"/>
                      <w:szCs w:val="22"/>
                    </w:rPr>
                  </w:rPrChange>
                </w:rPr>
                <w:t>15.6</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71"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C7CE6D2"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72" w:author="Nobu Masaki" w:date="2025-09-23T17:41:00Z" w16du:dateUtc="2025-09-24T00:41:00Z"/>
                <w:rFonts w:eastAsia="Helvetica" w:cstheme="minorHAnsi"/>
                <w:color w:val="000000"/>
                <w:szCs w:val="22"/>
                <w:rPrChange w:id="2173" w:author="Nobu Masaki" w:date="2025-09-23T17:42:00Z" w16du:dateUtc="2025-09-24T00:42:00Z">
                  <w:rPr>
                    <w:ins w:id="2174" w:author="Nobu Masaki" w:date="2025-09-23T17:41:00Z" w16du:dateUtc="2025-09-24T00:41:00Z"/>
                    <w:rFonts w:ascii="Helvetica" w:eastAsia="Helvetica" w:hAnsi="Helvetica" w:cs="Helvetica"/>
                    <w:color w:val="000000"/>
                    <w:szCs w:val="22"/>
                  </w:rPr>
                </w:rPrChange>
              </w:rPr>
              <w:pPrChange w:id="217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176" w:author="Nobu Masaki" w:date="2025-09-23T17:41:00Z" w16du:dateUtc="2025-09-24T00:41:00Z">
              <w:r w:rsidRPr="00344E2D">
                <w:rPr>
                  <w:rFonts w:eastAsia="Helvetica" w:cstheme="minorHAnsi"/>
                  <w:color w:val="000000"/>
                  <w:szCs w:val="22"/>
                  <w:rPrChange w:id="2177" w:author="Nobu Masaki" w:date="2025-09-23T17:42:00Z" w16du:dateUtc="2025-09-24T00:42:00Z">
                    <w:rPr>
                      <w:rFonts w:ascii="Helvetica" w:eastAsia="Helvetica" w:hAnsi="Helvetica" w:cs="Helvetica"/>
                      <w:color w:val="000000"/>
                      <w:szCs w:val="22"/>
                    </w:rPr>
                  </w:rPrChange>
                </w:rPr>
                <w:t>0.00</w:t>
              </w:r>
            </w:ins>
          </w:p>
        </w:tc>
      </w:tr>
      <w:tr w:rsidR="00344E2D" w:rsidRPr="00344E2D" w14:paraId="50E754B3" w14:textId="77777777" w:rsidTr="00344E2D">
        <w:tblPrEx>
          <w:tblPrExChange w:id="2178" w:author="Nobu Masaki" w:date="2025-09-23T17:45:00Z" w16du:dateUtc="2025-09-24T00:45:00Z">
            <w:tblPrEx>
              <w:tblW w:w="0" w:type="auto"/>
            </w:tblPrEx>
          </w:tblPrExChange>
        </w:tblPrEx>
        <w:trPr>
          <w:trHeight w:hRule="exact" w:val="432"/>
          <w:jc w:val="center"/>
          <w:ins w:id="2179" w:author="Nobu Masaki" w:date="2025-09-23T17:41:00Z"/>
          <w:trPrChange w:id="2180"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81"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64A41F" w14:textId="4921555D"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82" w:author="Nobu Masaki" w:date="2025-09-23T17:41:00Z" w16du:dateUtc="2025-09-24T00:41:00Z"/>
                <w:rFonts w:eastAsia="Helvetica" w:cstheme="minorHAnsi"/>
                <w:color w:val="000000"/>
                <w:szCs w:val="22"/>
                <w:rPrChange w:id="2183" w:author="Nobu Masaki" w:date="2025-09-23T17:42:00Z" w16du:dateUtc="2025-09-24T00:42:00Z">
                  <w:rPr>
                    <w:ins w:id="2184" w:author="Nobu Masaki" w:date="2025-09-23T17:41:00Z" w16du:dateUtc="2025-09-24T00:41:00Z"/>
                    <w:rFonts w:ascii="Helvetica" w:eastAsia="Helvetica" w:hAnsi="Helvetica" w:cs="Helvetica"/>
                    <w:color w:val="000000"/>
                    <w:szCs w:val="22"/>
                  </w:rPr>
                </w:rPrChange>
              </w:rPr>
              <w:pPrChange w:id="218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86"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4F9113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87" w:author="Nobu Masaki" w:date="2025-09-23T17:41:00Z" w16du:dateUtc="2025-09-24T00:41:00Z"/>
                <w:rFonts w:eastAsia="Helvetica" w:cstheme="minorHAnsi"/>
                <w:color w:val="000000"/>
                <w:szCs w:val="22"/>
                <w:rPrChange w:id="2188" w:author="Nobu Masaki" w:date="2025-09-23T17:42:00Z" w16du:dateUtc="2025-09-24T00:42:00Z">
                  <w:rPr>
                    <w:ins w:id="2189" w:author="Nobu Masaki" w:date="2025-09-23T17:41:00Z" w16du:dateUtc="2025-09-24T00:41:00Z"/>
                    <w:rFonts w:ascii="Helvetica" w:eastAsia="Helvetica" w:hAnsi="Helvetica" w:cs="Helvetica"/>
                    <w:color w:val="000000"/>
                    <w:szCs w:val="22"/>
                  </w:rPr>
                </w:rPrChange>
              </w:rPr>
              <w:pPrChange w:id="219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191" w:author="Nobu Masaki" w:date="2025-09-23T17:41:00Z" w16du:dateUtc="2025-09-24T00:41:00Z">
              <w:r w:rsidRPr="00344E2D">
                <w:rPr>
                  <w:rFonts w:eastAsia="Helvetica" w:cstheme="minorHAnsi"/>
                  <w:color w:val="000000"/>
                  <w:szCs w:val="22"/>
                  <w:rPrChange w:id="2192" w:author="Nobu Masaki" w:date="2025-09-23T17:42:00Z" w16du:dateUtc="2025-09-24T00:42: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93"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216C159"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194" w:author="Nobu Masaki" w:date="2025-09-23T17:41:00Z" w16du:dateUtc="2025-09-24T00:41:00Z"/>
                <w:rFonts w:eastAsia="Helvetica" w:cstheme="minorHAnsi"/>
                <w:color w:val="000000"/>
                <w:szCs w:val="22"/>
                <w:rPrChange w:id="2195" w:author="Nobu Masaki" w:date="2025-09-23T17:42:00Z" w16du:dateUtc="2025-09-24T00:42:00Z">
                  <w:rPr>
                    <w:ins w:id="2196" w:author="Nobu Masaki" w:date="2025-09-23T17:41:00Z" w16du:dateUtc="2025-09-24T00:41:00Z"/>
                    <w:rFonts w:ascii="Helvetica" w:eastAsia="Helvetica" w:hAnsi="Helvetica" w:cs="Helvetica"/>
                    <w:color w:val="000000"/>
                    <w:szCs w:val="22"/>
                  </w:rPr>
                </w:rPrChange>
              </w:rPr>
              <w:pPrChange w:id="219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198" w:author="Nobu Masaki" w:date="2025-09-23T17:41:00Z" w16du:dateUtc="2025-09-24T00:41:00Z">
              <w:r w:rsidRPr="00344E2D">
                <w:rPr>
                  <w:rFonts w:eastAsia="Helvetica" w:cstheme="minorHAnsi"/>
                  <w:color w:val="000000"/>
                  <w:szCs w:val="22"/>
                  <w:rPrChange w:id="2199" w:author="Nobu Masaki" w:date="2025-09-23T17:42:00Z" w16du:dateUtc="2025-09-24T00:42:00Z">
                    <w:rPr>
                      <w:rFonts w:ascii="Helvetica" w:eastAsia="Helvetica" w:hAnsi="Helvetica" w:cs="Helvetica"/>
                      <w:color w:val="000000"/>
                      <w:szCs w:val="22"/>
                    </w:rPr>
                  </w:rPrChange>
                </w:rPr>
                <w:t>422.5</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00"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E04670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01" w:author="Nobu Masaki" w:date="2025-09-23T17:41:00Z" w16du:dateUtc="2025-09-24T00:41:00Z"/>
                <w:rFonts w:eastAsia="Helvetica" w:cstheme="minorHAnsi"/>
                <w:color w:val="000000"/>
                <w:szCs w:val="22"/>
                <w:rPrChange w:id="2202" w:author="Nobu Masaki" w:date="2025-09-23T17:42:00Z" w16du:dateUtc="2025-09-24T00:42:00Z">
                  <w:rPr>
                    <w:ins w:id="2203" w:author="Nobu Masaki" w:date="2025-09-23T17:41:00Z" w16du:dateUtc="2025-09-24T00:41:00Z"/>
                    <w:rFonts w:ascii="Helvetica" w:eastAsia="Helvetica" w:hAnsi="Helvetica" w:cs="Helvetica"/>
                    <w:color w:val="000000"/>
                    <w:szCs w:val="22"/>
                  </w:rPr>
                </w:rPrChange>
              </w:rPr>
              <w:pPrChange w:id="220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205" w:author="Nobu Masaki" w:date="2025-09-23T17:41:00Z" w16du:dateUtc="2025-09-24T00:41:00Z">
              <w:r w:rsidRPr="00344E2D">
                <w:rPr>
                  <w:rFonts w:eastAsia="Helvetica" w:cstheme="minorHAnsi"/>
                  <w:color w:val="000000"/>
                  <w:szCs w:val="22"/>
                  <w:rPrChange w:id="2206" w:author="Nobu Masaki" w:date="2025-09-23T17:42:00Z" w16du:dateUtc="2025-09-24T00:42:00Z">
                    <w:rPr>
                      <w:rFonts w:ascii="Helvetica" w:eastAsia="Helvetica" w:hAnsi="Helvetica" w:cs="Helvetica"/>
                      <w:color w:val="000000"/>
                      <w:szCs w:val="22"/>
                    </w:rPr>
                  </w:rPrChange>
                </w:rPr>
                <w:t>20.8</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07"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F1160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08" w:author="Nobu Masaki" w:date="2025-09-23T17:41:00Z" w16du:dateUtc="2025-09-24T00:41:00Z"/>
                <w:rFonts w:eastAsia="Helvetica" w:cstheme="minorHAnsi"/>
                <w:color w:val="000000"/>
                <w:szCs w:val="22"/>
                <w:rPrChange w:id="2209" w:author="Nobu Masaki" w:date="2025-09-23T17:42:00Z" w16du:dateUtc="2025-09-24T00:42:00Z">
                  <w:rPr>
                    <w:ins w:id="2210" w:author="Nobu Masaki" w:date="2025-09-23T17:41:00Z" w16du:dateUtc="2025-09-24T00:41:00Z"/>
                    <w:rFonts w:ascii="Helvetica" w:eastAsia="Helvetica" w:hAnsi="Helvetica" w:cs="Helvetica"/>
                    <w:color w:val="000000"/>
                    <w:szCs w:val="22"/>
                  </w:rPr>
                </w:rPrChange>
              </w:rPr>
              <w:pPrChange w:id="221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212" w:author="Nobu Masaki" w:date="2025-09-23T17:41:00Z" w16du:dateUtc="2025-09-24T00:41:00Z">
              <w:r w:rsidRPr="00344E2D">
                <w:rPr>
                  <w:rFonts w:eastAsia="Helvetica" w:cstheme="minorHAnsi"/>
                  <w:color w:val="000000"/>
                  <w:szCs w:val="22"/>
                  <w:rPrChange w:id="2213" w:author="Nobu Masaki" w:date="2025-09-23T17:42:00Z" w16du:dateUtc="2025-09-24T00:42:00Z">
                    <w:rPr>
                      <w:rFonts w:ascii="Helvetica" w:eastAsia="Helvetica" w:hAnsi="Helvetica" w:cs="Helvetica"/>
                      <w:color w:val="000000"/>
                      <w:szCs w:val="22"/>
                    </w:rPr>
                  </w:rPrChange>
                </w:rPr>
                <w:t>0.00</w:t>
              </w:r>
            </w:ins>
          </w:p>
        </w:tc>
      </w:tr>
      <w:tr w:rsidR="00344E2D" w:rsidRPr="00344E2D" w14:paraId="1D5A1D59" w14:textId="77777777" w:rsidTr="00344E2D">
        <w:tblPrEx>
          <w:tblPrExChange w:id="2214" w:author="Nobu Masaki" w:date="2025-09-23T17:45:00Z" w16du:dateUtc="2025-09-24T00:45:00Z">
            <w:tblPrEx>
              <w:tblW w:w="0" w:type="auto"/>
            </w:tblPrEx>
          </w:tblPrExChange>
        </w:tblPrEx>
        <w:trPr>
          <w:trHeight w:hRule="exact" w:val="432"/>
          <w:jc w:val="center"/>
          <w:ins w:id="2215" w:author="Nobu Masaki" w:date="2025-09-23T17:41:00Z"/>
          <w:trPrChange w:id="2216" w:author="Nobu Masaki" w:date="2025-09-23T17:45:00Z" w16du:dateUtc="2025-09-24T00:45: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17"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5A9336A" w14:textId="605FBA1E"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18" w:author="Nobu Masaki" w:date="2025-09-23T17:41:00Z" w16du:dateUtc="2025-09-24T00:41:00Z"/>
                <w:rFonts w:eastAsia="Helvetica" w:cstheme="minorHAnsi"/>
                <w:color w:val="000000"/>
                <w:szCs w:val="22"/>
                <w:rPrChange w:id="2219" w:author="Nobu Masaki" w:date="2025-09-23T17:42:00Z" w16du:dateUtc="2025-09-24T00:42:00Z">
                  <w:rPr>
                    <w:ins w:id="2220" w:author="Nobu Masaki" w:date="2025-09-23T17:41:00Z" w16du:dateUtc="2025-09-24T00:41:00Z"/>
                    <w:rFonts w:ascii="Helvetica" w:eastAsia="Helvetica" w:hAnsi="Helvetica" w:cs="Helvetica"/>
                    <w:color w:val="000000"/>
                    <w:szCs w:val="22"/>
                  </w:rPr>
                </w:rPrChange>
              </w:rPr>
              <w:pPrChange w:id="222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22"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72641E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23" w:author="Nobu Masaki" w:date="2025-09-23T17:41:00Z" w16du:dateUtc="2025-09-24T00:41:00Z"/>
                <w:rFonts w:eastAsia="Helvetica" w:cstheme="minorHAnsi"/>
                <w:color w:val="000000"/>
                <w:szCs w:val="22"/>
                <w:rPrChange w:id="2224" w:author="Nobu Masaki" w:date="2025-09-23T17:42:00Z" w16du:dateUtc="2025-09-24T00:42:00Z">
                  <w:rPr>
                    <w:ins w:id="2225" w:author="Nobu Masaki" w:date="2025-09-23T17:41:00Z" w16du:dateUtc="2025-09-24T00:41:00Z"/>
                    <w:rFonts w:ascii="Helvetica" w:eastAsia="Helvetica" w:hAnsi="Helvetica" w:cs="Helvetica"/>
                    <w:color w:val="000000"/>
                    <w:szCs w:val="22"/>
                  </w:rPr>
                </w:rPrChange>
              </w:rPr>
              <w:pPrChange w:id="222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227" w:author="Nobu Masaki" w:date="2025-09-23T17:41:00Z" w16du:dateUtc="2025-09-24T00:41:00Z">
              <w:r w:rsidRPr="00344E2D">
                <w:rPr>
                  <w:rFonts w:eastAsia="Helvetica" w:cstheme="minorHAnsi"/>
                  <w:color w:val="000000"/>
                  <w:szCs w:val="22"/>
                  <w:rPrChange w:id="2228" w:author="Nobu Masaki" w:date="2025-09-23T17:42:00Z" w16du:dateUtc="2025-09-24T00:42: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29"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1BBE175"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30" w:author="Nobu Masaki" w:date="2025-09-23T17:41:00Z" w16du:dateUtc="2025-09-24T00:41:00Z"/>
                <w:rFonts w:eastAsia="Helvetica" w:cstheme="minorHAnsi"/>
                <w:color w:val="000000"/>
                <w:szCs w:val="22"/>
                <w:rPrChange w:id="2231" w:author="Nobu Masaki" w:date="2025-09-23T17:42:00Z" w16du:dateUtc="2025-09-24T00:42:00Z">
                  <w:rPr>
                    <w:ins w:id="2232" w:author="Nobu Masaki" w:date="2025-09-23T17:41:00Z" w16du:dateUtc="2025-09-24T00:41:00Z"/>
                    <w:rFonts w:ascii="Helvetica" w:eastAsia="Helvetica" w:hAnsi="Helvetica" w:cs="Helvetica"/>
                    <w:color w:val="000000"/>
                    <w:szCs w:val="22"/>
                  </w:rPr>
                </w:rPrChange>
              </w:rPr>
              <w:pPrChange w:id="223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234" w:author="Nobu Masaki" w:date="2025-09-23T17:41:00Z" w16du:dateUtc="2025-09-24T00:41:00Z">
              <w:r w:rsidRPr="00344E2D">
                <w:rPr>
                  <w:rFonts w:eastAsia="Helvetica" w:cstheme="minorHAnsi"/>
                  <w:color w:val="000000"/>
                  <w:szCs w:val="22"/>
                  <w:rPrChange w:id="2235" w:author="Nobu Masaki" w:date="2025-09-23T17:42:00Z" w16du:dateUtc="2025-09-24T00:42:00Z">
                    <w:rPr>
                      <w:rFonts w:ascii="Helvetica" w:eastAsia="Helvetica" w:hAnsi="Helvetica" w:cs="Helvetica"/>
                      <w:color w:val="000000"/>
                      <w:szCs w:val="22"/>
                    </w:rPr>
                  </w:rPrChange>
                </w:rPr>
                <w:t>-22.4</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36" w:author="Nobu Masaki" w:date="2025-09-23T17:45:00Z" w16du:dateUtc="2025-09-24T00:45:00Z">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FC546D4"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37" w:author="Nobu Masaki" w:date="2025-09-23T17:41:00Z" w16du:dateUtc="2025-09-24T00:41:00Z"/>
                <w:rFonts w:eastAsia="Helvetica" w:cstheme="minorHAnsi"/>
                <w:color w:val="000000"/>
                <w:szCs w:val="22"/>
                <w:rPrChange w:id="2238" w:author="Nobu Masaki" w:date="2025-09-23T17:42:00Z" w16du:dateUtc="2025-09-24T00:42:00Z">
                  <w:rPr>
                    <w:ins w:id="2239" w:author="Nobu Masaki" w:date="2025-09-23T17:41:00Z" w16du:dateUtc="2025-09-24T00:41:00Z"/>
                    <w:rFonts w:ascii="Helvetica" w:eastAsia="Helvetica" w:hAnsi="Helvetica" w:cs="Helvetica"/>
                    <w:color w:val="000000"/>
                    <w:szCs w:val="22"/>
                  </w:rPr>
                </w:rPrChange>
              </w:rPr>
              <w:pPrChange w:id="224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241" w:author="Nobu Masaki" w:date="2025-09-23T17:41:00Z" w16du:dateUtc="2025-09-24T00:41:00Z">
              <w:r w:rsidRPr="00344E2D">
                <w:rPr>
                  <w:rFonts w:eastAsia="Helvetica" w:cstheme="minorHAnsi"/>
                  <w:color w:val="000000"/>
                  <w:szCs w:val="22"/>
                  <w:rPrChange w:id="2242" w:author="Nobu Masaki" w:date="2025-09-23T17:42:00Z" w16du:dateUtc="2025-09-24T00:42:00Z">
                    <w:rPr>
                      <w:rFonts w:ascii="Helvetica" w:eastAsia="Helvetica" w:hAnsi="Helvetica" w:cs="Helvetica"/>
                      <w:color w:val="000000"/>
                      <w:szCs w:val="22"/>
                    </w:rPr>
                  </w:rPrChange>
                </w:rPr>
                <w:t>29.2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43" w:author="Nobu Masaki" w:date="2025-09-23T17:45:00Z" w16du:dateUtc="2025-09-24T00:45:00Z">
              <w:tcPr>
                <w:tcW w:w="0" w:type="auto"/>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E3B207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44" w:author="Nobu Masaki" w:date="2025-09-23T17:41:00Z" w16du:dateUtc="2025-09-24T00:41:00Z"/>
                <w:rFonts w:eastAsia="Helvetica" w:cstheme="minorHAnsi"/>
                <w:color w:val="000000"/>
                <w:szCs w:val="22"/>
                <w:rPrChange w:id="2245" w:author="Nobu Masaki" w:date="2025-09-23T17:42:00Z" w16du:dateUtc="2025-09-24T00:42:00Z">
                  <w:rPr>
                    <w:ins w:id="2246" w:author="Nobu Masaki" w:date="2025-09-23T17:41:00Z" w16du:dateUtc="2025-09-24T00:41:00Z"/>
                    <w:rFonts w:ascii="Helvetica" w:eastAsia="Helvetica" w:hAnsi="Helvetica" w:cs="Helvetica"/>
                    <w:color w:val="000000"/>
                    <w:szCs w:val="22"/>
                  </w:rPr>
                </w:rPrChange>
              </w:rPr>
              <w:pPrChange w:id="224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248" w:author="Nobu Masaki" w:date="2025-09-23T17:41:00Z" w16du:dateUtc="2025-09-24T00:41:00Z">
              <w:r w:rsidRPr="00344E2D">
                <w:rPr>
                  <w:rFonts w:eastAsia="Helvetica" w:cstheme="minorHAnsi"/>
                  <w:color w:val="000000"/>
                  <w:szCs w:val="22"/>
                  <w:rPrChange w:id="2249" w:author="Nobu Masaki" w:date="2025-09-23T17:42:00Z" w16du:dateUtc="2025-09-24T00:42:00Z">
                    <w:rPr>
                      <w:rFonts w:ascii="Helvetica" w:eastAsia="Helvetica" w:hAnsi="Helvetica" w:cs="Helvetica"/>
                      <w:color w:val="000000"/>
                      <w:szCs w:val="22"/>
                    </w:rPr>
                  </w:rPrChange>
                </w:rPr>
                <w:t>1.00</w:t>
              </w:r>
            </w:ins>
          </w:p>
        </w:tc>
      </w:tr>
      <w:tr w:rsidR="00344E2D" w:rsidRPr="00344E2D" w14:paraId="204ACA3A" w14:textId="77777777" w:rsidTr="00344E2D">
        <w:tblPrEx>
          <w:tblPrExChange w:id="2250" w:author="Nobu Masaki" w:date="2025-09-23T17:45:00Z" w16du:dateUtc="2025-09-24T00:45:00Z">
            <w:tblPrEx>
              <w:tblW w:w="0" w:type="auto"/>
            </w:tblPrEx>
          </w:tblPrExChange>
        </w:tblPrEx>
        <w:trPr>
          <w:trHeight w:hRule="exact" w:val="432"/>
          <w:jc w:val="center"/>
          <w:ins w:id="2251" w:author="Nobu Masaki" w:date="2025-09-23T17:41:00Z"/>
          <w:trPrChange w:id="2252" w:author="Nobu Masaki" w:date="2025-09-23T17:45:00Z" w16du:dateUtc="2025-09-24T00:45:00Z">
            <w:trPr>
              <w:gridAfter w:val="0"/>
              <w:jc w:val="center"/>
            </w:trPr>
          </w:trPrChange>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253" w:author="Nobu Masaki" w:date="2025-09-23T17:45:00Z" w16du:dateUtc="2025-09-24T00:45:00Z">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524B32E" w14:textId="74DC4070"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54" w:author="Nobu Masaki" w:date="2025-09-23T17:41:00Z" w16du:dateUtc="2025-09-24T00:41:00Z"/>
                <w:rFonts w:eastAsia="Helvetica" w:cstheme="minorHAnsi"/>
                <w:color w:val="000000"/>
                <w:szCs w:val="22"/>
                <w:rPrChange w:id="2255" w:author="Nobu Masaki" w:date="2025-09-23T17:42:00Z" w16du:dateUtc="2025-09-24T00:42:00Z">
                  <w:rPr>
                    <w:ins w:id="2256" w:author="Nobu Masaki" w:date="2025-09-23T17:41:00Z" w16du:dateUtc="2025-09-24T00:41:00Z"/>
                    <w:rFonts w:ascii="Helvetica" w:eastAsia="Helvetica" w:hAnsi="Helvetica" w:cs="Helvetica"/>
                    <w:color w:val="000000"/>
                    <w:szCs w:val="22"/>
                  </w:rPr>
                </w:rPrChange>
              </w:rPr>
              <w:pPrChange w:id="225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258" w:author="Nobu Masaki" w:date="2025-09-23T17:45:00Z" w16du:dateUtc="2025-09-24T00:45:00Z">
              <w:tcPr>
                <w:tcW w:w="0" w:type="auto"/>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BFAA901"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59" w:author="Nobu Masaki" w:date="2025-09-23T17:41:00Z" w16du:dateUtc="2025-09-24T00:41:00Z"/>
                <w:rFonts w:eastAsia="Helvetica" w:cstheme="minorHAnsi"/>
                <w:color w:val="000000"/>
                <w:szCs w:val="22"/>
                <w:rPrChange w:id="2260" w:author="Nobu Masaki" w:date="2025-09-23T17:42:00Z" w16du:dateUtc="2025-09-24T00:42:00Z">
                  <w:rPr>
                    <w:ins w:id="2261" w:author="Nobu Masaki" w:date="2025-09-23T17:41:00Z" w16du:dateUtc="2025-09-24T00:41:00Z"/>
                    <w:rFonts w:ascii="Helvetica" w:eastAsia="Helvetica" w:hAnsi="Helvetica" w:cs="Helvetica"/>
                    <w:color w:val="000000"/>
                    <w:szCs w:val="22"/>
                  </w:rPr>
                </w:rPrChange>
              </w:rPr>
              <w:pPrChange w:id="226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263" w:author="Nobu Masaki" w:date="2025-09-23T17:41:00Z" w16du:dateUtc="2025-09-24T00:41:00Z">
              <w:r w:rsidRPr="00344E2D">
                <w:rPr>
                  <w:rFonts w:eastAsia="Helvetica" w:cstheme="minorHAnsi"/>
                  <w:color w:val="000000"/>
                  <w:szCs w:val="22"/>
                  <w:rPrChange w:id="2264" w:author="Nobu Masaki" w:date="2025-09-23T17:42:00Z" w16du:dateUtc="2025-09-24T00:42:00Z">
                    <w:rPr>
                      <w:rFonts w:ascii="Helvetica" w:eastAsia="Helvetica" w:hAnsi="Helvetica" w:cs="Helvetica"/>
                      <w:color w:val="000000"/>
                      <w:szCs w:val="22"/>
                    </w:rPr>
                  </w:rPrChange>
                </w:rPr>
                <w:t>BIC-selected</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265" w:author="Nobu Masaki" w:date="2025-09-23T17:45:00Z" w16du:dateUtc="2025-09-24T00:45:00Z">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A32552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66" w:author="Nobu Masaki" w:date="2025-09-23T17:41:00Z" w16du:dateUtc="2025-09-24T00:41:00Z"/>
                <w:rFonts w:eastAsia="Helvetica" w:cstheme="minorHAnsi"/>
                <w:color w:val="000000"/>
                <w:szCs w:val="22"/>
                <w:rPrChange w:id="2267" w:author="Nobu Masaki" w:date="2025-09-23T17:42:00Z" w16du:dateUtc="2025-09-24T00:42:00Z">
                  <w:rPr>
                    <w:ins w:id="2268" w:author="Nobu Masaki" w:date="2025-09-23T17:41:00Z" w16du:dateUtc="2025-09-24T00:41:00Z"/>
                    <w:rFonts w:ascii="Helvetica" w:eastAsia="Helvetica" w:hAnsi="Helvetica" w:cs="Helvetica"/>
                    <w:color w:val="000000"/>
                    <w:szCs w:val="22"/>
                  </w:rPr>
                </w:rPrChange>
              </w:rPr>
              <w:pPrChange w:id="226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270" w:author="Nobu Masaki" w:date="2025-09-23T17:41:00Z" w16du:dateUtc="2025-09-24T00:41:00Z">
              <w:r w:rsidRPr="00344E2D">
                <w:rPr>
                  <w:rFonts w:eastAsia="Helvetica" w:cstheme="minorHAnsi"/>
                  <w:color w:val="000000"/>
                  <w:szCs w:val="22"/>
                  <w:rPrChange w:id="2271" w:author="Nobu Masaki" w:date="2025-09-23T17:42:00Z" w16du:dateUtc="2025-09-24T00:42:00Z">
                    <w:rPr>
                      <w:rFonts w:ascii="Helvetica" w:eastAsia="Helvetica" w:hAnsi="Helvetica" w:cs="Helvetica"/>
                      <w:color w:val="000000"/>
                      <w:szCs w:val="22"/>
                    </w:rPr>
                  </w:rPrChange>
                </w:rPr>
                <w:t>-15.5</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272" w:author="Nobu Masaki" w:date="2025-09-23T17:45:00Z" w16du:dateUtc="2025-09-24T00:45:00Z">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67FA293C"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73" w:author="Nobu Masaki" w:date="2025-09-23T17:41:00Z" w16du:dateUtc="2025-09-24T00:41:00Z"/>
                <w:rFonts w:eastAsia="Helvetica" w:cstheme="minorHAnsi"/>
                <w:color w:val="000000"/>
                <w:szCs w:val="22"/>
                <w:rPrChange w:id="2274" w:author="Nobu Masaki" w:date="2025-09-23T17:42:00Z" w16du:dateUtc="2025-09-24T00:42:00Z">
                  <w:rPr>
                    <w:ins w:id="2275" w:author="Nobu Masaki" w:date="2025-09-23T17:41:00Z" w16du:dateUtc="2025-09-24T00:41:00Z"/>
                    <w:rFonts w:ascii="Helvetica" w:eastAsia="Helvetica" w:hAnsi="Helvetica" w:cs="Helvetica"/>
                    <w:color w:val="000000"/>
                    <w:szCs w:val="22"/>
                  </w:rPr>
                </w:rPrChange>
              </w:rPr>
              <w:pPrChange w:id="227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277" w:author="Nobu Masaki" w:date="2025-09-23T17:41:00Z" w16du:dateUtc="2025-09-24T00:41:00Z">
              <w:r w:rsidRPr="00344E2D">
                <w:rPr>
                  <w:rFonts w:eastAsia="Helvetica" w:cstheme="minorHAnsi"/>
                  <w:color w:val="000000"/>
                  <w:szCs w:val="22"/>
                  <w:rPrChange w:id="2278" w:author="Nobu Masaki" w:date="2025-09-23T17:42:00Z" w16du:dateUtc="2025-09-24T00:42:00Z">
                    <w:rPr>
                      <w:rFonts w:ascii="Helvetica" w:eastAsia="Helvetica" w:hAnsi="Helvetica" w:cs="Helvetica"/>
                      <w:color w:val="000000"/>
                      <w:szCs w:val="22"/>
                    </w:rPr>
                  </w:rPrChange>
                </w:rPr>
                <w:t>47.1</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279" w:author="Nobu Masaki" w:date="2025-09-23T17:45:00Z" w16du:dateUtc="2025-09-24T00:45:00Z">
              <w:tcPr>
                <w:tcW w:w="0" w:type="auto"/>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30CE21B" w14:textId="77777777" w:rsidR="00344E2D" w:rsidRPr="00344E2D" w:rsidRDefault="00344E2D" w:rsidP="005F6659">
            <w:pPr>
              <w:pBdr>
                <w:top w:val="none" w:sz="0" w:space="0" w:color="000000"/>
                <w:left w:val="none" w:sz="0" w:space="0" w:color="000000"/>
                <w:bottom w:val="none" w:sz="0" w:space="0" w:color="000000"/>
                <w:right w:val="none" w:sz="0" w:space="0" w:color="000000"/>
              </w:pBdr>
              <w:spacing w:before="100" w:after="100"/>
              <w:ind w:left="100" w:right="100"/>
              <w:jc w:val="left"/>
              <w:rPr>
                <w:ins w:id="2280" w:author="Nobu Masaki" w:date="2025-09-23T17:41:00Z" w16du:dateUtc="2025-09-24T00:41:00Z"/>
                <w:rFonts w:eastAsia="Helvetica" w:cstheme="minorHAnsi"/>
                <w:color w:val="000000"/>
                <w:szCs w:val="22"/>
                <w:rPrChange w:id="2281" w:author="Nobu Masaki" w:date="2025-09-23T17:42:00Z" w16du:dateUtc="2025-09-24T00:42:00Z">
                  <w:rPr>
                    <w:ins w:id="2282" w:author="Nobu Masaki" w:date="2025-09-23T17:41:00Z" w16du:dateUtc="2025-09-24T00:41:00Z"/>
                    <w:rFonts w:ascii="Helvetica" w:eastAsia="Helvetica" w:hAnsi="Helvetica" w:cs="Helvetica"/>
                    <w:color w:val="000000"/>
                    <w:szCs w:val="22"/>
                  </w:rPr>
                </w:rPrChange>
              </w:rPr>
              <w:pPrChange w:id="228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284" w:author="Nobu Masaki" w:date="2025-09-23T17:41:00Z" w16du:dateUtc="2025-09-24T00:41:00Z">
              <w:r w:rsidRPr="00344E2D">
                <w:rPr>
                  <w:rFonts w:eastAsia="Helvetica" w:cstheme="minorHAnsi"/>
                  <w:color w:val="000000"/>
                  <w:szCs w:val="22"/>
                  <w:rPrChange w:id="2285" w:author="Nobu Masaki" w:date="2025-09-23T17:42:00Z" w16du:dateUtc="2025-09-24T00:42:00Z">
                    <w:rPr>
                      <w:rFonts w:ascii="Helvetica" w:eastAsia="Helvetica" w:hAnsi="Helvetica" w:cs="Helvetica"/>
                      <w:color w:val="000000"/>
                      <w:szCs w:val="22"/>
                    </w:rPr>
                  </w:rPrChange>
                </w:rPr>
                <w:t>0.98</w:t>
              </w:r>
            </w:ins>
          </w:p>
        </w:tc>
      </w:tr>
    </w:tbl>
    <w:p w14:paraId="4C32696B" w14:textId="77777777" w:rsidR="00855715" w:rsidRDefault="00855715" w:rsidP="00A57F09">
      <w:pPr>
        <w:rPr>
          <w:ins w:id="2286" w:author="Nobu Masaki" w:date="2025-09-23T16:28:00Z" w16du:dateUtc="2025-09-23T23:28:00Z"/>
        </w:rPr>
      </w:pPr>
    </w:p>
    <w:p w14:paraId="624C9F69" w14:textId="4F5B0E95" w:rsidR="00FC13C5" w:rsidRDefault="00FC13C5" w:rsidP="00FC13C5">
      <w:pPr>
        <w:rPr>
          <w:ins w:id="2287" w:author="Nobu Masaki" w:date="2025-09-23T18:02:00Z" w16du:dateUtc="2025-09-24T01:02:00Z"/>
        </w:rPr>
      </w:pPr>
      <w:ins w:id="2288" w:author="Nobu Masaki" w:date="2025-09-23T16:29:00Z" w16du:dateUtc="2025-09-23T23:29:00Z">
        <w:r>
          <w:rPr>
            <w:rFonts w:ascii="Calibri" w:hAnsi="Calibri" w:cs="Calibri"/>
            <w:b/>
            <w:bCs/>
            <w:szCs w:val="22"/>
          </w:rPr>
          <w:t xml:space="preserve">Table </w:t>
        </w:r>
      </w:ins>
      <w:ins w:id="2289" w:author="Nobu Masaki" w:date="2025-09-23T17:04:00Z" w16du:dateUtc="2025-09-24T00:04:00Z">
        <w:r w:rsidR="00662F0D">
          <w:rPr>
            <w:rFonts w:ascii="Calibri" w:hAnsi="Calibri" w:cs="Calibri"/>
            <w:b/>
            <w:bCs/>
            <w:szCs w:val="22"/>
          </w:rPr>
          <w:t>2</w:t>
        </w:r>
      </w:ins>
      <w:ins w:id="2290" w:author="Nobu Masaki" w:date="2025-09-23T16:29:00Z" w16du:dateUtc="2025-09-23T23:29:00Z">
        <w:r w:rsidRPr="00C10536">
          <w:rPr>
            <w:rFonts w:ascii="Calibri" w:hAnsi="Calibri" w:cs="Calibri"/>
            <w:b/>
            <w:bCs/>
            <w:szCs w:val="22"/>
          </w:rPr>
          <w:t>.</w:t>
        </w:r>
        <w:r w:rsidRPr="00C10536">
          <w:rPr>
            <w:rFonts w:ascii="Calibri" w:hAnsi="Calibri" w:cs="Calibri"/>
            <w:b/>
            <w:bCs/>
            <w:iCs/>
            <w:szCs w:val="22"/>
          </w:rPr>
          <w:t xml:space="preserve"> Results from simulation study to assess robustness</w:t>
        </w:r>
      </w:ins>
      <w:ins w:id="2291" w:author="Nobu Masaki" w:date="2025-09-23T17:04:00Z" w16du:dateUtc="2025-09-24T00:04:00Z">
        <w:r w:rsidR="00855715">
          <w:rPr>
            <w:rFonts w:ascii="Calibri" w:hAnsi="Calibri" w:cs="Calibri"/>
            <w:b/>
            <w:bCs/>
            <w:iCs/>
            <w:szCs w:val="22"/>
          </w:rPr>
          <w:t>.</w:t>
        </w:r>
      </w:ins>
      <w:ins w:id="2292" w:author="Nobu Masaki" w:date="2025-09-23T16:29:00Z" w16du:dateUtc="2025-09-23T23:29:00Z">
        <w:r>
          <w:rPr>
            <w:rFonts w:ascii="Calibri" w:hAnsi="Calibri" w:cs="Calibri"/>
            <w:b/>
            <w:bCs/>
            <w:iCs/>
            <w:szCs w:val="22"/>
          </w:rPr>
          <w:t xml:space="preserve"> </w:t>
        </w:r>
        <w:r w:rsidRPr="00C10536">
          <w:rPr>
            <w:rFonts w:ascii="Calibri" w:hAnsi="Calibri" w:cs="Calibri"/>
            <w:iCs/>
            <w:szCs w:val="22"/>
          </w:rPr>
          <w:t xml:space="preserve">We assess the performance of our method under each distribution that we use to simulate the true tract lengths (first column) and the chosen setting of the tract length distribution (second column). We report the empirical bias (third column) and standard </w:t>
        </w:r>
        <w:r w:rsidRPr="00C10536">
          <w:rPr>
            <w:rFonts w:ascii="Calibri" w:hAnsi="Calibri" w:cs="Calibri"/>
            <w:iCs/>
            <w:szCs w:val="22"/>
          </w:rPr>
          <w:lastRenderedPageBreak/>
          <w:t xml:space="preserve">deviation (fourth column) of our estimate of the mean, as well as the empirical coverage of our 95% confidence interval (fifth column) across 100 replicates of the simulation study. Under the </w:t>
        </w:r>
        <w:r>
          <w:rPr>
            <w:rFonts w:ascii="Calibri" w:hAnsi="Calibri" w:cs="Calibri"/>
            <w:iCs/>
            <w:szCs w:val="22"/>
          </w:rPr>
          <w:t>BIC</w:t>
        </w:r>
        <w:r w:rsidRPr="00C10536">
          <w:rPr>
            <w:rFonts w:ascii="Calibri" w:hAnsi="Calibri" w:cs="Calibri"/>
            <w:iCs/>
            <w:szCs w:val="22"/>
          </w:rPr>
          <w:t>-selected</w:t>
        </w:r>
        <w:r>
          <w:rPr>
            <w:rFonts w:ascii="Calibri" w:hAnsi="Calibri" w:cs="Calibri"/>
            <w:iCs/>
            <w:szCs w:val="22"/>
          </w:rPr>
          <w:t xml:space="preserve"> </w:t>
        </w:r>
        <w:r w:rsidRPr="00C10536">
          <w:rPr>
            <w:rFonts w:ascii="Calibri" w:hAnsi="Calibri" w:cs="Calibri"/>
            <w:iCs/>
            <w:szCs w:val="22"/>
          </w:rPr>
          <w:t xml:space="preserve">setting, </w:t>
        </w:r>
        <w:r w:rsidRPr="00C10536">
          <w:t xml:space="preserve">we use the estimate and confidence interval from the distributional setting with the smallest </w:t>
        </w:r>
        <w:r>
          <w:rPr>
            <w:rFonts w:ascii="Calibri" w:hAnsi="Calibri" w:cs="Calibri"/>
            <w:iCs/>
            <w:szCs w:val="22"/>
          </w:rPr>
          <w:t>Bayesian</w:t>
        </w:r>
        <w:r w:rsidRPr="00C10536">
          <w:rPr>
            <w:rFonts w:ascii="Calibri" w:hAnsi="Calibri" w:cs="Calibri"/>
            <w:iCs/>
            <w:szCs w:val="22"/>
          </w:rPr>
          <w:t xml:space="preserve"> Information Criterion (</w:t>
        </w:r>
        <w:r>
          <w:rPr>
            <w:rFonts w:ascii="Calibri" w:hAnsi="Calibri" w:cs="Calibri"/>
            <w:iCs/>
            <w:szCs w:val="22"/>
          </w:rPr>
          <w:t>B</w:t>
        </w:r>
        <w:r w:rsidRPr="00C10536">
          <w:rPr>
            <w:rFonts w:ascii="Calibri" w:hAnsi="Calibri" w:cs="Calibri"/>
            <w:iCs/>
            <w:szCs w:val="22"/>
          </w:rPr>
          <w:t>IC)</w:t>
        </w:r>
        <w:r w:rsidRPr="00C10536">
          <w:t xml:space="preserve"> value in each of the 100 replicates.</w:t>
        </w:r>
      </w:ins>
    </w:p>
    <w:p w14:paraId="70EF9861" w14:textId="3E4E3356" w:rsidR="002C2D9B" w:rsidRDefault="002C2D9B" w:rsidP="00FC13C5">
      <w:pPr>
        <w:rPr>
          <w:ins w:id="2293" w:author="Nobu Masaki" w:date="2025-09-23T16:29:00Z" w16du:dateUtc="2025-09-23T23:29:00Z"/>
        </w:rPr>
      </w:pPr>
      <w:ins w:id="2294" w:author="Nobu Masaki" w:date="2025-09-23T18:02:00Z" w16du:dateUtc="2025-09-24T01:02:00Z">
        <w:r>
          <w:t xml:space="preserve">In </w:t>
        </w:r>
        <w:r w:rsidRPr="0016444C">
          <w:t xml:space="preserve">Table </w:t>
        </w:r>
        <w:r>
          <w:t>3, we</w:t>
        </w:r>
        <w:r w:rsidRPr="0016444C">
          <w:t xml:space="preserve"> </w:t>
        </w:r>
        <w:r>
          <w:t xml:space="preserve">summarize </w:t>
        </w:r>
      </w:ins>
      <w:ins w:id="2295" w:author="Nobu Masaki" w:date="2025-09-24T13:01:00Z" w16du:dateUtc="2025-09-24T20:01:00Z">
        <w:r w:rsidR="000D0D2B">
          <w:t xml:space="preserve">the number of times </w:t>
        </w:r>
        <w:r w:rsidR="000F1516">
          <w:t>each distribution o</w:t>
        </w:r>
      </w:ins>
      <w:ins w:id="2296" w:author="Nobu Masaki" w:date="2025-09-24T13:02:00Z" w16du:dateUtc="2025-09-24T20:02:00Z">
        <w:r w:rsidR="000F1516">
          <w:t xml:space="preserve">f </w:t>
        </w:r>
      </w:ins>
      <m:oMath>
        <m:r>
          <w:ins w:id="2297" w:author="Nobu Masaki" w:date="2025-09-24T13:02:00Z" w16du:dateUtc="2025-09-24T20:02:00Z">
            <w:rPr>
              <w:rFonts w:ascii="Cambria Math" w:hAnsi="Cambria Math"/>
            </w:rPr>
            <m:t>N</m:t>
          </w:ins>
        </m:r>
      </m:oMath>
      <w:ins w:id="2298" w:author="Nobu Masaki" w:date="2025-09-24T13:02:00Z" w16du:dateUtc="2025-09-24T20:02:00Z">
        <w:r w:rsidR="000F1516">
          <w:t xml:space="preserve"> was preferred by BIC across the 100 sets of observed tract lengths generated under each distribution in Table 1. </w:t>
        </w:r>
      </w:ins>
    </w:p>
    <w:tbl>
      <w:tblPr>
        <w:tblW w:w="0" w:type="auto"/>
        <w:jc w:val="center"/>
        <w:tblLook w:val="0420" w:firstRow="1" w:lastRow="0" w:firstColumn="0" w:lastColumn="0" w:noHBand="0" w:noVBand="1"/>
        <w:tblPrChange w:id="2299" w:author="Nobu Masaki" w:date="2025-09-24T13:00:00Z" w16du:dateUtc="2025-09-24T20:00:00Z">
          <w:tblPr>
            <w:tblW w:w="0" w:type="auto"/>
            <w:jc w:val="center"/>
            <w:tblLayout w:type="fixed"/>
            <w:tblLook w:val="0420" w:firstRow="1" w:lastRow="0" w:firstColumn="0" w:lastColumn="0" w:noHBand="0" w:noVBand="1"/>
          </w:tblPr>
        </w:tblPrChange>
      </w:tblPr>
      <w:tblGrid>
        <w:gridCol w:w="2352"/>
        <w:gridCol w:w="2122"/>
        <w:gridCol w:w="2145"/>
        <w:tblGridChange w:id="2300">
          <w:tblGrid>
            <w:gridCol w:w="1080"/>
            <w:gridCol w:w="1080"/>
            <w:gridCol w:w="192"/>
            <w:gridCol w:w="888"/>
            <w:gridCol w:w="1234"/>
            <w:gridCol w:w="2145"/>
          </w:tblGrid>
        </w:tblGridChange>
      </w:tblGrid>
      <w:tr w:rsidR="000F155E" w14:paraId="5DF742A7" w14:textId="77777777" w:rsidTr="00901C62">
        <w:trPr>
          <w:trHeight w:hRule="exact" w:val="432"/>
          <w:tblHeader/>
          <w:jc w:val="center"/>
          <w:ins w:id="2301" w:author="Nobu Masaki" w:date="2025-09-23T17:59:00Z"/>
          <w:trPrChange w:id="2302" w:author="Nobu Masaki" w:date="2025-09-24T13:00:00Z" w16du:dateUtc="2025-09-24T20:00:00Z">
            <w:trPr>
              <w:gridAfter w:val="0"/>
              <w:tblHeader/>
              <w:jc w:val="center"/>
            </w:trPr>
          </w:trPrChange>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03" w:author="Nobu Masaki" w:date="2025-09-24T13:00:00Z" w16du:dateUtc="2025-09-24T20:00:00Z">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335198D"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04" w:author="Nobu Masaki" w:date="2025-09-23T17:59:00Z" w16du:dateUtc="2025-09-24T00:59:00Z"/>
                <w:rFonts w:eastAsia="Helvetica" w:cstheme="minorHAnsi"/>
                <w:color w:val="000000"/>
                <w:szCs w:val="22"/>
                <w:rPrChange w:id="2305" w:author="Nobu Masaki" w:date="2025-09-23T17:59:00Z" w16du:dateUtc="2025-09-24T00:59:00Z">
                  <w:rPr>
                    <w:ins w:id="2306" w:author="Nobu Masaki" w:date="2025-09-23T17:59:00Z" w16du:dateUtc="2025-09-24T00:59:00Z"/>
                    <w:rFonts w:ascii="Helvetica" w:eastAsia="Helvetica" w:hAnsi="Helvetica" w:cs="Helvetica"/>
                    <w:color w:val="000000"/>
                    <w:szCs w:val="22"/>
                  </w:rPr>
                </w:rPrChange>
              </w:rPr>
              <w:pPrChange w:id="230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308" w:author="Nobu Masaki" w:date="2025-09-23T17:59:00Z" w16du:dateUtc="2025-09-24T00:59:00Z">
              <w:r w:rsidRPr="000F155E">
                <w:rPr>
                  <w:rFonts w:eastAsia="Helvetica" w:cstheme="minorHAnsi"/>
                  <w:color w:val="000000"/>
                  <w:szCs w:val="22"/>
                  <w:rPrChange w:id="2309" w:author="Nobu Masaki" w:date="2025-09-23T17:59:00Z" w16du:dateUtc="2025-09-24T00:59:00Z">
                    <w:rPr>
                      <w:rFonts w:ascii="Helvetica" w:eastAsia="Helvetica" w:hAnsi="Helvetica" w:cs="Helvetica"/>
                      <w:color w:val="000000"/>
                      <w:szCs w:val="22"/>
                    </w:rPr>
                  </w:rPrChange>
                </w:rPr>
                <w:t>Distribution</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10" w:author="Nobu Masaki" w:date="2025-09-24T13:00:00Z" w16du:dateUtc="2025-09-24T20:00:00Z">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7222C02" w14:textId="19C2765C" w:rsidR="000F155E" w:rsidRPr="000F155E" w:rsidRDefault="00901C62"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11" w:author="Nobu Masaki" w:date="2025-09-23T17:59:00Z" w16du:dateUtc="2025-09-24T00:59:00Z"/>
                <w:rFonts w:eastAsia="Helvetica" w:cstheme="minorHAnsi"/>
                <w:color w:val="000000"/>
                <w:szCs w:val="22"/>
                <w:rPrChange w:id="2312" w:author="Nobu Masaki" w:date="2025-09-23T17:59:00Z" w16du:dateUtc="2025-09-24T00:59:00Z">
                  <w:rPr>
                    <w:ins w:id="2313" w:author="Nobu Masaki" w:date="2025-09-23T17:59:00Z" w16du:dateUtc="2025-09-24T00:59:00Z"/>
                    <w:rFonts w:ascii="Helvetica" w:eastAsia="Helvetica" w:hAnsi="Helvetica" w:cs="Helvetica"/>
                    <w:color w:val="000000"/>
                    <w:szCs w:val="22"/>
                  </w:rPr>
                </w:rPrChange>
              </w:rPr>
              <w:pPrChange w:id="231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315" w:author="Nobu Masaki" w:date="2025-09-24T12:59:00Z" w16du:dateUtc="2025-09-24T19:59:00Z">
              <w:r>
                <w:rPr>
                  <w:rFonts w:eastAsia="Helvetica" w:cstheme="minorHAnsi"/>
                  <w:color w:val="000000"/>
                  <w:szCs w:val="22"/>
                </w:rPr>
                <w:t>Assumed D</w:t>
              </w:r>
            </w:ins>
            <w:ins w:id="2316" w:author="Nobu Masaki" w:date="2025-09-24T13:00:00Z" w16du:dateUtc="2025-09-24T20:00:00Z">
              <w:r>
                <w:rPr>
                  <w:rFonts w:eastAsia="Helvetica" w:cstheme="minorHAnsi"/>
                  <w:color w:val="000000"/>
                  <w:szCs w:val="22"/>
                </w:rPr>
                <w:t>istribution</w:t>
              </w:r>
            </w:ins>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17" w:author="Nobu Masaki" w:date="2025-09-24T13:00:00Z" w16du:dateUtc="2025-09-24T20:00:00Z">
              <w:tcPr>
                <w:tcW w:w="108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4FF373F"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18" w:author="Nobu Masaki" w:date="2025-09-23T17:59:00Z" w16du:dateUtc="2025-09-24T00:59:00Z"/>
                <w:rFonts w:eastAsia="Helvetica" w:cstheme="minorHAnsi"/>
                <w:color w:val="000000"/>
                <w:szCs w:val="22"/>
                <w:rPrChange w:id="2319" w:author="Nobu Masaki" w:date="2025-09-23T17:59:00Z" w16du:dateUtc="2025-09-24T00:59:00Z">
                  <w:rPr>
                    <w:ins w:id="2320" w:author="Nobu Masaki" w:date="2025-09-23T17:59:00Z" w16du:dateUtc="2025-09-24T00:59:00Z"/>
                    <w:rFonts w:ascii="Helvetica" w:eastAsia="Helvetica" w:hAnsi="Helvetica" w:cs="Helvetica"/>
                    <w:color w:val="000000"/>
                    <w:szCs w:val="22"/>
                  </w:rPr>
                </w:rPrChange>
              </w:rPr>
              <w:pPrChange w:id="232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322" w:author="Nobu Masaki" w:date="2025-09-23T17:59:00Z" w16du:dateUtc="2025-09-24T00:59:00Z">
              <w:r w:rsidRPr="000F155E">
                <w:rPr>
                  <w:rFonts w:eastAsia="Helvetica" w:cstheme="minorHAnsi"/>
                  <w:color w:val="000000"/>
                  <w:szCs w:val="22"/>
                  <w:rPrChange w:id="2323" w:author="Nobu Masaki" w:date="2025-09-23T17:59:00Z" w16du:dateUtc="2025-09-24T00:59:00Z">
                    <w:rPr>
                      <w:rFonts w:ascii="Helvetica" w:eastAsia="Helvetica" w:hAnsi="Helvetica" w:cs="Helvetica"/>
                      <w:color w:val="000000"/>
                      <w:szCs w:val="22"/>
                    </w:rPr>
                  </w:rPrChange>
                </w:rPr>
                <w:t>Times Selected by BIC</w:t>
              </w:r>
            </w:ins>
          </w:p>
        </w:tc>
      </w:tr>
      <w:tr w:rsidR="000F155E" w14:paraId="48BF936C" w14:textId="77777777" w:rsidTr="00901C62">
        <w:trPr>
          <w:trHeight w:hRule="exact" w:val="432"/>
          <w:jc w:val="center"/>
          <w:ins w:id="2324" w:author="Nobu Masaki" w:date="2025-09-23T17:59:00Z"/>
          <w:trPrChange w:id="2325" w:author="Nobu Masaki" w:date="2025-09-24T13:00:00Z" w16du:dateUtc="2025-09-24T20:00:00Z">
            <w:trPr>
              <w:gridAfter w:val="0"/>
              <w:jc w:val="center"/>
            </w:trPr>
          </w:trPrChange>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26" w:author="Nobu Masaki" w:date="2025-09-24T13:00:00Z" w16du:dateUtc="2025-09-24T20:00:00Z">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1C4E78B"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27" w:author="Nobu Masaki" w:date="2025-09-23T17:59:00Z" w16du:dateUtc="2025-09-24T00:59:00Z"/>
                <w:rFonts w:eastAsia="Helvetica" w:cstheme="minorHAnsi"/>
                <w:color w:val="000000"/>
                <w:szCs w:val="22"/>
                <w:rPrChange w:id="2328" w:author="Nobu Masaki" w:date="2025-09-23T17:59:00Z" w16du:dateUtc="2025-09-24T00:59:00Z">
                  <w:rPr>
                    <w:ins w:id="2329" w:author="Nobu Masaki" w:date="2025-09-23T17:59:00Z" w16du:dateUtc="2025-09-24T00:59:00Z"/>
                    <w:rFonts w:ascii="Helvetica" w:eastAsia="Helvetica" w:hAnsi="Helvetica" w:cs="Helvetica"/>
                    <w:color w:val="000000"/>
                    <w:szCs w:val="22"/>
                  </w:rPr>
                </w:rPrChange>
              </w:rPr>
              <w:pPrChange w:id="233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331" w:author="Nobu Masaki" w:date="2025-09-23T17:59:00Z" w16du:dateUtc="2025-09-24T00:59:00Z">
              <w:r w:rsidRPr="000F155E">
                <w:rPr>
                  <w:rFonts w:eastAsia="Helvetica" w:cstheme="minorHAnsi"/>
                  <w:color w:val="000000"/>
                  <w:szCs w:val="22"/>
                  <w:rPrChange w:id="2332" w:author="Nobu Masaki" w:date="2025-09-23T17:59:00Z" w16du:dateUtc="2025-09-24T00:59:00Z">
                    <w:rPr>
                      <w:rFonts w:ascii="Helvetica" w:eastAsia="Helvetica" w:hAnsi="Helvetica" w:cs="Helvetica"/>
                      <w:color w:val="000000"/>
                      <w:szCs w:val="22"/>
                    </w:rPr>
                  </w:rPrChange>
                </w:rPr>
                <w:t>Geom (mean: 21 bp)</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33" w:author="Nobu Masaki" w:date="2025-09-24T13:00:00Z" w16du:dateUtc="2025-09-24T20:00:00Z">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9F3A866"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34" w:author="Nobu Masaki" w:date="2025-09-23T17:59:00Z" w16du:dateUtc="2025-09-24T00:59:00Z"/>
                <w:rFonts w:eastAsia="Helvetica" w:cstheme="minorHAnsi"/>
                <w:color w:val="000000"/>
                <w:szCs w:val="22"/>
                <w:rPrChange w:id="2335" w:author="Nobu Masaki" w:date="2025-09-23T17:59:00Z" w16du:dateUtc="2025-09-24T00:59:00Z">
                  <w:rPr>
                    <w:ins w:id="2336" w:author="Nobu Masaki" w:date="2025-09-23T17:59:00Z" w16du:dateUtc="2025-09-24T00:59:00Z"/>
                    <w:rFonts w:ascii="Helvetica" w:eastAsia="Helvetica" w:hAnsi="Helvetica" w:cs="Helvetica"/>
                    <w:color w:val="000000"/>
                    <w:szCs w:val="22"/>
                  </w:rPr>
                </w:rPrChange>
              </w:rPr>
              <w:pPrChange w:id="233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338" w:author="Nobu Masaki" w:date="2025-09-23T17:59:00Z" w16du:dateUtc="2025-09-24T00:59:00Z">
              <w:r w:rsidRPr="000F155E">
                <w:rPr>
                  <w:rFonts w:eastAsia="Helvetica" w:cstheme="minorHAnsi"/>
                  <w:color w:val="000000"/>
                  <w:szCs w:val="22"/>
                  <w:rPrChange w:id="2339" w:author="Nobu Masaki" w:date="2025-09-23T17:59:00Z" w16du:dateUtc="2025-09-24T00:59:00Z">
                    <w:rPr>
                      <w:rFonts w:ascii="Helvetica" w:eastAsia="Helvetica" w:hAnsi="Helvetica" w:cs="Helvetica"/>
                      <w:color w:val="000000"/>
                      <w:szCs w:val="22"/>
                    </w:rPr>
                  </w:rPrChange>
                </w:rPr>
                <w:t>Geom</w:t>
              </w:r>
            </w:ins>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40" w:author="Nobu Masaki" w:date="2025-09-24T13:00:00Z" w16du:dateUtc="2025-09-24T20:00:00Z">
              <w:tcPr>
                <w:tcW w:w="10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3900FEC"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41" w:author="Nobu Masaki" w:date="2025-09-23T17:59:00Z" w16du:dateUtc="2025-09-24T00:59:00Z"/>
                <w:rFonts w:eastAsia="Helvetica" w:cstheme="minorHAnsi"/>
                <w:color w:val="000000"/>
                <w:szCs w:val="22"/>
                <w:rPrChange w:id="2342" w:author="Nobu Masaki" w:date="2025-09-23T17:59:00Z" w16du:dateUtc="2025-09-24T00:59:00Z">
                  <w:rPr>
                    <w:ins w:id="2343" w:author="Nobu Masaki" w:date="2025-09-23T17:59:00Z" w16du:dateUtc="2025-09-24T00:59:00Z"/>
                    <w:rFonts w:ascii="Helvetica" w:eastAsia="Helvetica" w:hAnsi="Helvetica" w:cs="Helvetica"/>
                    <w:color w:val="000000"/>
                    <w:szCs w:val="22"/>
                  </w:rPr>
                </w:rPrChange>
              </w:rPr>
              <w:pPrChange w:id="234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345" w:author="Nobu Masaki" w:date="2025-09-23T17:59:00Z" w16du:dateUtc="2025-09-24T00:59:00Z">
              <w:r w:rsidRPr="000F155E">
                <w:rPr>
                  <w:rFonts w:eastAsia="Helvetica" w:cstheme="minorHAnsi"/>
                  <w:color w:val="000000"/>
                  <w:szCs w:val="22"/>
                  <w:rPrChange w:id="2346" w:author="Nobu Masaki" w:date="2025-09-23T17:59:00Z" w16du:dateUtc="2025-09-24T00:59:00Z">
                    <w:rPr>
                      <w:rFonts w:ascii="Helvetica" w:eastAsia="Helvetica" w:hAnsi="Helvetica" w:cs="Helvetica"/>
                      <w:color w:val="000000"/>
                      <w:szCs w:val="22"/>
                    </w:rPr>
                  </w:rPrChange>
                </w:rPr>
                <w:t>48</w:t>
              </w:r>
            </w:ins>
          </w:p>
        </w:tc>
      </w:tr>
      <w:tr w:rsidR="000F155E" w14:paraId="062BC0C5" w14:textId="77777777" w:rsidTr="00901C62">
        <w:trPr>
          <w:trHeight w:hRule="exact" w:val="432"/>
          <w:jc w:val="center"/>
          <w:ins w:id="2347" w:author="Nobu Masaki" w:date="2025-09-23T17:59:00Z"/>
          <w:trPrChange w:id="2348"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4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8876308" w14:textId="03DFF67C"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50" w:author="Nobu Masaki" w:date="2025-09-23T17:59:00Z" w16du:dateUtc="2025-09-24T00:59:00Z"/>
                <w:rFonts w:eastAsia="Helvetica" w:cstheme="minorHAnsi"/>
                <w:color w:val="000000"/>
                <w:szCs w:val="22"/>
                <w:rPrChange w:id="2351" w:author="Nobu Masaki" w:date="2025-09-23T17:59:00Z" w16du:dateUtc="2025-09-24T00:59:00Z">
                  <w:rPr>
                    <w:ins w:id="2352" w:author="Nobu Masaki" w:date="2025-09-23T17:59:00Z" w16du:dateUtc="2025-09-24T00:59:00Z"/>
                    <w:rFonts w:ascii="Helvetica" w:eastAsia="Helvetica" w:hAnsi="Helvetica" w:cs="Helvetica"/>
                    <w:color w:val="000000"/>
                    <w:szCs w:val="22"/>
                  </w:rPr>
                </w:rPrChange>
              </w:rPr>
              <w:pPrChange w:id="235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5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CEF3113"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55" w:author="Nobu Masaki" w:date="2025-09-23T17:59:00Z" w16du:dateUtc="2025-09-24T00:59:00Z"/>
                <w:rFonts w:eastAsia="Helvetica" w:cstheme="minorHAnsi"/>
                <w:color w:val="000000"/>
                <w:szCs w:val="22"/>
                <w:rPrChange w:id="2356" w:author="Nobu Masaki" w:date="2025-09-23T17:59:00Z" w16du:dateUtc="2025-09-24T00:59:00Z">
                  <w:rPr>
                    <w:ins w:id="2357" w:author="Nobu Masaki" w:date="2025-09-23T17:59:00Z" w16du:dateUtc="2025-09-24T00:59:00Z"/>
                    <w:rFonts w:ascii="Helvetica" w:eastAsia="Helvetica" w:hAnsi="Helvetica" w:cs="Helvetica"/>
                    <w:color w:val="000000"/>
                    <w:szCs w:val="22"/>
                  </w:rPr>
                </w:rPrChange>
              </w:rPr>
              <w:pPrChange w:id="235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359" w:author="Nobu Masaki" w:date="2025-09-23T17:59:00Z" w16du:dateUtc="2025-09-24T00:59:00Z">
              <w:r w:rsidRPr="000F155E">
                <w:rPr>
                  <w:rFonts w:eastAsia="Helvetica" w:cstheme="minorHAnsi"/>
                  <w:color w:val="000000"/>
                  <w:szCs w:val="22"/>
                  <w:rPrChange w:id="2360"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61"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F3A99D0"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62" w:author="Nobu Masaki" w:date="2025-09-23T17:59:00Z" w16du:dateUtc="2025-09-24T00:59:00Z"/>
                <w:rFonts w:eastAsia="Helvetica" w:cstheme="minorHAnsi"/>
                <w:color w:val="000000"/>
                <w:szCs w:val="22"/>
                <w:rPrChange w:id="2363" w:author="Nobu Masaki" w:date="2025-09-23T17:59:00Z" w16du:dateUtc="2025-09-24T00:59:00Z">
                  <w:rPr>
                    <w:ins w:id="2364" w:author="Nobu Masaki" w:date="2025-09-23T17:59:00Z" w16du:dateUtc="2025-09-24T00:59:00Z"/>
                    <w:rFonts w:ascii="Helvetica" w:eastAsia="Helvetica" w:hAnsi="Helvetica" w:cs="Helvetica"/>
                    <w:color w:val="000000"/>
                    <w:szCs w:val="22"/>
                  </w:rPr>
                </w:rPrChange>
              </w:rPr>
              <w:pPrChange w:id="236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366" w:author="Nobu Masaki" w:date="2025-09-23T17:59:00Z" w16du:dateUtc="2025-09-24T00:59:00Z">
              <w:r w:rsidRPr="000F155E">
                <w:rPr>
                  <w:rFonts w:eastAsia="Helvetica" w:cstheme="minorHAnsi"/>
                  <w:color w:val="000000"/>
                  <w:szCs w:val="22"/>
                  <w:rPrChange w:id="2367" w:author="Nobu Masaki" w:date="2025-09-23T17:59:00Z" w16du:dateUtc="2025-09-24T00:59:00Z">
                    <w:rPr>
                      <w:rFonts w:ascii="Helvetica" w:eastAsia="Helvetica" w:hAnsi="Helvetica" w:cs="Helvetica"/>
                      <w:color w:val="000000"/>
                      <w:szCs w:val="22"/>
                    </w:rPr>
                  </w:rPrChange>
                </w:rPr>
                <w:t>52</w:t>
              </w:r>
            </w:ins>
          </w:p>
        </w:tc>
      </w:tr>
      <w:tr w:rsidR="000F155E" w14:paraId="2267DAEB" w14:textId="77777777" w:rsidTr="00901C62">
        <w:trPr>
          <w:trHeight w:hRule="exact" w:val="432"/>
          <w:jc w:val="center"/>
          <w:ins w:id="2368" w:author="Nobu Masaki" w:date="2025-09-23T17:59:00Z"/>
          <w:trPrChange w:id="2369"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7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78EF0F3" w14:textId="7A6E108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71" w:author="Nobu Masaki" w:date="2025-09-23T17:59:00Z" w16du:dateUtc="2025-09-24T00:59:00Z"/>
                <w:rFonts w:eastAsia="Helvetica" w:cstheme="minorHAnsi"/>
                <w:color w:val="000000"/>
                <w:szCs w:val="22"/>
                <w:rPrChange w:id="2372" w:author="Nobu Masaki" w:date="2025-09-23T17:59:00Z" w16du:dateUtc="2025-09-24T00:59:00Z">
                  <w:rPr>
                    <w:ins w:id="2373" w:author="Nobu Masaki" w:date="2025-09-23T17:59:00Z" w16du:dateUtc="2025-09-24T00:59:00Z"/>
                    <w:rFonts w:ascii="Helvetica" w:eastAsia="Helvetica" w:hAnsi="Helvetica" w:cs="Helvetica"/>
                    <w:color w:val="000000"/>
                    <w:szCs w:val="22"/>
                  </w:rPr>
                </w:rPrChange>
              </w:rPr>
              <w:pPrChange w:id="237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7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1BE7AA3"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76" w:author="Nobu Masaki" w:date="2025-09-23T17:59:00Z" w16du:dateUtc="2025-09-24T00:59:00Z"/>
                <w:rFonts w:eastAsia="Helvetica" w:cstheme="minorHAnsi"/>
                <w:color w:val="000000"/>
                <w:szCs w:val="22"/>
                <w:rPrChange w:id="2377" w:author="Nobu Masaki" w:date="2025-09-23T17:59:00Z" w16du:dateUtc="2025-09-24T00:59:00Z">
                  <w:rPr>
                    <w:ins w:id="2378" w:author="Nobu Masaki" w:date="2025-09-23T17:59:00Z" w16du:dateUtc="2025-09-24T00:59:00Z"/>
                    <w:rFonts w:ascii="Helvetica" w:eastAsia="Helvetica" w:hAnsi="Helvetica" w:cs="Helvetica"/>
                    <w:color w:val="000000"/>
                    <w:szCs w:val="22"/>
                  </w:rPr>
                </w:rPrChange>
              </w:rPr>
              <w:pPrChange w:id="237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380" w:author="Nobu Masaki" w:date="2025-09-23T17:59:00Z" w16du:dateUtc="2025-09-24T00:59:00Z">
              <w:r w:rsidRPr="000F155E">
                <w:rPr>
                  <w:rFonts w:eastAsia="Helvetica" w:cstheme="minorHAnsi"/>
                  <w:color w:val="000000"/>
                  <w:szCs w:val="22"/>
                  <w:rPrChange w:id="2381"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82"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3738952"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83" w:author="Nobu Masaki" w:date="2025-09-23T17:59:00Z" w16du:dateUtc="2025-09-24T00:59:00Z"/>
                <w:rFonts w:eastAsia="Helvetica" w:cstheme="minorHAnsi"/>
                <w:color w:val="000000"/>
                <w:szCs w:val="22"/>
                <w:rPrChange w:id="2384" w:author="Nobu Masaki" w:date="2025-09-23T17:59:00Z" w16du:dateUtc="2025-09-24T00:59:00Z">
                  <w:rPr>
                    <w:ins w:id="2385" w:author="Nobu Masaki" w:date="2025-09-23T17:59:00Z" w16du:dateUtc="2025-09-24T00:59:00Z"/>
                    <w:rFonts w:ascii="Helvetica" w:eastAsia="Helvetica" w:hAnsi="Helvetica" w:cs="Helvetica"/>
                    <w:color w:val="000000"/>
                    <w:szCs w:val="22"/>
                  </w:rPr>
                </w:rPrChange>
              </w:rPr>
              <w:pPrChange w:id="238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387" w:author="Nobu Masaki" w:date="2025-09-23T17:59:00Z" w16du:dateUtc="2025-09-24T00:59:00Z">
              <w:r w:rsidRPr="000F155E">
                <w:rPr>
                  <w:rFonts w:eastAsia="Helvetica" w:cstheme="minorHAnsi"/>
                  <w:color w:val="000000"/>
                  <w:szCs w:val="22"/>
                  <w:rPrChange w:id="2388" w:author="Nobu Masaki" w:date="2025-09-23T17:59:00Z" w16du:dateUtc="2025-09-24T00:59:00Z">
                    <w:rPr>
                      <w:rFonts w:ascii="Helvetica" w:eastAsia="Helvetica" w:hAnsi="Helvetica" w:cs="Helvetica"/>
                      <w:color w:val="000000"/>
                      <w:szCs w:val="22"/>
                    </w:rPr>
                  </w:rPrChange>
                </w:rPr>
                <w:t>0</w:t>
              </w:r>
            </w:ins>
          </w:p>
        </w:tc>
      </w:tr>
      <w:tr w:rsidR="000F155E" w14:paraId="45680CB0" w14:textId="77777777" w:rsidTr="00901C62">
        <w:trPr>
          <w:trHeight w:hRule="exact" w:val="432"/>
          <w:jc w:val="center"/>
          <w:ins w:id="2389" w:author="Nobu Masaki" w:date="2025-09-23T17:59:00Z"/>
          <w:trPrChange w:id="2390"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91"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54631D5"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92" w:author="Nobu Masaki" w:date="2025-09-23T17:59:00Z" w16du:dateUtc="2025-09-24T00:59:00Z"/>
                <w:rFonts w:eastAsia="Helvetica" w:cstheme="minorHAnsi"/>
                <w:color w:val="000000"/>
                <w:szCs w:val="22"/>
                <w:rPrChange w:id="2393" w:author="Nobu Masaki" w:date="2025-09-23T17:59:00Z" w16du:dateUtc="2025-09-24T00:59:00Z">
                  <w:rPr>
                    <w:ins w:id="2394" w:author="Nobu Masaki" w:date="2025-09-23T17:59:00Z" w16du:dateUtc="2025-09-24T00:59:00Z"/>
                    <w:rFonts w:ascii="Helvetica" w:eastAsia="Helvetica" w:hAnsi="Helvetica" w:cs="Helvetica"/>
                    <w:color w:val="000000"/>
                    <w:szCs w:val="22"/>
                  </w:rPr>
                </w:rPrChange>
              </w:rPr>
              <w:pPrChange w:id="239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396" w:author="Nobu Masaki" w:date="2025-09-23T17:59:00Z" w16du:dateUtc="2025-09-24T00:59:00Z">
              <w:r w:rsidRPr="000F155E">
                <w:rPr>
                  <w:rFonts w:eastAsia="Helvetica" w:cstheme="minorHAnsi"/>
                  <w:color w:val="000000"/>
                  <w:szCs w:val="22"/>
                  <w:rPrChange w:id="2397" w:author="Nobu Masaki" w:date="2025-09-23T17:59:00Z" w16du:dateUtc="2025-09-24T00:59:00Z">
                    <w:rPr>
                      <w:rFonts w:ascii="Helvetica" w:eastAsia="Helvetica" w:hAnsi="Helvetica" w:cs="Helvetica"/>
                      <w:color w:val="000000"/>
                      <w:szCs w:val="22"/>
                    </w:rPr>
                  </w:rPrChange>
                </w:rPr>
                <w:t>Geom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98"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0F25E4A"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399" w:author="Nobu Masaki" w:date="2025-09-23T17:59:00Z" w16du:dateUtc="2025-09-24T00:59:00Z"/>
                <w:rFonts w:eastAsia="Helvetica" w:cstheme="minorHAnsi"/>
                <w:color w:val="000000"/>
                <w:szCs w:val="22"/>
                <w:rPrChange w:id="2400" w:author="Nobu Masaki" w:date="2025-09-23T17:59:00Z" w16du:dateUtc="2025-09-24T00:59:00Z">
                  <w:rPr>
                    <w:ins w:id="2401" w:author="Nobu Masaki" w:date="2025-09-23T17:59:00Z" w16du:dateUtc="2025-09-24T00:59:00Z"/>
                    <w:rFonts w:ascii="Helvetica" w:eastAsia="Helvetica" w:hAnsi="Helvetica" w:cs="Helvetica"/>
                    <w:color w:val="000000"/>
                    <w:szCs w:val="22"/>
                  </w:rPr>
                </w:rPrChange>
              </w:rPr>
              <w:pPrChange w:id="240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403" w:author="Nobu Masaki" w:date="2025-09-23T17:59:00Z" w16du:dateUtc="2025-09-24T00:59:00Z">
              <w:r w:rsidRPr="000F155E">
                <w:rPr>
                  <w:rFonts w:eastAsia="Helvetica" w:cstheme="minorHAnsi"/>
                  <w:color w:val="000000"/>
                  <w:szCs w:val="22"/>
                  <w:rPrChange w:id="2404"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05"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D1839A4"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06" w:author="Nobu Masaki" w:date="2025-09-23T17:59:00Z" w16du:dateUtc="2025-09-24T00:59:00Z"/>
                <w:rFonts w:eastAsia="Helvetica" w:cstheme="minorHAnsi"/>
                <w:color w:val="000000"/>
                <w:szCs w:val="22"/>
                <w:rPrChange w:id="2407" w:author="Nobu Masaki" w:date="2025-09-23T17:59:00Z" w16du:dateUtc="2025-09-24T00:59:00Z">
                  <w:rPr>
                    <w:ins w:id="2408" w:author="Nobu Masaki" w:date="2025-09-23T17:59:00Z" w16du:dateUtc="2025-09-24T00:59:00Z"/>
                    <w:rFonts w:ascii="Helvetica" w:eastAsia="Helvetica" w:hAnsi="Helvetica" w:cs="Helvetica"/>
                    <w:color w:val="000000"/>
                    <w:szCs w:val="22"/>
                  </w:rPr>
                </w:rPrChange>
              </w:rPr>
              <w:pPrChange w:id="240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410" w:author="Nobu Masaki" w:date="2025-09-23T17:59:00Z" w16du:dateUtc="2025-09-24T00:59:00Z">
              <w:r w:rsidRPr="000F155E">
                <w:rPr>
                  <w:rFonts w:eastAsia="Helvetica" w:cstheme="minorHAnsi"/>
                  <w:color w:val="000000"/>
                  <w:szCs w:val="22"/>
                  <w:rPrChange w:id="2411" w:author="Nobu Masaki" w:date="2025-09-23T17:59:00Z" w16du:dateUtc="2025-09-24T00:59:00Z">
                    <w:rPr>
                      <w:rFonts w:ascii="Helvetica" w:eastAsia="Helvetica" w:hAnsi="Helvetica" w:cs="Helvetica"/>
                      <w:color w:val="000000"/>
                      <w:szCs w:val="22"/>
                    </w:rPr>
                  </w:rPrChange>
                </w:rPr>
                <w:t>78</w:t>
              </w:r>
            </w:ins>
          </w:p>
        </w:tc>
      </w:tr>
      <w:tr w:rsidR="000F155E" w14:paraId="38DD7C0C" w14:textId="77777777" w:rsidTr="00901C62">
        <w:trPr>
          <w:trHeight w:hRule="exact" w:val="432"/>
          <w:jc w:val="center"/>
          <w:ins w:id="2412" w:author="Nobu Masaki" w:date="2025-09-23T17:59:00Z"/>
          <w:trPrChange w:id="2413"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1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BB9A0C" w14:textId="2AF5855E"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15" w:author="Nobu Masaki" w:date="2025-09-23T17:59:00Z" w16du:dateUtc="2025-09-24T00:59:00Z"/>
                <w:rFonts w:eastAsia="Helvetica" w:cstheme="minorHAnsi"/>
                <w:color w:val="000000"/>
                <w:szCs w:val="22"/>
                <w:rPrChange w:id="2416" w:author="Nobu Masaki" w:date="2025-09-23T17:59:00Z" w16du:dateUtc="2025-09-24T00:59:00Z">
                  <w:rPr>
                    <w:ins w:id="2417" w:author="Nobu Masaki" w:date="2025-09-23T17:59:00Z" w16du:dateUtc="2025-09-24T00:59:00Z"/>
                    <w:rFonts w:ascii="Helvetica" w:eastAsia="Helvetica" w:hAnsi="Helvetica" w:cs="Helvetica"/>
                    <w:color w:val="000000"/>
                    <w:szCs w:val="22"/>
                  </w:rPr>
                </w:rPrChange>
              </w:rPr>
              <w:pPrChange w:id="241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1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F119D99"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20" w:author="Nobu Masaki" w:date="2025-09-23T17:59:00Z" w16du:dateUtc="2025-09-24T00:59:00Z"/>
                <w:rFonts w:eastAsia="Helvetica" w:cstheme="minorHAnsi"/>
                <w:color w:val="000000"/>
                <w:szCs w:val="22"/>
                <w:rPrChange w:id="2421" w:author="Nobu Masaki" w:date="2025-09-23T17:59:00Z" w16du:dateUtc="2025-09-24T00:59:00Z">
                  <w:rPr>
                    <w:ins w:id="2422" w:author="Nobu Masaki" w:date="2025-09-23T17:59:00Z" w16du:dateUtc="2025-09-24T00:59:00Z"/>
                    <w:rFonts w:ascii="Helvetica" w:eastAsia="Helvetica" w:hAnsi="Helvetica" w:cs="Helvetica"/>
                    <w:color w:val="000000"/>
                    <w:szCs w:val="22"/>
                  </w:rPr>
                </w:rPrChange>
              </w:rPr>
              <w:pPrChange w:id="242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424" w:author="Nobu Masaki" w:date="2025-09-23T17:59:00Z" w16du:dateUtc="2025-09-24T00:59:00Z">
              <w:r w:rsidRPr="000F155E">
                <w:rPr>
                  <w:rFonts w:eastAsia="Helvetica" w:cstheme="minorHAnsi"/>
                  <w:color w:val="000000"/>
                  <w:szCs w:val="22"/>
                  <w:rPrChange w:id="2425"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26"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D7A4E4"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27" w:author="Nobu Masaki" w:date="2025-09-23T17:59:00Z" w16du:dateUtc="2025-09-24T00:59:00Z"/>
                <w:rFonts w:eastAsia="Helvetica" w:cstheme="minorHAnsi"/>
                <w:color w:val="000000"/>
                <w:szCs w:val="22"/>
                <w:rPrChange w:id="2428" w:author="Nobu Masaki" w:date="2025-09-23T17:59:00Z" w16du:dateUtc="2025-09-24T00:59:00Z">
                  <w:rPr>
                    <w:ins w:id="2429" w:author="Nobu Masaki" w:date="2025-09-23T17:59:00Z" w16du:dateUtc="2025-09-24T00:59:00Z"/>
                    <w:rFonts w:ascii="Helvetica" w:eastAsia="Helvetica" w:hAnsi="Helvetica" w:cs="Helvetica"/>
                    <w:color w:val="000000"/>
                    <w:szCs w:val="22"/>
                  </w:rPr>
                </w:rPrChange>
              </w:rPr>
              <w:pPrChange w:id="243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431" w:author="Nobu Masaki" w:date="2025-09-23T17:59:00Z" w16du:dateUtc="2025-09-24T00:59:00Z">
              <w:r w:rsidRPr="000F155E">
                <w:rPr>
                  <w:rFonts w:eastAsia="Helvetica" w:cstheme="minorHAnsi"/>
                  <w:color w:val="000000"/>
                  <w:szCs w:val="22"/>
                  <w:rPrChange w:id="2432" w:author="Nobu Masaki" w:date="2025-09-23T17:59:00Z" w16du:dateUtc="2025-09-24T00:59:00Z">
                    <w:rPr>
                      <w:rFonts w:ascii="Helvetica" w:eastAsia="Helvetica" w:hAnsi="Helvetica" w:cs="Helvetica"/>
                      <w:color w:val="000000"/>
                      <w:szCs w:val="22"/>
                    </w:rPr>
                  </w:rPrChange>
                </w:rPr>
                <w:t>22</w:t>
              </w:r>
            </w:ins>
          </w:p>
        </w:tc>
      </w:tr>
      <w:tr w:rsidR="000F155E" w14:paraId="44896059" w14:textId="77777777" w:rsidTr="00901C62">
        <w:trPr>
          <w:trHeight w:hRule="exact" w:val="432"/>
          <w:jc w:val="center"/>
          <w:ins w:id="2433" w:author="Nobu Masaki" w:date="2025-09-23T17:59:00Z"/>
          <w:trPrChange w:id="2434"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3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3EC9B33" w14:textId="560DC991"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36" w:author="Nobu Masaki" w:date="2025-09-23T17:59:00Z" w16du:dateUtc="2025-09-24T00:59:00Z"/>
                <w:rFonts w:eastAsia="Helvetica" w:cstheme="minorHAnsi"/>
                <w:color w:val="000000"/>
                <w:szCs w:val="22"/>
                <w:rPrChange w:id="2437" w:author="Nobu Masaki" w:date="2025-09-23T17:59:00Z" w16du:dateUtc="2025-09-24T00:59:00Z">
                  <w:rPr>
                    <w:ins w:id="2438" w:author="Nobu Masaki" w:date="2025-09-23T17:59:00Z" w16du:dateUtc="2025-09-24T00:59:00Z"/>
                    <w:rFonts w:ascii="Helvetica" w:eastAsia="Helvetica" w:hAnsi="Helvetica" w:cs="Helvetica"/>
                    <w:color w:val="000000"/>
                    <w:szCs w:val="22"/>
                  </w:rPr>
                </w:rPrChange>
              </w:rPr>
              <w:pPrChange w:id="243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4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70AA7E7"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41" w:author="Nobu Masaki" w:date="2025-09-23T17:59:00Z" w16du:dateUtc="2025-09-24T00:59:00Z"/>
                <w:rFonts w:eastAsia="Helvetica" w:cstheme="minorHAnsi"/>
                <w:color w:val="000000"/>
                <w:szCs w:val="22"/>
                <w:rPrChange w:id="2442" w:author="Nobu Masaki" w:date="2025-09-23T17:59:00Z" w16du:dateUtc="2025-09-24T00:59:00Z">
                  <w:rPr>
                    <w:ins w:id="2443" w:author="Nobu Masaki" w:date="2025-09-23T17:59:00Z" w16du:dateUtc="2025-09-24T00:59:00Z"/>
                    <w:rFonts w:ascii="Helvetica" w:eastAsia="Helvetica" w:hAnsi="Helvetica" w:cs="Helvetica"/>
                    <w:color w:val="000000"/>
                    <w:szCs w:val="22"/>
                  </w:rPr>
                </w:rPrChange>
              </w:rPr>
              <w:pPrChange w:id="244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445" w:author="Nobu Masaki" w:date="2025-09-23T17:59:00Z" w16du:dateUtc="2025-09-24T00:59:00Z">
              <w:r w:rsidRPr="000F155E">
                <w:rPr>
                  <w:rFonts w:eastAsia="Helvetica" w:cstheme="minorHAnsi"/>
                  <w:color w:val="000000"/>
                  <w:szCs w:val="22"/>
                  <w:rPrChange w:id="2446"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47"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ED8217B"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48" w:author="Nobu Masaki" w:date="2025-09-23T17:59:00Z" w16du:dateUtc="2025-09-24T00:59:00Z"/>
                <w:rFonts w:eastAsia="Helvetica" w:cstheme="minorHAnsi"/>
                <w:color w:val="000000"/>
                <w:szCs w:val="22"/>
                <w:rPrChange w:id="2449" w:author="Nobu Masaki" w:date="2025-09-23T17:59:00Z" w16du:dateUtc="2025-09-24T00:59:00Z">
                  <w:rPr>
                    <w:ins w:id="2450" w:author="Nobu Masaki" w:date="2025-09-23T17:59:00Z" w16du:dateUtc="2025-09-24T00:59:00Z"/>
                    <w:rFonts w:ascii="Helvetica" w:eastAsia="Helvetica" w:hAnsi="Helvetica" w:cs="Helvetica"/>
                    <w:color w:val="000000"/>
                    <w:szCs w:val="22"/>
                  </w:rPr>
                </w:rPrChange>
              </w:rPr>
              <w:pPrChange w:id="245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452" w:author="Nobu Masaki" w:date="2025-09-23T17:59:00Z" w16du:dateUtc="2025-09-24T00:59:00Z">
              <w:r w:rsidRPr="000F155E">
                <w:rPr>
                  <w:rFonts w:eastAsia="Helvetica" w:cstheme="minorHAnsi"/>
                  <w:color w:val="000000"/>
                  <w:szCs w:val="22"/>
                  <w:rPrChange w:id="2453" w:author="Nobu Masaki" w:date="2025-09-23T17:59:00Z" w16du:dateUtc="2025-09-24T00:59:00Z">
                    <w:rPr>
                      <w:rFonts w:ascii="Helvetica" w:eastAsia="Helvetica" w:hAnsi="Helvetica" w:cs="Helvetica"/>
                      <w:color w:val="000000"/>
                      <w:szCs w:val="22"/>
                    </w:rPr>
                  </w:rPrChange>
                </w:rPr>
                <w:t>0</w:t>
              </w:r>
            </w:ins>
          </w:p>
        </w:tc>
      </w:tr>
      <w:tr w:rsidR="000F155E" w14:paraId="1B587967" w14:textId="77777777" w:rsidTr="00901C62">
        <w:trPr>
          <w:trHeight w:hRule="exact" w:val="432"/>
          <w:jc w:val="center"/>
          <w:ins w:id="2454" w:author="Nobu Masaki" w:date="2025-09-23T17:59:00Z"/>
          <w:trPrChange w:id="2455"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56"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5420920"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57" w:author="Nobu Masaki" w:date="2025-09-23T17:59:00Z" w16du:dateUtc="2025-09-24T00:59:00Z"/>
                <w:rFonts w:eastAsia="Helvetica" w:cstheme="minorHAnsi"/>
                <w:color w:val="000000"/>
                <w:szCs w:val="22"/>
                <w:rPrChange w:id="2458" w:author="Nobu Masaki" w:date="2025-09-23T17:59:00Z" w16du:dateUtc="2025-09-24T00:59:00Z">
                  <w:rPr>
                    <w:ins w:id="2459" w:author="Nobu Masaki" w:date="2025-09-23T17:59:00Z" w16du:dateUtc="2025-09-24T00:59:00Z"/>
                    <w:rFonts w:ascii="Helvetica" w:eastAsia="Helvetica" w:hAnsi="Helvetica" w:cs="Helvetica"/>
                    <w:color w:val="000000"/>
                    <w:szCs w:val="22"/>
                  </w:rPr>
                </w:rPrChange>
              </w:rPr>
              <w:pPrChange w:id="246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461" w:author="Nobu Masaki" w:date="2025-09-23T17:59:00Z" w16du:dateUtc="2025-09-24T00:59:00Z">
              <w:r w:rsidRPr="000F155E">
                <w:rPr>
                  <w:rFonts w:eastAsia="Helvetica" w:cstheme="minorHAnsi"/>
                  <w:color w:val="000000"/>
                  <w:szCs w:val="22"/>
                  <w:rPrChange w:id="2462" w:author="Nobu Masaki" w:date="2025-09-23T17:59:00Z" w16du:dateUtc="2025-09-24T00:59:00Z">
                    <w:rPr>
                      <w:rFonts w:ascii="Helvetica" w:eastAsia="Helvetica" w:hAnsi="Helvetica" w:cs="Helvetica"/>
                      <w:color w:val="000000"/>
                      <w:szCs w:val="22"/>
                    </w:rPr>
                  </w:rPrChange>
                </w:rPr>
                <w:t>Geom2 (mean: 21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63"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6505D0"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64" w:author="Nobu Masaki" w:date="2025-09-23T17:59:00Z" w16du:dateUtc="2025-09-24T00:59:00Z"/>
                <w:rFonts w:eastAsia="Helvetica" w:cstheme="minorHAnsi"/>
                <w:color w:val="000000"/>
                <w:szCs w:val="22"/>
                <w:rPrChange w:id="2465" w:author="Nobu Masaki" w:date="2025-09-23T17:59:00Z" w16du:dateUtc="2025-09-24T00:59:00Z">
                  <w:rPr>
                    <w:ins w:id="2466" w:author="Nobu Masaki" w:date="2025-09-23T17:59:00Z" w16du:dateUtc="2025-09-24T00:59:00Z"/>
                    <w:rFonts w:ascii="Helvetica" w:eastAsia="Helvetica" w:hAnsi="Helvetica" w:cs="Helvetica"/>
                    <w:color w:val="000000"/>
                    <w:szCs w:val="22"/>
                  </w:rPr>
                </w:rPrChange>
              </w:rPr>
              <w:pPrChange w:id="246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468" w:author="Nobu Masaki" w:date="2025-09-23T17:59:00Z" w16du:dateUtc="2025-09-24T00:59:00Z">
              <w:r w:rsidRPr="000F155E">
                <w:rPr>
                  <w:rFonts w:eastAsia="Helvetica" w:cstheme="minorHAnsi"/>
                  <w:color w:val="000000"/>
                  <w:szCs w:val="22"/>
                  <w:rPrChange w:id="2469"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70"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B9CD9B4"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71" w:author="Nobu Masaki" w:date="2025-09-23T17:59:00Z" w16du:dateUtc="2025-09-24T00:59:00Z"/>
                <w:rFonts w:eastAsia="Helvetica" w:cstheme="minorHAnsi"/>
                <w:color w:val="000000"/>
                <w:szCs w:val="22"/>
                <w:rPrChange w:id="2472" w:author="Nobu Masaki" w:date="2025-09-23T17:59:00Z" w16du:dateUtc="2025-09-24T00:59:00Z">
                  <w:rPr>
                    <w:ins w:id="2473" w:author="Nobu Masaki" w:date="2025-09-23T17:59:00Z" w16du:dateUtc="2025-09-24T00:59:00Z"/>
                    <w:rFonts w:ascii="Helvetica" w:eastAsia="Helvetica" w:hAnsi="Helvetica" w:cs="Helvetica"/>
                    <w:color w:val="000000"/>
                    <w:szCs w:val="22"/>
                  </w:rPr>
                </w:rPrChange>
              </w:rPr>
              <w:pPrChange w:id="247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475" w:author="Nobu Masaki" w:date="2025-09-23T17:59:00Z" w16du:dateUtc="2025-09-24T00:59:00Z">
              <w:r w:rsidRPr="000F155E">
                <w:rPr>
                  <w:rFonts w:eastAsia="Helvetica" w:cstheme="minorHAnsi"/>
                  <w:color w:val="000000"/>
                  <w:szCs w:val="22"/>
                  <w:rPrChange w:id="2476" w:author="Nobu Masaki" w:date="2025-09-23T17:59:00Z" w16du:dateUtc="2025-09-24T00:59:00Z">
                    <w:rPr>
                      <w:rFonts w:ascii="Helvetica" w:eastAsia="Helvetica" w:hAnsi="Helvetica" w:cs="Helvetica"/>
                      <w:color w:val="000000"/>
                      <w:szCs w:val="22"/>
                    </w:rPr>
                  </w:rPrChange>
                </w:rPr>
                <w:t>23</w:t>
              </w:r>
            </w:ins>
          </w:p>
        </w:tc>
      </w:tr>
      <w:tr w:rsidR="000F155E" w14:paraId="1D97963F" w14:textId="77777777" w:rsidTr="00901C62">
        <w:trPr>
          <w:trHeight w:hRule="exact" w:val="432"/>
          <w:jc w:val="center"/>
          <w:ins w:id="2477" w:author="Nobu Masaki" w:date="2025-09-23T17:59:00Z"/>
          <w:trPrChange w:id="2478"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7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C3621F0" w14:textId="73A7EF96"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80" w:author="Nobu Masaki" w:date="2025-09-23T17:59:00Z" w16du:dateUtc="2025-09-24T00:59:00Z"/>
                <w:rFonts w:eastAsia="Helvetica" w:cstheme="minorHAnsi"/>
                <w:color w:val="000000"/>
                <w:szCs w:val="22"/>
                <w:rPrChange w:id="2481" w:author="Nobu Masaki" w:date="2025-09-23T17:59:00Z" w16du:dateUtc="2025-09-24T00:59:00Z">
                  <w:rPr>
                    <w:ins w:id="2482" w:author="Nobu Masaki" w:date="2025-09-23T17:59:00Z" w16du:dateUtc="2025-09-24T00:59:00Z"/>
                    <w:rFonts w:ascii="Helvetica" w:eastAsia="Helvetica" w:hAnsi="Helvetica" w:cs="Helvetica"/>
                    <w:color w:val="000000"/>
                    <w:szCs w:val="22"/>
                  </w:rPr>
                </w:rPrChange>
              </w:rPr>
              <w:pPrChange w:id="248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8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3C0AC89"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85" w:author="Nobu Masaki" w:date="2025-09-23T17:59:00Z" w16du:dateUtc="2025-09-24T00:59:00Z"/>
                <w:rFonts w:eastAsia="Helvetica" w:cstheme="minorHAnsi"/>
                <w:color w:val="000000"/>
                <w:szCs w:val="22"/>
                <w:rPrChange w:id="2486" w:author="Nobu Masaki" w:date="2025-09-23T17:59:00Z" w16du:dateUtc="2025-09-24T00:59:00Z">
                  <w:rPr>
                    <w:ins w:id="2487" w:author="Nobu Masaki" w:date="2025-09-23T17:59:00Z" w16du:dateUtc="2025-09-24T00:59:00Z"/>
                    <w:rFonts w:ascii="Helvetica" w:eastAsia="Helvetica" w:hAnsi="Helvetica" w:cs="Helvetica"/>
                    <w:color w:val="000000"/>
                    <w:szCs w:val="22"/>
                  </w:rPr>
                </w:rPrChange>
              </w:rPr>
              <w:pPrChange w:id="248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489" w:author="Nobu Masaki" w:date="2025-09-23T17:59:00Z" w16du:dateUtc="2025-09-24T00:59:00Z">
              <w:r w:rsidRPr="000F155E">
                <w:rPr>
                  <w:rFonts w:eastAsia="Helvetica" w:cstheme="minorHAnsi"/>
                  <w:color w:val="000000"/>
                  <w:szCs w:val="22"/>
                  <w:rPrChange w:id="2490"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491"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1A7CE07"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492" w:author="Nobu Masaki" w:date="2025-09-23T17:59:00Z" w16du:dateUtc="2025-09-24T00:59:00Z"/>
                <w:rFonts w:eastAsia="Helvetica" w:cstheme="minorHAnsi"/>
                <w:color w:val="000000"/>
                <w:szCs w:val="22"/>
                <w:rPrChange w:id="2493" w:author="Nobu Masaki" w:date="2025-09-23T17:59:00Z" w16du:dateUtc="2025-09-24T00:59:00Z">
                  <w:rPr>
                    <w:ins w:id="2494" w:author="Nobu Masaki" w:date="2025-09-23T17:59:00Z" w16du:dateUtc="2025-09-24T00:59:00Z"/>
                    <w:rFonts w:ascii="Helvetica" w:eastAsia="Helvetica" w:hAnsi="Helvetica" w:cs="Helvetica"/>
                    <w:color w:val="000000"/>
                    <w:szCs w:val="22"/>
                  </w:rPr>
                </w:rPrChange>
              </w:rPr>
              <w:pPrChange w:id="249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496" w:author="Nobu Masaki" w:date="2025-09-23T17:59:00Z" w16du:dateUtc="2025-09-24T00:59:00Z">
              <w:r w:rsidRPr="000F155E">
                <w:rPr>
                  <w:rFonts w:eastAsia="Helvetica" w:cstheme="minorHAnsi"/>
                  <w:color w:val="000000"/>
                  <w:szCs w:val="22"/>
                  <w:rPrChange w:id="2497" w:author="Nobu Masaki" w:date="2025-09-23T17:59:00Z" w16du:dateUtc="2025-09-24T00:59:00Z">
                    <w:rPr>
                      <w:rFonts w:ascii="Helvetica" w:eastAsia="Helvetica" w:hAnsi="Helvetica" w:cs="Helvetica"/>
                      <w:color w:val="000000"/>
                      <w:szCs w:val="22"/>
                    </w:rPr>
                  </w:rPrChange>
                </w:rPr>
                <w:t>77</w:t>
              </w:r>
            </w:ins>
          </w:p>
        </w:tc>
      </w:tr>
      <w:tr w:rsidR="000F155E" w14:paraId="34AE400A" w14:textId="77777777" w:rsidTr="00901C62">
        <w:trPr>
          <w:trHeight w:hRule="exact" w:val="432"/>
          <w:jc w:val="center"/>
          <w:ins w:id="2498" w:author="Nobu Masaki" w:date="2025-09-23T17:59:00Z"/>
          <w:trPrChange w:id="2499"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0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6BAF1A" w14:textId="575C816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01" w:author="Nobu Masaki" w:date="2025-09-23T17:59:00Z" w16du:dateUtc="2025-09-24T00:59:00Z"/>
                <w:rFonts w:eastAsia="Helvetica" w:cstheme="minorHAnsi"/>
                <w:color w:val="000000"/>
                <w:szCs w:val="22"/>
                <w:rPrChange w:id="2502" w:author="Nobu Masaki" w:date="2025-09-23T17:59:00Z" w16du:dateUtc="2025-09-24T00:59:00Z">
                  <w:rPr>
                    <w:ins w:id="2503" w:author="Nobu Masaki" w:date="2025-09-23T17:59:00Z" w16du:dateUtc="2025-09-24T00:59:00Z"/>
                    <w:rFonts w:ascii="Helvetica" w:eastAsia="Helvetica" w:hAnsi="Helvetica" w:cs="Helvetica"/>
                    <w:color w:val="000000"/>
                    <w:szCs w:val="22"/>
                  </w:rPr>
                </w:rPrChange>
              </w:rPr>
              <w:pPrChange w:id="250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0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D2950F9"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06" w:author="Nobu Masaki" w:date="2025-09-23T17:59:00Z" w16du:dateUtc="2025-09-24T00:59:00Z"/>
                <w:rFonts w:eastAsia="Helvetica" w:cstheme="minorHAnsi"/>
                <w:color w:val="000000"/>
                <w:szCs w:val="22"/>
                <w:rPrChange w:id="2507" w:author="Nobu Masaki" w:date="2025-09-23T17:59:00Z" w16du:dateUtc="2025-09-24T00:59:00Z">
                  <w:rPr>
                    <w:ins w:id="2508" w:author="Nobu Masaki" w:date="2025-09-23T17:59:00Z" w16du:dateUtc="2025-09-24T00:59:00Z"/>
                    <w:rFonts w:ascii="Helvetica" w:eastAsia="Helvetica" w:hAnsi="Helvetica" w:cs="Helvetica"/>
                    <w:color w:val="000000"/>
                    <w:szCs w:val="22"/>
                  </w:rPr>
                </w:rPrChange>
              </w:rPr>
              <w:pPrChange w:id="250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510" w:author="Nobu Masaki" w:date="2025-09-23T17:59:00Z" w16du:dateUtc="2025-09-24T00:59:00Z">
              <w:r w:rsidRPr="000F155E">
                <w:rPr>
                  <w:rFonts w:eastAsia="Helvetica" w:cstheme="minorHAnsi"/>
                  <w:color w:val="000000"/>
                  <w:szCs w:val="22"/>
                  <w:rPrChange w:id="2511"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12"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5143E7E"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13" w:author="Nobu Masaki" w:date="2025-09-23T17:59:00Z" w16du:dateUtc="2025-09-24T00:59:00Z"/>
                <w:rFonts w:eastAsia="Helvetica" w:cstheme="minorHAnsi"/>
                <w:color w:val="000000"/>
                <w:szCs w:val="22"/>
                <w:rPrChange w:id="2514" w:author="Nobu Masaki" w:date="2025-09-23T17:59:00Z" w16du:dateUtc="2025-09-24T00:59:00Z">
                  <w:rPr>
                    <w:ins w:id="2515" w:author="Nobu Masaki" w:date="2025-09-23T17:59:00Z" w16du:dateUtc="2025-09-24T00:59:00Z"/>
                    <w:rFonts w:ascii="Helvetica" w:eastAsia="Helvetica" w:hAnsi="Helvetica" w:cs="Helvetica"/>
                    <w:color w:val="000000"/>
                    <w:szCs w:val="22"/>
                  </w:rPr>
                </w:rPrChange>
              </w:rPr>
              <w:pPrChange w:id="251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517" w:author="Nobu Masaki" w:date="2025-09-23T17:59:00Z" w16du:dateUtc="2025-09-24T00:59:00Z">
              <w:r w:rsidRPr="000F155E">
                <w:rPr>
                  <w:rFonts w:eastAsia="Helvetica" w:cstheme="minorHAnsi"/>
                  <w:color w:val="000000"/>
                  <w:szCs w:val="22"/>
                  <w:rPrChange w:id="2518" w:author="Nobu Masaki" w:date="2025-09-23T17:59:00Z" w16du:dateUtc="2025-09-24T00:59:00Z">
                    <w:rPr>
                      <w:rFonts w:ascii="Helvetica" w:eastAsia="Helvetica" w:hAnsi="Helvetica" w:cs="Helvetica"/>
                      <w:color w:val="000000"/>
                      <w:szCs w:val="22"/>
                    </w:rPr>
                  </w:rPrChange>
                </w:rPr>
                <w:t>0</w:t>
              </w:r>
            </w:ins>
          </w:p>
        </w:tc>
      </w:tr>
      <w:tr w:rsidR="000F155E" w14:paraId="6DEC601F" w14:textId="77777777" w:rsidTr="00901C62">
        <w:trPr>
          <w:trHeight w:hRule="exact" w:val="432"/>
          <w:jc w:val="center"/>
          <w:ins w:id="2519" w:author="Nobu Masaki" w:date="2025-09-23T17:59:00Z"/>
          <w:trPrChange w:id="2520"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21"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BDB986D"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22" w:author="Nobu Masaki" w:date="2025-09-23T17:59:00Z" w16du:dateUtc="2025-09-24T00:59:00Z"/>
                <w:rFonts w:eastAsia="Helvetica" w:cstheme="minorHAnsi"/>
                <w:color w:val="000000"/>
                <w:szCs w:val="22"/>
                <w:rPrChange w:id="2523" w:author="Nobu Masaki" w:date="2025-09-23T17:59:00Z" w16du:dateUtc="2025-09-24T00:59:00Z">
                  <w:rPr>
                    <w:ins w:id="2524" w:author="Nobu Masaki" w:date="2025-09-23T17:59:00Z" w16du:dateUtc="2025-09-24T00:59:00Z"/>
                    <w:rFonts w:ascii="Helvetica" w:eastAsia="Helvetica" w:hAnsi="Helvetica" w:cs="Helvetica"/>
                    <w:color w:val="000000"/>
                    <w:szCs w:val="22"/>
                  </w:rPr>
                </w:rPrChange>
              </w:rPr>
              <w:pPrChange w:id="252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526" w:author="Nobu Masaki" w:date="2025-09-23T17:59:00Z" w16du:dateUtc="2025-09-24T00:59:00Z">
              <w:r w:rsidRPr="000F155E">
                <w:rPr>
                  <w:rFonts w:eastAsia="Helvetica" w:cstheme="minorHAnsi"/>
                  <w:color w:val="000000"/>
                  <w:szCs w:val="22"/>
                  <w:rPrChange w:id="2527" w:author="Nobu Masaki" w:date="2025-09-23T17:59:00Z" w16du:dateUtc="2025-09-24T00:59:00Z">
                    <w:rPr>
                      <w:rFonts w:ascii="Helvetica" w:eastAsia="Helvetica" w:hAnsi="Helvetica" w:cs="Helvetica"/>
                      <w:color w:val="000000"/>
                      <w:szCs w:val="22"/>
                    </w:rPr>
                  </w:rPrChange>
                </w:rPr>
                <w:t>Geom2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28"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2734A70"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29" w:author="Nobu Masaki" w:date="2025-09-23T17:59:00Z" w16du:dateUtc="2025-09-24T00:59:00Z"/>
                <w:rFonts w:eastAsia="Helvetica" w:cstheme="minorHAnsi"/>
                <w:color w:val="000000"/>
                <w:szCs w:val="22"/>
                <w:rPrChange w:id="2530" w:author="Nobu Masaki" w:date="2025-09-23T17:59:00Z" w16du:dateUtc="2025-09-24T00:59:00Z">
                  <w:rPr>
                    <w:ins w:id="2531" w:author="Nobu Masaki" w:date="2025-09-23T17:59:00Z" w16du:dateUtc="2025-09-24T00:59:00Z"/>
                    <w:rFonts w:ascii="Helvetica" w:eastAsia="Helvetica" w:hAnsi="Helvetica" w:cs="Helvetica"/>
                    <w:color w:val="000000"/>
                    <w:szCs w:val="22"/>
                  </w:rPr>
                </w:rPrChange>
              </w:rPr>
              <w:pPrChange w:id="253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533" w:author="Nobu Masaki" w:date="2025-09-23T17:59:00Z" w16du:dateUtc="2025-09-24T00:59:00Z">
              <w:r w:rsidRPr="000F155E">
                <w:rPr>
                  <w:rFonts w:eastAsia="Helvetica" w:cstheme="minorHAnsi"/>
                  <w:color w:val="000000"/>
                  <w:szCs w:val="22"/>
                  <w:rPrChange w:id="2534"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35"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BFB9769"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36" w:author="Nobu Masaki" w:date="2025-09-23T17:59:00Z" w16du:dateUtc="2025-09-24T00:59:00Z"/>
                <w:rFonts w:eastAsia="Helvetica" w:cstheme="minorHAnsi"/>
                <w:color w:val="000000"/>
                <w:szCs w:val="22"/>
                <w:rPrChange w:id="2537" w:author="Nobu Masaki" w:date="2025-09-23T17:59:00Z" w16du:dateUtc="2025-09-24T00:59:00Z">
                  <w:rPr>
                    <w:ins w:id="2538" w:author="Nobu Masaki" w:date="2025-09-23T17:59:00Z" w16du:dateUtc="2025-09-24T00:59:00Z"/>
                    <w:rFonts w:ascii="Helvetica" w:eastAsia="Helvetica" w:hAnsi="Helvetica" w:cs="Helvetica"/>
                    <w:color w:val="000000"/>
                    <w:szCs w:val="22"/>
                  </w:rPr>
                </w:rPrChange>
              </w:rPr>
              <w:pPrChange w:id="253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540" w:author="Nobu Masaki" w:date="2025-09-23T17:59:00Z" w16du:dateUtc="2025-09-24T00:59:00Z">
              <w:r w:rsidRPr="000F155E">
                <w:rPr>
                  <w:rFonts w:eastAsia="Helvetica" w:cstheme="minorHAnsi"/>
                  <w:color w:val="000000"/>
                  <w:szCs w:val="22"/>
                  <w:rPrChange w:id="2541" w:author="Nobu Masaki" w:date="2025-09-23T17:59:00Z" w16du:dateUtc="2025-09-24T00:59:00Z">
                    <w:rPr>
                      <w:rFonts w:ascii="Helvetica" w:eastAsia="Helvetica" w:hAnsi="Helvetica" w:cs="Helvetica"/>
                      <w:color w:val="000000"/>
                      <w:szCs w:val="22"/>
                    </w:rPr>
                  </w:rPrChange>
                </w:rPr>
                <w:t>3</w:t>
              </w:r>
            </w:ins>
          </w:p>
        </w:tc>
      </w:tr>
      <w:tr w:rsidR="000F155E" w14:paraId="583B104D" w14:textId="77777777" w:rsidTr="00901C62">
        <w:trPr>
          <w:trHeight w:hRule="exact" w:val="432"/>
          <w:jc w:val="center"/>
          <w:ins w:id="2542" w:author="Nobu Masaki" w:date="2025-09-23T17:59:00Z"/>
          <w:trPrChange w:id="2543"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4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0308252" w14:textId="4AF6FC8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45" w:author="Nobu Masaki" w:date="2025-09-23T17:59:00Z" w16du:dateUtc="2025-09-24T00:59:00Z"/>
                <w:rFonts w:eastAsia="Helvetica" w:cstheme="minorHAnsi"/>
                <w:color w:val="000000"/>
                <w:szCs w:val="22"/>
                <w:rPrChange w:id="2546" w:author="Nobu Masaki" w:date="2025-09-23T17:59:00Z" w16du:dateUtc="2025-09-24T00:59:00Z">
                  <w:rPr>
                    <w:ins w:id="2547" w:author="Nobu Masaki" w:date="2025-09-23T17:59:00Z" w16du:dateUtc="2025-09-24T00:59:00Z"/>
                    <w:rFonts w:ascii="Helvetica" w:eastAsia="Helvetica" w:hAnsi="Helvetica" w:cs="Helvetica"/>
                    <w:color w:val="000000"/>
                    <w:szCs w:val="22"/>
                  </w:rPr>
                </w:rPrChange>
              </w:rPr>
              <w:pPrChange w:id="254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4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0043D6A"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50" w:author="Nobu Masaki" w:date="2025-09-23T17:59:00Z" w16du:dateUtc="2025-09-24T00:59:00Z"/>
                <w:rFonts w:eastAsia="Helvetica" w:cstheme="minorHAnsi"/>
                <w:color w:val="000000"/>
                <w:szCs w:val="22"/>
                <w:rPrChange w:id="2551" w:author="Nobu Masaki" w:date="2025-09-23T17:59:00Z" w16du:dateUtc="2025-09-24T00:59:00Z">
                  <w:rPr>
                    <w:ins w:id="2552" w:author="Nobu Masaki" w:date="2025-09-23T17:59:00Z" w16du:dateUtc="2025-09-24T00:59:00Z"/>
                    <w:rFonts w:ascii="Helvetica" w:eastAsia="Helvetica" w:hAnsi="Helvetica" w:cs="Helvetica"/>
                    <w:color w:val="000000"/>
                    <w:szCs w:val="22"/>
                  </w:rPr>
                </w:rPrChange>
              </w:rPr>
              <w:pPrChange w:id="255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554" w:author="Nobu Masaki" w:date="2025-09-23T17:59:00Z" w16du:dateUtc="2025-09-24T00:59:00Z">
              <w:r w:rsidRPr="000F155E">
                <w:rPr>
                  <w:rFonts w:eastAsia="Helvetica" w:cstheme="minorHAnsi"/>
                  <w:color w:val="000000"/>
                  <w:szCs w:val="22"/>
                  <w:rPrChange w:id="2555"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56"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DB4B2C5"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57" w:author="Nobu Masaki" w:date="2025-09-23T17:59:00Z" w16du:dateUtc="2025-09-24T00:59:00Z"/>
                <w:rFonts w:eastAsia="Helvetica" w:cstheme="minorHAnsi"/>
                <w:color w:val="000000"/>
                <w:szCs w:val="22"/>
                <w:rPrChange w:id="2558" w:author="Nobu Masaki" w:date="2025-09-23T17:59:00Z" w16du:dateUtc="2025-09-24T00:59:00Z">
                  <w:rPr>
                    <w:ins w:id="2559" w:author="Nobu Masaki" w:date="2025-09-23T17:59:00Z" w16du:dateUtc="2025-09-24T00:59:00Z"/>
                    <w:rFonts w:ascii="Helvetica" w:eastAsia="Helvetica" w:hAnsi="Helvetica" w:cs="Helvetica"/>
                    <w:color w:val="000000"/>
                    <w:szCs w:val="22"/>
                  </w:rPr>
                </w:rPrChange>
              </w:rPr>
              <w:pPrChange w:id="256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561" w:author="Nobu Masaki" w:date="2025-09-23T17:59:00Z" w16du:dateUtc="2025-09-24T00:59:00Z">
              <w:r w:rsidRPr="000F155E">
                <w:rPr>
                  <w:rFonts w:eastAsia="Helvetica" w:cstheme="minorHAnsi"/>
                  <w:color w:val="000000"/>
                  <w:szCs w:val="22"/>
                  <w:rPrChange w:id="2562" w:author="Nobu Masaki" w:date="2025-09-23T17:59:00Z" w16du:dateUtc="2025-09-24T00:59:00Z">
                    <w:rPr>
                      <w:rFonts w:ascii="Helvetica" w:eastAsia="Helvetica" w:hAnsi="Helvetica" w:cs="Helvetica"/>
                      <w:color w:val="000000"/>
                      <w:szCs w:val="22"/>
                    </w:rPr>
                  </w:rPrChange>
                </w:rPr>
                <w:t>97</w:t>
              </w:r>
            </w:ins>
          </w:p>
        </w:tc>
      </w:tr>
      <w:tr w:rsidR="000F155E" w14:paraId="4E433010" w14:textId="77777777" w:rsidTr="00901C62">
        <w:trPr>
          <w:trHeight w:hRule="exact" w:val="432"/>
          <w:jc w:val="center"/>
          <w:ins w:id="2563" w:author="Nobu Masaki" w:date="2025-09-23T17:59:00Z"/>
          <w:trPrChange w:id="2564"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6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CED2E6A" w14:textId="09B072A2"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66" w:author="Nobu Masaki" w:date="2025-09-23T17:59:00Z" w16du:dateUtc="2025-09-24T00:59:00Z"/>
                <w:rFonts w:eastAsia="Helvetica" w:cstheme="minorHAnsi"/>
                <w:color w:val="000000"/>
                <w:szCs w:val="22"/>
                <w:rPrChange w:id="2567" w:author="Nobu Masaki" w:date="2025-09-23T17:59:00Z" w16du:dateUtc="2025-09-24T00:59:00Z">
                  <w:rPr>
                    <w:ins w:id="2568" w:author="Nobu Masaki" w:date="2025-09-23T17:59:00Z" w16du:dateUtc="2025-09-24T00:59:00Z"/>
                    <w:rFonts w:ascii="Helvetica" w:eastAsia="Helvetica" w:hAnsi="Helvetica" w:cs="Helvetica"/>
                    <w:color w:val="000000"/>
                    <w:szCs w:val="22"/>
                  </w:rPr>
                </w:rPrChange>
              </w:rPr>
              <w:pPrChange w:id="256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7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21A8D8B"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71" w:author="Nobu Masaki" w:date="2025-09-23T17:59:00Z" w16du:dateUtc="2025-09-24T00:59:00Z"/>
                <w:rFonts w:eastAsia="Helvetica" w:cstheme="minorHAnsi"/>
                <w:color w:val="000000"/>
                <w:szCs w:val="22"/>
                <w:rPrChange w:id="2572" w:author="Nobu Masaki" w:date="2025-09-23T17:59:00Z" w16du:dateUtc="2025-09-24T00:59:00Z">
                  <w:rPr>
                    <w:ins w:id="2573" w:author="Nobu Masaki" w:date="2025-09-23T17:59:00Z" w16du:dateUtc="2025-09-24T00:59:00Z"/>
                    <w:rFonts w:ascii="Helvetica" w:eastAsia="Helvetica" w:hAnsi="Helvetica" w:cs="Helvetica"/>
                    <w:color w:val="000000"/>
                    <w:szCs w:val="22"/>
                  </w:rPr>
                </w:rPrChange>
              </w:rPr>
              <w:pPrChange w:id="257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575" w:author="Nobu Masaki" w:date="2025-09-23T17:59:00Z" w16du:dateUtc="2025-09-24T00:59:00Z">
              <w:r w:rsidRPr="000F155E">
                <w:rPr>
                  <w:rFonts w:eastAsia="Helvetica" w:cstheme="minorHAnsi"/>
                  <w:color w:val="000000"/>
                  <w:szCs w:val="22"/>
                  <w:rPrChange w:id="2576"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77"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FB5030F"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78" w:author="Nobu Masaki" w:date="2025-09-23T17:59:00Z" w16du:dateUtc="2025-09-24T00:59:00Z"/>
                <w:rFonts w:eastAsia="Helvetica" w:cstheme="minorHAnsi"/>
                <w:color w:val="000000"/>
                <w:szCs w:val="22"/>
                <w:rPrChange w:id="2579" w:author="Nobu Masaki" w:date="2025-09-23T17:59:00Z" w16du:dateUtc="2025-09-24T00:59:00Z">
                  <w:rPr>
                    <w:ins w:id="2580" w:author="Nobu Masaki" w:date="2025-09-23T17:59:00Z" w16du:dateUtc="2025-09-24T00:59:00Z"/>
                    <w:rFonts w:ascii="Helvetica" w:eastAsia="Helvetica" w:hAnsi="Helvetica" w:cs="Helvetica"/>
                    <w:color w:val="000000"/>
                    <w:szCs w:val="22"/>
                  </w:rPr>
                </w:rPrChange>
              </w:rPr>
              <w:pPrChange w:id="258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582" w:author="Nobu Masaki" w:date="2025-09-23T17:59:00Z" w16du:dateUtc="2025-09-24T00:59:00Z">
              <w:r w:rsidRPr="000F155E">
                <w:rPr>
                  <w:rFonts w:eastAsia="Helvetica" w:cstheme="minorHAnsi"/>
                  <w:color w:val="000000"/>
                  <w:szCs w:val="22"/>
                  <w:rPrChange w:id="2583" w:author="Nobu Masaki" w:date="2025-09-23T17:59:00Z" w16du:dateUtc="2025-09-24T00:59:00Z">
                    <w:rPr>
                      <w:rFonts w:ascii="Helvetica" w:eastAsia="Helvetica" w:hAnsi="Helvetica" w:cs="Helvetica"/>
                      <w:color w:val="000000"/>
                      <w:szCs w:val="22"/>
                    </w:rPr>
                  </w:rPrChange>
                </w:rPr>
                <w:t>0</w:t>
              </w:r>
            </w:ins>
          </w:p>
        </w:tc>
      </w:tr>
      <w:tr w:rsidR="000F155E" w14:paraId="17FA1203" w14:textId="77777777" w:rsidTr="00901C62">
        <w:trPr>
          <w:trHeight w:hRule="exact" w:val="432"/>
          <w:jc w:val="center"/>
          <w:ins w:id="2584" w:author="Nobu Masaki" w:date="2025-09-23T17:59:00Z"/>
          <w:trPrChange w:id="2585"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86"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297B8F2"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87" w:author="Nobu Masaki" w:date="2025-09-23T17:59:00Z" w16du:dateUtc="2025-09-24T00:59:00Z"/>
                <w:rFonts w:eastAsia="Helvetica" w:cstheme="minorHAnsi"/>
                <w:color w:val="000000"/>
                <w:szCs w:val="22"/>
                <w:rPrChange w:id="2588" w:author="Nobu Masaki" w:date="2025-09-23T17:59:00Z" w16du:dateUtc="2025-09-24T00:59:00Z">
                  <w:rPr>
                    <w:ins w:id="2589" w:author="Nobu Masaki" w:date="2025-09-23T17:59:00Z" w16du:dateUtc="2025-09-24T00:59:00Z"/>
                    <w:rFonts w:ascii="Helvetica" w:eastAsia="Helvetica" w:hAnsi="Helvetica" w:cs="Helvetica"/>
                    <w:color w:val="000000"/>
                    <w:szCs w:val="22"/>
                  </w:rPr>
                </w:rPrChange>
              </w:rPr>
              <w:pPrChange w:id="259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591" w:author="Nobu Masaki" w:date="2025-09-23T17:59:00Z" w16du:dateUtc="2025-09-24T00:59:00Z">
              <w:r w:rsidRPr="000F155E">
                <w:rPr>
                  <w:rFonts w:eastAsia="Helvetica" w:cstheme="minorHAnsi"/>
                  <w:color w:val="000000"/>
                  <w:szCs w:val="22"/>
                  <w:rPrChange w:id="2592" w:author="Nobu Masaki" w:date="2025-09-23T17:59:00Z" w16du:dateUtc="2025-09-24T00:59:00Z">
                    <w:rPr>
                      <w:rFonts w:ascii="Helvetica" w:eastAsia="Helvetica" w:hAnsi="Helvetica" w:cs="Helvetica"/>
                      <w:color w:val="000000"/>
                      <w:szCs w:val="22"/>
                    </w:rPr>
                  </w:rPrChange>
                </w:rPr>
                <w:t>Geom3 (mean: 21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593"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19EDB4E"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594" w:author="Nobu Masaki" w:date="2025-09-23T17:59:00Z" w16du:dateUtc="2025-09-24T00:59:00Z"/>
                <w:rFonts w:eastAsia="Helvetica" w:cstheme="minorHAnsi"/>
                <w:color w:val="000000"/>
                <w:szCs w:val="22"/>
                <w:rPrChange w:id="2595" w:author="Nobu Masaki" w:date="2025-09-23T17:59:00Z" w16du:dateUtc="2025-09-24T00:59:00Z">
                  <w:rPr>
                    <w:ins w:id="2596" w:author="Nobu Masaki" w:date="2025-09-23T17:59:00Z" w16du:dateUtc="2025-09-24T00:59:00Z"/>
                    <w:rFonts w:ascii="Helvetica" w:eastAsia="Helvetica" w:hAnsi="Helvetica" w:cs="Helvetica"/>
                    <w:color w:val="000000"/>
                    <w:szCs w:val="22"/>
                  </w:rPr>
                </w:rPrChange>
              </w:rPr>
              <w:pPrChange w:id="259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598" w:author="Nobu Masaki" w:date="2025-09-23T17:59:00Z" w16du:dateUtc="2025-09-24T00:59:00Z">
              <w:r w:rsidRPr="000F155E">
                <w:rPr>
                  <w:rFonts w:eastAsia="Helvetica" w:cstheme="minorHAnsi"/>
                  <w:color w:val="000000"/>
                  <w:szCs w:val="22"/>
                  <w:rPrChange w:id="2599"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00"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6500C71"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01" w:author="Nobu Masaki" w:date="2025-09-23T17:59:00Z" w16du:dateUtc="2025-09-24T00:59:00Z"/>
                <w:rFonts w:eastAsia="Helvetica" w:cstheme="minorHAnsi"/>
                <w:color w:val="000000"/>
                <w:szCs w:val="22"/>
                <w:rPrChange w:id="2602" w:author="Nobu Masaki" w:date="2025-09-23T17:59:00Z" w16du:dateUtc="2025-09-24T00:59:00Z">
                  <w:rPr>
                    <w:ins w:id="2603" w:author="Nobu Masaki" w:date="2025-09-23T17:59:00Z" w16du:dateUtc="2025-09-24T00:59:00Z"/>
                    <w:rFonts w:ascii="Helvetica" w:eastAsia="Helvetica" w:hAnsi="Helvetica" w:cs="Helvetica"/>
                    <w:color w:val="000000"/>
                    <w:szCs w:val="22"/>
                  </w:rPr>
                </w:rPrChange>
              </w:rPr>
              <w:pPrChange w:id="260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605" w:author="Nobu Masaki" w:date="2025-09-23T17:59:00Z" w16du:dateUtc="2025-09-24T00:59:00Z">
              <w:r w:rsidRPr="000F155E">
                <w:rPr>
                  <w:rFonts w:eastAsia="Helvetica" w:cstheme="minorHAnsi"/>
                  <w:color w:val="000000"/>
                  <w:szCs w:val="22"/>
                  <w:rPrChange w:id="2606" w:author="Nobu Masaki" w:date="2025-09-23T17:59:00Z" w16du:dateUtc="2025-09-24T00:59:00Z">
                    <w:rPr>
                      <w:rFonts w:ascii="Helvetica" w:eastAsia="Helvetica" w:hAnsi="Helvetica" w:cs="Helvetica"/>
                      <w:color w:val="000000"/>
                      <w:szCs w:val="22"/>
                    </w:rPr>
                  </w:rPrChange>
                </w:rPr>
                <w:t>12</w:t>
              </w:r>
            </w:ins>
          </w:p>
        </w:tc>
      </w:tr>
      <w:tr w:rsidR="000F155E" w14:paraId="409307B9" w14:textId="77777777" w:rsidTr="00901C62">
        <w:trPr>
          <w:trHeight w:hRule="exact" w:val="432"/>
          <w:jc w:val="center"/>
          <w:ins w:id="2607" w:author="Nobu Masaki" w:date="2025-09-23T17:59:00Z"/>
          <w:trPrChange w:id="2608"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0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F91B116" w14:textId="3864D54C"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10" w:author="Nobu Masaki" w:date="2025-09-23T17:59:00Z" w16du:dateUtc="2025-09-24T00:59:00Z"/>
                <w:rFonts w:eastAsia="Helvetica" w:cstheme="minorHAnsi"/>
                <w:color w:val="000000"/>
                <w:szCs w:val="22"/>
                <w:rPrChange w:id="2611" w:author="Nobu Masaki" w:date="2025-09-23T17:59:00Z" w16du:dateUtc="2025-09-24T00:59:00Z">
                  <w:rPr>
                    <w:ins w:id="2612" w:author="Nobu Masaki" w:date="2025-09-23T17:59:00Z" w16du:dateUtc="2025-09-24T00:59:00Z"/>
                    <w:rFonts w:ascii="Helvetica" w:eastAsia="Helvetica" w:hAnsi="Helvetica" w:cs="Helvetica"/>
                    <w:color w:val="000000"/>
                    <w:szCs w:val="22"/>
                  </w:rPr>
                </w:rPrChange>
              </w:rPr>
              <w:pPrChange w:id="261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1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439B71"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15" w:author="Nobu Masaki" w:date="2025-09-23T17:59:00Z" w16du:dateUtc="2025-09-24T00:59:00Z"/>
                <w:rFonts w:eastAsia="Helvetica" w:cstheme="minorHAnsi"/>
                <w:color w:val="000000"/>
                <w:szCs w:val="22"/>
                <w:rPrChange w:id="2616" w:author="Nobu Masaki" w:date="2025-09-23T17:59:00Z" w16du:dateUtc="2025-09-24T00:59:00Z">
                  <w:rPr>
                    <w:ins w:id="2617" w:author="Nobu Masaki" w:date="2025-09-23T17:59:00Z" w16du:dateUtc="2025-09-24T00:59:00Z"/>
                    <w:rFonts w:ascii="Helvetica" w:eastAsia="Helvetica" w:hAnsi="Helvetica" w:cs="Helvetica"/>
                    <w:color w:val="000000"/>
                    <w:szCs w:val="22"/>
                  </w:rPr>
                </w:rPrChange>
              </w:rPr>
              <w:pPrChange w:id="261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619" w:author="Nobu Masaki" w:date="2025-09-23T17:59:00Z" w16du:dateUtc="2025-09-24T00:59:00Z">
              <w:r w:rsidRPr="000F155E">
                <w:rPr>
                  <w:rFonts w:eastAsia="Helvetica" w:cstheme="minorHAnsi"/>
                  <w:color w:val="000000"/>
                  <w:szCs w:val="22"/>
                  <w:rPrChange w:id="2620"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21"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3AF2109"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22" w:author="Nobu Masaki" w:date="2025-09-23T17:59:00Z" w16du:dateUtc="2025-09-24T00:59:00Z"/>
                <w:rFonts w:eastAsia="Helvetica" w:cstheme="minorHAnsi"/>
                <w:color w:val="000000"/>
                <w:szCs w:val="22"/>
                <w:rPrChange w:id="2623" w:author="Nobu Masaki" w:date="2025-09-23T17:59:00Z" w16du:dateUtc="2025-09-24T00:59:00Z">
                  <w:rPr>
                    <w:ins w:id="2624" w:author="Nobu Masaki" w:date="2025-09-23T17:59:00Z" w16du:dateUtc="2025-09-24T00:59:00Z"/>
                    <w:rFonts w:ascii="Helvetica" w:eastAsia="Helvetica" w:hAnsi="Helvetica" w:cs="Helvetica"/>
                    <w:color w:val="000000"/>
                    <w:szCs w:val="22"/>
                  </w:rPr>
                </w:rPrChange>
              </w:rPr>
              <w:pPrChange w:id="262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626" w:author="Nobu Masaki" w:date="2025-09-23T17:59:00Z" w16du:dateUtc="2025-09-24T00:59:00Z">
              <w:r w:rsidRPr="000F155E">
                <w:rPr>
                  <w:rFonts w:eastAsia="Helvetica" w:cstheme="minorHAnsi"/>
                  <w:color w:val="000000"/>
                  <w:szCs w:val="22"/>
                  <w:rPrChange w:id="2627" w:author="Nobu Masaki" w:date="2025-09-23T17:59:00Z" w16du:dateUtc="2025-09-24T00:59:00Z">
                    <w:rPr>
                      <w:rFonts w:ascii="Helvetica" w:eastAsia="Helvetica" w:hAnsi="Helvetica" w:cs="Helvetica"/>
                      <w:color w:val="000000"/>
                      <w:szCs w:val="22"/>
                    </w:rPr>
                  </w:rPrChange>
                </w:rPr>
                <w:t>88</w:t>
              </w:r>
            </w:ins>
          </w:p>
        </w:tc>
      </w:tr>
      <w:tr w:rsidR="000F155E" w14:paraId="4DB465BE" w14:textId="77777777" w:rsidTr="00901C62">
        <w:trPr>
          <w:trHeight w:hRule="exact" w:val="432"/>
          <w:jc w:val="center"/>
          <w:ins w:id="2628" w:author="Nobu Masaki" w:date="2025-09-23T17:59:00Z"/>
          <w:trPrChange w:id="2629"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3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39C198C" w14:textId="41B3425F"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31" w:author="Nobu Masaki" w:date="2025-09-23T17:59:00Z" w16du:dateUtc="2025-09-24T00:59:00Z"/>
                <w:rFonts w:eastAsia="Helvetica" w:cstheme="minorHAnsi"/>
                <w:color w:val="000000"/>
                <w:szCs w:val="22"/>
                <w:rPrChange w:id="2632" w:author="Nobu Masaki" w:date="2025-09-23T17:59:00Z" w16du:dateUtc="2025-09-24T00:59:00Z">
                  <w:rPr>
                    <w:ins w:id="2633" w:author="Nobu Masaki" w:date="2025-09-23T17:59:00Z" w16du:dateUtc="2025-09-24T00:59:00Z"/>
                    <w:rFonts w:ascii="Helvetica" w:eastAsia="Helvetica" w:hAnsi="Helvetica" w:cs="Helvetica"/>
                    <w:color w:val="000000"/>
                    <w:szCs w:val="22"/>
                  </w:rPr>
                </w:rPrChange>
              </w:rPr>
              <w:pPrChange w:id="263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3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68D0BCA"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36" w:author="Nobu Masaki" w:date="2025-09-23T17:59:00Z" w16du:dateUtc="2025-09-24T00:59:00Z"/>
                <w:rFonts w:eastAsia="Helvetica" w:cstheme="minorHAnsi"/>
                <w:color w:val="000000"/>
                <w:szCs w:val="22"/>
                <w:rPrChange w:id="2637" w:author="Nobu Masaki" w:date="2025-09-23T17:59:00Z" w16du:dateUtc="2025-09-24T00:59:00Z">
                  <w:rPr>
                    <w:ins w:id="2638" w:author="Nobu Masaki" w:date="2025-09-23T17:59:00Z" w16du:dateUtc="2025-09-24T00:59:00Z"/>
                    <w:rFonts w:ascii="Helvetica" w:eastAsia="Helvetica" w:hAnsi="Helvetica" w:cs="Helvetica"/>
                    <w:color w:val="000000"/>
                    <w:szCs w:val="22"/>
                  </w:rPr>
                </w:rPrChange>
              </w:rPr>
              <w:pPrChange w:id="263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640" w:author="Nobu Masaki" w:date="2025-09-23T17:59:00Z" w16du:dateUtc="2025-09-24T00:59:00Z">
              <w:r w:rsidRPr="000F155E">
                <w:rPr>
                  <w:rFonts w:eastAsia="Helvetica" w:cstheme="minorHAnsi"/>
                  <w:color w:val="000000"/>
                  <w:szCs w:val="22"/>
                  <w:rPrChange w:id="2641"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42"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0A2EDC"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43" w:author="Nobu Masaki" w:date="2025-09-23T17:59:00Z" w16du:dateUtc="2025-09-24T00:59:00Z"/>
                <w:rFonts w:eastAsia="Helvetica" w:cstheme="minorHAnsi"/>
                <w:color w:val="000000"/>
                <w:szCs w:val="22"/>
                <w:rPrChange w:id="2644" w:author="Nobu Masaki" w:date="2025-09-23T17:59:00Z" w16du:dateUtc="2025-09-24T00:59:00Z">
                  <w:rPr>
                    <w:ins w:id="2645" w:author="Nobu Masaki" w:date="2025-09-23T17:59:00Z" w16du:dateUtc="2025-09-24T00:59:00Z"/>
                    <w:rFonts w:ascii="Helvetica" w:eastAsia="Helvetica" w:hAnsi="Helvetica" w:cs="Helvetica"/>
                    <w:color w:val="000000"/>
                    <w:szCs w:val="22"/>
                  </w:rPr>
                </w:rPrChange>
              </w:rPr>
              <w:pPrChange w:id="264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647" w:author="Nobu Masaki" w:date="2025-09-23T17:59:00Z" w16du:dateUtc="2025-09-24T00:59:00Z">
              <w:r w:rsidRPr="000F155E">
                <w:rPr>
                  <w:rFonts w:eastAsia="Helvetica" w:cstheme="minorHAnsi"/>
                  <w:color w:val="000000"/>
                  <w:szCs w:val="22"/>
                  <w:rPrChange w:id="2648" w:author="Nobu Masaki" w:date="2025-09-23T17:59:00Z" w16du:dateUtc="2025-09-24T00:59:00Z">
                    <w:rPr>
                      <w:rFonts w:ascii="Helvetica" w:eastAsia="Helvetica" w:hAnsi="Helvetica" w:cs="Helvetica"/>
                      <w:color w:val="000000"/>
                      <w:szCs w:val="22"/>
                    </w:rPr>
                  </w:rPrChange>
                </w:rPr>
                <w:t>0</w:t>
              </w:r>
            </w:ins>
          </w:p>
        </w:tc>
      </w:tr>
      <w:tr w:rsidR="000F155E" w14:paraId="13F8A860" w14:textId="77777777" w:rsidTr="00901C62">
        <w:trPr>
          <w:trHeight w:hRule="exact" w:val="432"/>
          <w:jc w:val="center"/>
          <w:ins w:id="2649" w:author="Nobu Masaki" w:date="2025-09-23T17:59:00Z"/>
          <w:trPrChange w:id="2650"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51"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B0103A"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52" w:author="Nobu Masaki" w:date="2025-09-23T17:59:00Z" w16du:dateUtc="2025-09-24T00:59:00Z"/>
                <w:rFonts w:eastAsia="Helvetica" w:cstheme="minorHAnsi"/>
                <w:color w:val="000000"/>
                <w:szCs w:val="22"/>
                <w:rPrChange w:id="2653" w:author="Nobu Masaki" w:date="2025-09-23T17:59:00Z" w16du:dateUtc="2025-09-24T00:59:00Z">
                  <w:rPr>
                    <w:ins w:id="2654" w:author="Nobu Masaki" w:date="2025-09-23T17:59:00Z" w16du:dateUtc="2025-09-24T00:59:00Z"/>
                    <w:rFonts w:ascii="Helvetica" w:eastAsia="Helvetica" w:hAnsi="Helvetica" w:cs="Helvetica"/>
                    <w:color w:val="000000"/>
                    <w:szCs w:val="22"/>
                  </w:rPr>
                </w:rPrChange>
              </w:rPr>
              <w:pPrChange w:id="265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656" w:author="Nobu Masaki" w:date="2025-09-23T17:59:00Z" w16du:dateUtc="2025-09-24T00:59:00Z">
              <w:r w:rsidRPr="000F155E">
                <w:rPr>
                  <w:rFonts w:eastAsia="Helvetica" w:cstheme="minorHAnsi"/>
                  <w:color w:val="000000"/>
                  <w:szCs w:val="22"/>
                  <w:rPrChange w:id="2657" w:author="Nobu Masaki" w:date="2025-09-23T17:59:00Z" w16du:dateUtc="2025-09-24T00:59:00Z">
                    <w:rPr>
                      <w:rFonts w:ascii="Helvetica" w:eastAsia="Helvetica" w:hAnsi="Helvetica" w:cs="Helvetica"/>
                      <w:color w:val="000000"/>
                      <w:szCs w:val="22"/>
                    </w:rPr>
                  </w:rPrChange>
                </w:rPr>
                <w:t>Geom3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58"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96B519F"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59" w:author="Nobu Masaki" w:date="2025-09-23T17:59:00Z" w16du:dateUtc="2025-09-24T00:59:00Z"/>
                <w:rFonts w:eastAsia="Helvetica" w:cstheme="minorHAnsi"/>
                <w:color w:val="000000"/>
                <w:szCs w:val="22"/>
                <w:rPrChange w:id="2660" w:author="Nobu Masaki" w:date="2025-09-23T17:59:00Z" w16du:dateUtc="2025-09-24T00:59:00Z">
                  <w:rPr>
                    <w:ins w:id="2661" w:author="Nobu Masaki" w:date="2025-09-23T17:59:00Z" w16du:dateUtc="2025-09-24T00:59:00Z"/>
                    <w:rFonts w:ascii="Helvetica" w:eastAsia="Helvetica" w:hAnsi="Helvetica" w:cs="Helvetica"/>
                    <w:color w:val="000000"/>
                    <w:szCs w:val="22"/>
                  </w:rPr>
                </w:rPrChange>
              </w:rPr>
              <w:pPrChange w:id="266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663" w:author="Nobu Masaki" w:date="2025-09-23T17:59:00Z" w16du:dateUtc="2025-09-24T00:59:00Z">
              <w:r w:rsidRPr="000F155E">
                <w:rPr>
                  <w:rFonts w:eastAsia="Helvetica" w:cstheme="minorHAnsi"/>
                  <w:color w:val="000000"/>
                  <w:szCs w:val="22"/>
                  <w:rPrChange w:id="2664"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65"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526FE5B"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66" w:author="Nobu Masaki" w:date="2025-09-23T17:59:00Z" w16du:dateUtc="2025-09-24T00:59:00Z"/>
                <w:rFonts w:eastAsia="Helvetica" w:cstheme="minorHAnsi"/>
                <w:color w:val="000000"/>
                <w:szCs w:val="22"/>
                <w:rPrChange w:id="2667" w:author="Nobu Masaki" w:date="2025-09-23T17:59:00Z" w16du:dateUtc="2025-09-24T00:59:00Z">
                  <w:rPr>
                    <w:ins w:id="2668" w:author="Nobu Masaki" w:date="2025-09-23T17:59:00Z" w16du:dateUtc="2025-09-24T00:59:00Z"/>
                    <w:rFonts w:ascii="Helvetica" w:eastAsia="Helvetica" w:hAnsi="Helvetica" w:cs="Helvetica"/>
                    <w:color w:val="000000"/>
                    <w:szCs w:val="22"/>
                  </w:rPr>
                </w:rPrChange>
              </w:rPr>
              <w:pPrChange w:id="266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670" w:author="Nobu Masaki" w:date="2025-09-23T17:59:00Z" w16du:dateUtc="2025-09-24T00:59:00Z">
              <w:r w:rsidRPr="000F155E">
                <w:rPr>
                  <w:rFonts w:eastAsia="Helvetica" w:cstheme="minorHAnsi"/>
                  <w:color w:val="000000"/>
                  <w:szCs w:val="22"/>
                  <w:rPrChange w:id="2671" w:author="Nobu Masaki" w:date="2025-09-23T17:59:00Z" w16du:dateUtc="2025-09-24T00:59:00Z">
                    <w:rPr>
                      <w:rFonts w:ascii="Helvetica" w:eastAsia="Helvetica" w:hAnsi="Helvetica" w:cs="Helvetica"/>
                      <w:color w:val="000000"/>
                      <w:szCs w:val="22"/>
                    </w:rPr>
                  </w:rPrChange>
                </w:rPr>
                <w:t>0</w:t>
              </w:r>
            </w:ins>
          </w:p>
        </w:tc>
      </w:tr>
      <w:tr w:rsidR="000F155E" w14:paraId="3A2C25D9" w14:textId="77777777" w:rsidTr="00901C62">
        <w:trPr>
          <w:trHeight w:hRule="exact" w:val="432"/>
          <w:jc w:val="center"/>
          <w:ins w:id="2672" w:author="Nobu Masaki" w:date="2025-09-23T17:59:00Z"/>
          <w:trPrChange w:id="2673"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7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5603102" w14:textId="7A1FA0D6"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75" w:author="Nobu Masaki" w:date="2025-09-23T17:59:00Z" w16du:dateUtc="2025-09-24T00:59:00Z"/>
                <w:rFonts w:eastAsia="Helvetica" w:cstheme="minorHAnsi"/>
                <w:color w:val="000000"/>
                <w:szCs w:val="22"/>
                <w:rPrChange w:id="2676" w:author="Nobu Masaki" w:date="2025-09-23T17:59:00Z" w16du:dateUtc="2025-09-24T00:59:00Z">
                  <w:rPr>
                    <w:ins w:id="2677" w:author="Nobu Masaki" w:date="2025-09-23T17:59:00Z" w16du:dateUtc="2025-09-24T00:59:00Z"/>
                    <w:rFonts w:ascii="Helvetica" w:eastAsia="Helvetica" w:hAnsi="Helvetica" w:cs="Helvetica"/>
                    <w:color w:val="000000"/>
                    <w:szCs w:val="22"/>
                  </w:rPr>
                </w:rPrChange>
              </w:rPr>
              <w:pPrChange w:id="267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7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644F42B"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80" w:author="Nobu Masaki" w:date="2025-09-23T17:59:00Z" w16du:dateUtc="2025-09-24T00:59:00Z"/>
                <w:rFonts w:eastAsia="Helvetica" w:cstheme="minorHAnsi"/>
                <w:color w:val="000000"/>
                <w:szCs w:val="22"/>
                <w:rPrChange w:id="2681" w:author="Nobu Masaki" w:date="2025-09-23T17:59:00Z" w16du:dateUtc="2025-09-24T00:59:00Z">
                  <w:rPr>
                    <w:ins w:id="2682" w:author="Nobu Masaki" w:date="2025-09-23T17:59:00Z" w16du:dateUtc="2025-09-24T00:59:00Z"/>
                    <w:rFonts w:ascii="Helvetica" w:eastAsia="Helvetica" w:hAnsi="Helvetica" w:cs="Helvetica"/>
                    <w:color w:val="000000"/>
                    <w:szCs w:val="22"/>
                  </w:rPr>
                </w:rPrChange>
              </w:rPr>
              <w:pPrChange w:id="268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684" w:author="Nobu Masaki" w:date="2025-09-23T17:59:00Z" w16du:dateUtc="2025-09-24T00:59:00Z">
              <w:r w:rsidRPr="000F155E">
                <w:rPr>
                  <w:rFonts w:eastAsia="Helvetica" w:cstheme="minorHAnsi"/>
                  <w:color w:val="000000"/>
                  <w:szCs w:val="22"/>
                  <w:rPrChange w:id="2685"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86"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E57D24F"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87" w:author="Nobu Masaki" w:date="2025-09-23T17:59:00Z" w16du:dateUtc="2025-09-24T00:59:00Z"/>
                <w:rFonts w:eastAsia="Helvetica" w:cstheme="minorHAnsi"/>
                <w:color w:val="000000"/>
                <w:szCs w:val="22"/>
                <w:rPrChange w:id="2688" w:author="Nobu Masaki" w:date="2025-09-23T17:59:00Z" w16du:dateUtc="2025-09-24T00:59:00Z">
                  <w:rPr>
                    <w:ins w:id="2689" w:author="Nobu Masaki" w:date="2025-09-23T17:59:00Z" w16du:dateUtc="2025-09-24T00:59:00Z"/>
                    <w:rFonts w:ascii="Helvetica" w:eastAsia="Helvetica" w:hAnsi="Helvetica" w:cs="Helvetica"/>
                    <w:color w:val="000000"/>
                    <w:szCs w:val="22"/>
                  </w:rPr>
                </w:rPrChange>
              </w:rPr>
              <w:pPrChange w:id="269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691" w:author="Nobu Masaki" w:date="2025-09-23T17:59:00Z" w16du:dateUtc="2025-09-24T00:59:00Z">
              <w:r w:rsidRPr="000F155E">
                <w:rPr>
                  <w:rFonts w:eastAsia="Helvetica" w:cstheme="minorHAnsi"/>
                  <w:color w:val="000000"/>
                  <w:szCs w:val="22"/>
                  <w:rPrChange w:id="2692" w:author="Nobu Masaki" w:date="2025-09-23T17:59:00Z" w16du:dateUtc="2025-09-24T00:59:00Z">
                    <w:rPr>
                      <w:rFonts w:ascii="Helvetica" w:eastAsia="Helvetica" w:hAnsi="Helvetica" w:cs="Helvetica"/>
                      <w:color w:val="000000"/>
                      <w:szCs w:val="22"/>
                    </w:rPr>
                  </w:rPrChange>
                </w:rPr>
                <w:t>100</w:t>
              </w:r>
            </w:ins>
          </w:p>
        </w:tc>
      </w:tr>
      <w:tr w:rsidR="000F155E" w14:paraId="50BBF2D8" w14:textId="77777777" w:rsidTr="00901C62">
        <w:trPr>
          <w:trHeight w:hRule="exact" w:val="432"/>
          <w:jc w:val="center"/>
          <w:ins w:id="2693" w:author="Nobu Masaki" w:date="2025-09-23T17:59:00Z"/>
          <w:trPrChange w:id="2694"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69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AB4C721" w14:textId="31EDCA00"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696" w:author="Nobu Masaki" w:date="2025-09-23T17:59:00Z" w16du:dateUtc="2025-09-24T00:59:00Z"/>
                <w:rFonts w:eastAsia="Helvetica" w:cstheme="minorHAnsi"/>
                <w:color w:val="000000"/>
                <w:szCs w:val="22"/>
                <w:rPrChange w:id="2697" w:author="Nobu Masaki" w:date="2025-09-23T17:59:00Z" w16du:dateUtc="2025-09-24T00:59:00Z">
                  <w:rPr>
                    <w:ins w:id="2698" w:author="Nobu Masaki" w:date="2025-09-23T17:59:00Z" w16du:dateUtc="2025-09-24T00:59:00Z"/>
                    <w:rFonts w:ascii="Helvetica" w:eastAsia="Helvetica" w:hAnsi="Helvetica" w:cs="Helvetica"/>
                    <w:color w:val="000000"/>
                    <w:szCs w:val="22"/>
                  </w:rPr>
                </w:rPrChange>
              </w:rPr>
              <w:pPrChange w:id="269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0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44819E7"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01" w:author="Nobu Masaki" w:date="2025-09-23T17:59:00Z" w16du:dateUtc="2025-09-24T00:59:00Z"/>
                <w:rFonts w:eastAsia="Helvetica" w:cstheme="minorHAnsi"/>
                <w:color w:val="000000"/>
                <w:szCs w:val="22"/>
                <w:rPrChange w:id="2702" w:author="Nobu Masaki" w:date="2025-09-23T17:59:00Z" w16du:dateUtc="2025-09-24T00:59:00Z">
                  <w:rPr>
                    <w:ins w:id="2703" w:author="Nobu Masaki" w:date="2025-09-23T17:59:00Z" w16du:dateUtc="2025-09-24T00:59:00Z"/>
                    <w:rFonts w:ascii="Helvetica" w:eastAsia="Helvetica" w:hAnsi="Helvetica" w:cs="Helvetica"/>
                    <w:color w:val="000000"/>
                    <w:szCs w:val="22"/>
                  </w:rPr>
                </w:rPrChange>
              </w:rPr>
              <w:pPrChange w:id="270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705" w:author="Nobu Masaki" w:date="2025-09-23T17:59:00Z" w16du:dateUtc="2025-09-24T00:59:00Z">
              <w:r w:rsidRPr="000F155E">
                <w:rPr>
                  <w:rFonts w:eastAsia="Helvetica" w:cstheme="minorHAnsi"/>
                  <w:color w:val="000000"/>
                  <w:szCs w:val="22"/>
                  <w:rPrChange w:id="2706"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07"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166F63"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08" w:author="Nobu Masaki" w:date="2025-09-23T17:59:00Z" w16du:dateUtc="2025-09-24T00:59:00Z"/>
                <w:rFonts w:eastAsia="Helvetica" w:cstheme="minorHAnsi"/>
                <w:color w:val="000000"/>
                <w:szCs w:val="22"/>
                <w:rPrChange w:id="2709" w:author="Nobu Masaki" w:date="2025-09-23T17:59:00Z" w16du:dateUtc="2025-09-24T00:59:00Z">
                  <w:rPr>
                    <w:ins w:id="2710" w:author="Nobu Masaki" w:date="2025-09-23T17:59:00Z" w16du:dateUtc="2025-09-24T00:59:00Z"/>
                    <w:rFonts w:ascii="Helvetica" w:eastAsia="Helvetica" w:hAnsi="Helvetica" w:cs="Helvetica"/>
                    <w:color w:val="000000"/>
                    <w:szCs w:val="22"/>
                  </w:rPr>
                </w:rPrChange>
              </w:rPr>
              <w:pPrChange w:id="271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712" w:author="Nobu Masaki" w:date="2025-09-23T17:59:00Z" w16du:dateUtc="2025-09-24T00:59:00Z">
              <w:r w:rsidRPr="000F155E">
                <w:rPr>
                  <w:rFonts w:eastAsia="Helvetica" w:cstheme="minorHAnsi"/>
                  <w:color w:val="000000"/>
                  <w:szCs w:val="22"/>
                  <w:rPrChange w:id="2713" w:author="Nobu Masaki" w:date="2025-09-23T17:59:00Z" w16du:dateUtc="2025-09-24T00:59:00Z">
                    <w:rPr>
                      <w:rFonts w:ascii="Helvetica" w:eastAsia="Helvetica" w:hAnsi="Helvetica" w:cs="Helvetica"/>
                      <w:color w:val="000000"/>
                      <w:szCs w:val="22"/>
                    </w:rPr>
                  </w:rPrChange>
                </w:rPr>
                <w:t>0</w:t>
              </w:r>
            </w:ins>
          </w:p>
        </w:tc>
      </w:tr>
      <w:tr w:rsidR="000F155E" w14:paraId="3BE04948" w14:textId="77777777" w:rsidTr="00901C62">
        <w:trPr>
          <w:trHeight w:hRule="exact" w:val="432"/>
          <w:jc w:val="center"/>
          <w:ins w:id="2714" w:author="Nobu Masaki" w:date="2025-09-23T17:59:00Z"/>
          <w:trPrChange w:id="2715"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16"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560260E"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17" w:author="Nobu Masaki" w:date="2025-09-23T17:59:00Z" w16du:dateUtc="2025-09-24T00:59:00Z"/>
                <w:rFonts w:eastAsia="Helvetica" w:cstheme="minorHAnsi"/>
                <w:color w:val="000000"/>
                <w:szCs w:val="22"/>
                <w:rPrChange w:id="2718" w:author="Nobu Masaki" w:date="2025-09-23T17:59:00Z" w16du:dateUtc="2025-09-24T00:59:00Z">
                  <w:rPr>
                    <w:ins w:id="2719" w:author="Nobu Masaki" w:date="2025-09-23T17:59:00Z" w16du:dateUtc="2025-09-24T00:59:00Z"/>
                    <w:rFonts w:ascii="Helvetica" w:eastAsia="Helvetica" w:hAnsi="Helvetica" w:cs="Helvetica"/>
                    <w:color w:val="000000"/>
                    <w:szCs w:val="22"/>
                  </w:rPr>
                </w:rPrChange>
              </w:rPr>
              <w:pPrChange w:id="272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721" w:author="Nobu Masaki" w:date="2025-09-23T17:59:00Z" w16du:dateUtc="2025-09-24T00:59:00Z">
              <w:r w:rsidRPr="000F155E">
                <w:rPr>
                  <w:rFonts w:eastAsia="Helvetica" w:cstheme="minorHAnsi"/>
                  <w:color w:val="000000"/>
                  <w:szCs w:val="22"/>
                  <w:rPrChange w:id="2722" w:author="Nobu Masaki" w:date="2025-09-23T17:59:00Z" w16du:dateUtc="2025-09-24T00:59:00Z">
                    <w:rPr>
                      <w:rFonts w:ascii="Helvetica" w:eastAsia="Helvetica" w:hAnsi="Helvetica" w:cs="Helvetica"/>
                      <w:color w:val="000000"/>
                      <w:szCs w:val="22"/>
                    </w:rPr>
                  </w:rPrChange>
                </w:rPr>
                <w:t>Uniform (mean: 21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23"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4A0BBE7"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24" w:author="Nobu Masaki" w:date="2025-09-23T17:59:00Z" w16du:dateUtc="2025-09-24T00:59:00Z"/>
                <w:rFonts w:eastAsia="Helvetica" w:cstheme="minorHAnsi"/>
                <w:color w:val="000000"/>
                <w:szCs w:val="22"/>
                <w:rPrChange w:id="2725" w:author="Nobu Masaki" w:date="2025-09-23T17:59:00Z" w16du:dateUtc="2025-09-24T00:59:00Z">
                  <w:rPr>
                    <w:ins w:id="2726" w:author="Nobu Masaki" w:date="2025-09-23T17:59:00Z" w16du:dateUtc="2025-09-24T00:59:00Z"/>
                    <w:rFonts w:ascii="Helvetica" w:eastAsia="Helvetica" w:hAnsi="Helvetica" w:cs="Helvetica"/>
                    <w:color w:val="000000"/>
                    <w:szCs w:val="22"/>
                  </w:rPr>
                </w:rPrChange>
              </w:rPr>
              <w:pPrChange w:id="272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728" w:author="Nobu Masaki" w:date="2025-09-23T17:59:00Z" w16du:dateUtc="2025-09-24T00:59:00Z">
              <w:r w:rsidRPr="000F155E">
                <w:rPr>
                  <w:rFonts w:eastAsia="Helvetica" w:cstheme="minorHAnsi"/>
                  <w:color w:val="000000"/>
                  <w:szCs w:val="22"/>
                  <w:rPrChange w:id="2729"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30"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5557E70"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31" w:author="Nobu Masaki" w:date="2025-09-23T17:59:00Z" w16du:dateUtc="2025-09-24T00:59:00Z"/>
                <w:rFonts w:eastAsia="Helvetica" w:cstheme="minorHAnsi"/>
                <w:color w:val="000000"/>
                <w:szCs w:val="22"/>
                <w:rPrChange w:id="2732" w:author="Nobu Masaki" w:date="2025-09-23T17:59:00Z" w16du:dateUtc="2025-09-24T00:59:00Z">
                  <w:rPr>
                    <w:ins w:id="2733" w:author="Nobu Masaki" w:date="2025-09-23T17:59:00Z" w16du:dateUtc="2025-09-24T00:59:00Z"/>
                    <w:rFonts w:ascii="Helvetica" w:eastAsia="Helvetica" w:hAnsi="Helvetica" w:cs="Helvetica"/>
                    <w:color w:val="000000"/>
                    <w:szCs w:val="22"/>
                  </w:rPr>
                </w:rPrChange>
              </w:rPr>
              <w:pPrChange w:id="273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735" w:author="Nobu Masaki" w:date="2025-09-23T17:59:00Z" w16du:dateUtc="2025-09-24T00:59:00Z">
              <w:r w:rsidRPr="000F155E">
                <w:rPr>
                  <w:rFonts w:eastAsia="Helvetica" w:cstheme="minorHAnsi"/>
                  <w:color w:val="000000"/>
                  <w:szCs w:val="22"/>
                  <w:rPrChange w:id="2736" w:author="Nobu Masaki" w:date="2025-09-23T17:59:00Z" w16du:dateUtc="2025-09-24T00:59:00Z">
                    <w:rPr>
                      <w:rFonts w:ascii="Helvetica" w:eastAsia="Helvetica" w:hAnsi="Helvetica" w:cs="Helvetica"/>
                      <w:color w:val="000000"/>
                      <w:szCs w:val="22"/>
                    </w:rPr>
                  </w:rPrChange>
                </w:rPr>
                <w:t>1</w:t>
              </w:r>
            </w:ins>
          </w:p>
        </w:tc>
      </w:tr>
      <w:tr w:rsidR="000F155E" w14:paraId="7CF9250A" w14:textId="77777777" w:rsidTr="00901C62">
        <w:trPr>
          <w:trHeight w:hRule="exact" w:val="432"/>
          <w:jc w:val="center"/>
          <w:ins w:id="2737" w:author="Nobu Masaki" w:date="2025-09-23T17:59:00Z"/>
          <w:trPrChange w:id="2738"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3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682AA5" w14:textId="457ED30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40" w:author="Nobu Masaki" w:date="2025-09-23T17:59:00Z" w16du:dateUtc="2025-09-24T00:59:00Z"/>
                <w:rFonts w:eastAsia="Helvetica" w:cstheme="minorHAnsi"/>
                <w:color w:val="000000"/>
                <w:szCs w:val="22"/>
                <w:rPrChange w:id="2741" w:author="Nobu Masaki" w:date="2025-09-23T17:59:00Z" w16du:dateUtc="2025-09-24T00:59:00Z">
                  <w:rPr>
                    <w:ins w:id="2742" w:author="Nobu Masaki" w:date="2025-09-23T17:59:00Z" w16du:dateUtc="2025-09-24T00:59:00Z"/>
                    <w:rFonts w:ascii="Helvetica" w:eastAsia="Helvetica" w:hAnsi="Helvetica" w:cs="Helvetica"/>
                    <w:color w:val="000000"/>
                    <w:szCs w:val="22"/>
                  </w:rPr>
                </w:rPrChange>
              </w:rPr>
              <w:pPrChange w:id="274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4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538CD78"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45" w:author="Nobu Masaki" w:date="2025-09-23T17:59:00Z" w16du:dateUtc="2025-09-24T00:59:00Z"/>
                <w:rFonts w:eastAsia="Helvetica" w:cstheme="minorHAnsi"/>
                <w:color w:val="000000"/>
                <w:szCs w:val="22"/>
                <w:rPrChange w:id="2746" w:author="Nobu Masaki" w:date="2025-09-23T17:59:00Z" w16du:dateUtc="2025-09-24T00:59:00Z">
                  <w:rPr>
                    <w:ins w:id="2747" w:author="Nobu Masaki" w:date="2025-09-23T17:59:00Z" w16du:dateUtc="2025-09-24T00:59:00Z"/>
                    <w:rFonts w:ascii="Helvetica" w:eastAsia="Helvetica" w:hAnsi="Helvetica" w:cs="Helvetica"/>
                    <w:color w:val="000000"/>
                    <w:szCs w:val="22"/>
                  </w:rPr>
                </w:rPrChange>
              </w:rPr>
              <w:pPrChange w:id="274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749" w:author="Nobu Masaki" w:date="2025-09-23T17:59:00Z" w16du:dateUtc="2025-09-24T00:59:00Z">
              <w:r w:rsidRPr="000F155E">
                <w:rPr>
                  <w:rFonts w:eastAsia="Helvetica" w:cstheme="minorHAnsi"/>
                  <w:color w:val="000000"/>
                  <w:szCs w:val="22"/>
                  <w:rPrChange w:id="2750"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51"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F2F19AE"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52" w:author="Nobu Masaki" w:date="2025-09-23T17:59:00Z" w16du:dateUtc="2025-09-24T00:59:00Z"/>
                <w:rFonts w:eastAsia="Helvetica" w:cstheme="minorHAnsi"/>
                <w:color w:val="000000"/>
                <w:szCs w:val="22"/>
                <w:rPrChange w:id="2753" w:author="Nobu Masaki" w:date="2025-09-23T17:59:00Z" w16du:dateUtc="2025-09-24T00:59:00Z">
                  <w:rPr>
                    <w:ins w:id="2754" w:author="Nobu Masaki" w:date="2025-09-23T17:59:00Z" w16du:dateUtc="2025-09-24T00:59:00Z"/>
                    <w:rFonts w:ascii="Helvetica" w:eastAsia="Helvetica" w:hAnsi="Helvetica" w:cs="Helvetica"/>
                    <w:color w:val="000000"/>
                    <w:szCs w:val="22"/>
                  </w:rPr>
                </w:rPrChange>
              </w:rPr>
              <w:pPrChange w:id="275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756" w:author="Nobu Masaki" w:date="2025-09-23T17:59:00Z" w16du:dateUtc="2025-09-24T00:59:00Z">
              <w:r w:rsidRPr="000F155E">
                <w:rPr>
                  <w:rFonts w:eastAsia="Helvetica" w:cstheme="minorHAnsi"/>
                  <w:color w:val="000000"/>
                  <w:szCs w:val="22"/>
                  <w:rPrChange w:id="2757" w:author="Nobu Masaki" w:date="2025-09-23T17:59:00Z" w16du:dateUtc="2025-09-24T00:59:00Z">
                    <w:rPr>
                      <w:rFonts w:ascii="Helvetica" w:eastAsia="Helvetica" w:hAnsi="Helvetica" w:cs="Helvetica"/>
                      <w:color w:val="000000"/>
                      <w:szCs w:val="22"/>
                    </w:rPr>
                  </w:rPrChange>
                </w:rPr>
                <w:t>99</w:t>
              </w:r>
            </w:ins>
          </w:p>
        </w:tc>
      </w:tr>
      <w:tr w:rsidR="000F155E" w14:paraId="5D446164" w14:textId="77777777" w:rsidTr="00901C62">
        <w:trPr>
          <w:trHeight w:hRule="exact" w:val="432"/>
          <w:jc w:val="center"/>
          <w:ins w:id="2758" w:author="Nobu Masaki" w:date="2025-09-23T17:59:00Z"/>
          <w:trPrChange w:id="2759"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6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D0EE1FF" w14:textId="30603D8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61" w:author="Nobu Masaki" w:date="2025-09-23T17:59:00Z" w16du:dateUtc="2025-09-24T00:59:00Z"/>
                <w:rFonts w:eastAsia="Helvetica" w:cstheme="minorHAnsi"/>
                <w:color w:val="000000"/>
                <w:szCs w:val="22"/>
                <w:rPrChange w:id="2762" w:author="Nobu Masaki" w:date="2025-09-23T17:59:00Z" w16du:dateUtc="2025-09-24T00:59:00Z">
                  <w:rPr>
                    <w:ins w:id="2763" w:author="Nobu Masaki" w:date="2025-09-23T17:59:00Z" w16du:dateUtc="2025-09-24T00:59:00Z"/>
                    <w:rFonts w:ascii="Helvetica" w:eastAsia="Helvetica" w:hAnsi="Helvetica" w:cs="Helvetica"/>
                    <w:color w:val="000000"/>
                    <w:szCs w:val="22"/>
                  </w:rPr>
                </w:rPrChange>
              </w:rPr>
              <w:pPrChange w:id="276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6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F00ED19"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66" w:author="Nobu Masaki" w:date="2025-09-23T17:59:00Z" w16du:dateUtc="2025-09-24T00:59:00Z"/>
                <w:rFonts w:eastAsia="Helvetica" w:cstheme="minorHAnsi"/>
                <w:color w:val="000000"/>
                <w:szCs w:val="22"/>
                <w:rPrChange w:id="2767" w:author="Nobu Masaki" w:date="2025-09-23T17:59:00Z" w16du:dateUtc="2025-09-24T00:59:00Z">
                  <w:rPr>
                    <w:ins w:id="2768" w:author="Nobu Masaki" w:date="2025-09-23T17:59:00Z" w16du:dateUtc="2025-09-24T00:59:00Z"/>
                    <w:rFonts w:ascii="Helvetica" w:eastAsia="Helvetica" w:hAnsi="Helvetica" w:cs="Helvetica"/>
                    <w:color w:val="000000"/>
                    <w:szCs w:val="22"/>
                  </w:rPr>
                </w:rPrChange>
              </w:rPr>
              <w:pPrChange w:id="276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770" w:author="Nobu Masaki" w:date="2025-09-23T17:59:00Z" w16du:dateUtc="2025-09-24T00:59:00Z">
              <w:r w:rsidRPr="000F155E">
                <w:rPr>
                  <w:rFonts w:eastAsia="Helvetica" w:cstheme="minorHAnsi"/>
                  <w:color w:val="000000"/>
                  <w:szCs w:val="22"/>
                  <w:rPrChange w:id="2771"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72"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1949C7E"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73" w:author="Nobu Masaki" w:date="2025-09-23T17:59:00Z" w16du:dateUtc="2025-09-24T00:59:00Z"/>
                <w:rFonts w:eastAsia="Helvetica" w:cstheme="minorHAnsi"/>
                <w:color w:val="000000"/>
                <w:szCs w:val="22"/>
                <w:rPrChange w:id="2774" w:author="Nobu Masaki" w:date="2025-09-23T17:59:00Z" w16du:dateUtc="2025-09-24T00:59:00Z">
                  <w:rPr>
                    <w:ins w:id="2775" w:author="Nobu Masaki" w:date="2025-09-23T17:59:00Z" w16du:dateUtc="2025-09-24T00:59:00Z"/>
                    <w:rFonts w:ascii="Helvetica" w:eastAsia="Helvetica" w:hAnsi="Helvetica" w:cs="Helvetica"/>
                    <w:color w:val="000000"/>
                    <w:szCs w:val="22"/>
                  </w:rPr>
                </w:rPrChange>
              </w:rPr>
              <w:pPrChange w:id="277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777" w:author="Nobu Masaki" w:date="2025-09-23T17:59:00Z" w16du:dateUtc="2025-09-24T00:59:00Z">
              <w:r w:rsidRPr="000F155E">
                <w:rPr>
                  <w:rFonts w:eastAsia="Helvetica" w:cstheme="minorHAnsi"/>
                  <w:color w:val="000000"/>
                  <w:szCs w:val="22"/>
                  <w:rPrChange w:id="2778" w:author="Nobu Masaki" w:date="2025-09-23T17:59:00Z" w16du:dateUtc="2025-09-24T00:59:00Z">
                    <w:rPr>
                      <w:rFonts w:ascii="Helvetica" w:eastAsia="Helvetica" w:hAnsi="Helvetica" w:cs="Helvetica"/>
                      <w:color w:val="000000"/>
                      <w:szCs w:val="22"/>
                    </w:rPr>
                  </w:rPrChange>
                </w:rPr>
                <w:t>0</w:t>
              </w:r>
            </w:ins>
          </w:p>
        </w:tc>
      </w:tr>
      <w:tr w:rsidR="000F155E" w14:paraId="1ED73D40" w14:textId="77777777" w:rsidTr="00901C62">
        <w:trPr>
          <w:trHeight w:hRule="exact" w:val="432"/>
          <w:jc w:val="center"/>
          <w:ins w:id="2779" w:author="Nobu Masaki" w:date="2025-09-23T17:59:00Z"/>
          <w:trPrChange w:id="2780"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81"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3592E71"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82" w:author="Nobu Masaki" w:date="2025-09-23T17:59:00Z" w16du:dateUtc="2025-09-24T00:59:00Z"/>
                <w:rFonts w:eastAsia="Helvetica" w:cstheme="minorHAnsi"/>
                <w:color w:val="000000"/>
                <w:szCs w:val="22"/>
                <w:rPrChange w:id="2783" w:author="Nobu Masaki" w:date="2025-09-23T17:59:00Z" w16du:dateUtc="2025-09-24T00:59:00Z">
                  <w:rPr>
                    <w:ins w:id="2784" w:author="Nobu Masaki" w:date="2025-09-23T17:59:00Z" w16du:dateUtc="2025-09-24T00:59:00Z"/>
                    <w:rFonts w:ascii="Helvetica" w:eastAsia="Helvetica" w:hAnsi="Helvetica" w:cs="Helvetica"/>
                    <w:color w:val="000000"/>
                    <w:szCs w:val="22"/>
                  </w:rPr>
                </w:rPrChange>
              </w:rPr>
              <w:pPrChange w:id="278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786" w:author="Nobu Masaki" w:date="2025-09-23T17:59:00Z" w16du:dateUtc="2025-09-24T00:59:00Z">
              <w:r w:rsidRPr="000F155E">
                <w:rPr>
                  <w:rFonts w:eastAsia="Helvetica" w:cstheme="minorHAnsi"/>
                  <w:color w:val="000000"/>
                  <w:szCs w:val="22"/>
                  <w:rPrChange w:id="2787" w:author="Nobu Masaki" w:date="2025-09-23T17:59:00Z" w16du:dateUtc="2025-09-24T00:59:00Z">
                    <w:rPr>
                      <w:rFonts w:ascii="Helvetica" w:eastAsia="Helvetica" w:hAnsi="Helvetica" w:cs="Helvetica"/>
                      <w:color w:val="000000"/>
                      <w:szCs w:val="22"/>
                    </w:rPr>
                  </w:rPrChange>
                </w:rPr>
                <w:t>Uniform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88"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F577B38"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89" w:author="Nobu Masaki" w:date="2025-09-23T17:59:00Z" w16du:dateUtc="2025-09-24T00:59:00Z"/>
                <w:rFonts w:eastAsia="Helvetica" w:cstheme="minorHAnsi"/>
                <w:color w:val="000000"/>
                <w:szCs w:val="22"/>
                <w:rPrChange w:id="2790" w:author="Nobu Masaki" w:date="2025-09-23T17:59:00Z" w16du:dateUtc="2025-09-24T00:59:00Z">
                  <w:rPr>
                    <w:ins w:id="2791" w:author="Nobu Masaki" w:date="2025-09-23T17:59:00Z" w16du:dateUtc="2025-09-24T00:59:00Z"/>
                    <w:rFonts w:ascii="Helvetica" w:eastAsia="Helvetica" w:hAnsi="Helvetica" w:cs="Helvetica"/>
                    <w:color w:val="000000"/>
                    <w:szCs w:val="22"/>
                  </w:rPr>
                </w:rPrChange>
              </w:rPr>
              <w:pPrChange w:id="279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793" w:author="Nobu Masaki" w:date="2025-09-23T17:59:00Z" w16du:dateUtc="2025-09-24T00:59:00Z">
              <w:r w:rsidRPr="000F155E">
                <w:rPr>
                  <w:rFonts w:eastAsia="Helvetica" w:cstheme="minorHAnsi"/>
                  <w:color w:val="000000"/>
                  <w:szCs w:val="22"/>
                  <w:rPrChange w:id="2794"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795"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A1EE8D6"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796" w:author="Nobu Masaki" w:date="2025-09-23T17:59:00Z" w16du:dateUtc="2025-09-24T00:59:00Z"/>
                <w:rFonts w:eastAsia="Helvetica" w:cstheme="minorHAnsi"/>
                <w:color w:val="000000"/>
                <w:szCs w:val="22"/>
                <w:rPrChange w:id="2797" w:author="Nobu Masaki" w:date="2025-09-23T17:59:00Z" w16du:dateUtc="2025-09-24T00:59:00Z">
                  <w:rPr>
                    <w:ins w:id="2798" w:author="Nobu Masaki" w:date="2025-09-23T17:59:00Z" w16du:dateUtc="2025-09-24T00:59:00Z"/>
                    <w:rFonts w:ascii="Helvetica" w:eastAsia="Helvetica" w:hAnsi="Helvetica" w:cs="Helvetica"/>
                    <w:color w:val="000000"/>
                    <w:szCs w:val="22"/>
                  </w:rPr>
                </w:rPrChange>
              </w:rPr>
              <w:pPrChange w:id="279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800" w:author="Nobu Masaki" w:date="2025-09-23T17:59:00Z" w16du:dateUtc="2025-09-24T00:59:00Z">
              <w:r w:rsidRPr="000F155E">
                <w:rPr>
                  <w:rFonts w:eastAsia="Helvetica" w:cstheme="minorHAnsi"/>
                  <w:color w:val="000000"/>
                  <w:szCs w:val="22"/>
                  <w:rPrChange w:id="2801" w:author="Nobu Masaki" w:date="2025-09-23T17:59:00Z" w16du:dateUtc="2025-09-24T00:59:00Z">
                    <w:rPr>
                      <w:rFonts w:ascii="Helvetica" w:eastAsia="Helvetica" w:hAnsi="Helvetica" w:cs="Helvetica"/>
                      <w:color w:val="000000"/>
                      <w:szCs w:val="22"/>
                    </w:rPr>
                  </w:rPrChange>
                </w:rPr>
                <w:t>0</w:t>
              </w:r>
            </w:ins>
          </w:p>
        </w:tc>
      </w:tr>
      <w:tr w:rsidR="000F155E" w14:paraId="6FF2E4F1" w14:textId="77777777" w:rsidTr="00901C62">
        <w:trPr>
          <w:trHeight w:hRule="exact" w:val="432"/>
          <w:jc w:val="center"/>
          <w:ins w:id="2802" w:author="Nobu Masaki" w:date="2025-09-23T17:59:00Z"/>
          <w:trPrChange w:id="2803"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0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2557C1E" w14:textId="34AFB73C"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05" w:author="Nobu Masaki" w:date="2025-09-23T17:59:00Z" w16du:dateUtc="2025-09-24T00:59:00Z"/>
                <w:rFonts w:eastAsia="Helvetica" w:cstheme="minorHAnsi"/>
                <w:color w:val="000000"/>
                <w:szCs w:val="22"/>
                <w:rPrChange w:id="2806" w:author="Nobu Masaki" w:date="2025-09-23T17:59:00Z" w16du:dateUtc="2025-09-24T00:59:00Z">
                  <w:rPr>
                    <w:ins w:id="2807" w:author="Nobu Masaki" w:date="2025-09-23T17:59:00Z" w16du:dateUtc="2025-09-24T00:59:00Z"/>
                    <w:rFonts w:ascii="Helvetica" w:eastAsia="Helvetica" w:hAnsi="Helvetica" w:cs="Helvetica"/>
                    <w:color w:val="000000"/>
                    <w:szCs w:val="22"/>
                  </w:rPr>
                </w:rPrChange>
              </w:rPr>
              <w:pPrChange w:id="280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0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48769C1"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10" w:author="Nobu Masaki" w:date="2025-09-23T17:59:00Z" w16du:dateUtc="2025-09-24T00:59:00Z"/>
                <w:rFonts w:eastAsia="Helvetica" w:cstheme="minorHAnsi"/>
                <w:color w:val="000000"/>
                <w:szCs w:val="22"/>
                <w:rPrChange w:id="2811" w:author="Nobu Masaki" w:date="2025-09-23T17:59:00Z" w16du:dateUtc="2025-09-24T00:59:00Z">
                  <w:rPr>
                    <w:ins w:id="2812" w:author="Nobu Masaki" w:date="2025-09-23T17:59:00Z" w16du:dateUtc="2025-09-24T00:59:00Z"/>
                    <w:rFonts w:ascii="Helvetica" w:eastAsia="Helvetica" w:hAnsi="Helvetica" w:cs="Helvetica"/>
                    <w:color w:val="000000"/>
                    <w:szCs w:val="22"/>
                  </w:rPr>
                </w:rPrChange>
              </w:rPr>
              <w:pPrChange w:id="281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814" w:author="Nobu Masaki" w:date="2025-09-23T17:59:00Z" w16du:dateUtc="2025-09-24T00:59:00Z">
              <w:r w:rsidRPr="000F155E">
                <w:rPr>
                  <w:rFonts w:eastAsia="Helvetica" w:cstheme="minorHAnsi"/>
                  <w:color w:val="000000"/>
                  <w:szCs w:val="22"/>
                  <w:rPrChange w:id="2815"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16"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F10FAB"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17" w:author="Nobu Masaki" w:date="2025-09-23T17:59:00Z" w16du:dateUtc="2025-09-24T00:59:00Z"/>
                <w:rFonts w:eastAsia="Helvetica" w:cstheme="minorHAnsi"/>
                <w:color w:val="000000"/>
                <w:szCs w:val="22"/>
                <w:rPrChange w:id="2818" w:author="Nobu Masaki" w:date="2025-09-23T17:59:00Z" w16du:dateUtc="2025-09-24T00:59:00Z">
                  <w:rPr>
                    <w:ins w:id="2819" w:author="Nobu Masaki" w:date="2025-09-23T17:59:00Z" w16du:dateUtc="2025-09-24T00:59:00Z"/>
                    <w:rFonts w:ascii="Helvetica" w:eastAsia="Helvetica" w:hAnsi="Helvetica" w:cs="Helvetica"/>
                    <w:color w:val="000000"/>
                    <w:szCs w:val="22"/>
                  </w:rPr>
                </w:rPrChange>
              </w:rPr>
              <w:pPrChange w:id="282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821" w:author="Nobu Masaki" w:date="2025-09-23T17:59:00Z" w16du:dateUtc="2025-09-24T00:59:00Z">
              <w:r w:rsidRPr="000F155E">
                <w:rPr>
                  <w:rFonts w:eastAsia="Helvetica" w:cstheme="minorHAnsi"/>
                  <w:color w:val="000000"/>
                  <w:szCs w:val="22"/>
                  <w:rPrChange w:id="2822" w:author="Nobu Masaki" w:date="2025-09-23T17:59:00Z" w16du:dateUtc="2025-09-24T00:59:00Z">
                    <w:rPr>
                      <w:rFonts w:ascii="Helvetica" w:eastAsia="Helvetica" w:hAnsi="Helvetica" w:cs="Helvetica"/>
                      <w:color w:val="000000"/>
                      <w:szCs w:val="22"/>
                    </w:rPr>
                  </w:rPrChange>
                </w:rPr>
                <w:t>100</w:t>
              </w:r>
            </w:ins>
          </w:p>
        </w:tc>
      </w:tr>
      <w:tr w:rsidR="000F155E" w14:paraId="15CB22F2" w14:textId="77777777" w:rsidTr="00901C62">
        <w:trPr>
          <w:trHeight w:hRule="exact" w:val="432"/>
          <w:jc w:val="center"/>
          <w:ins w:id="2823" w:author="Nobu Masaki" w:date="2025-09-23T17:59:00Z"/>
          <w:trPrChange w:id="2824"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2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445D8E0" w14:textId="15383FDD"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26" w:author="Nobu Masaki" w:date="2025-09-23T17:59:00Z" w16du:dateUtc="2025-09-24T00:59:00Z"/>
                <w:rFonts w:eastAsia="Helvetica" w:cstheme="minorHAnsi"/>
                <w:color w:val="000000"/>
                <w:szCs w:val="22"/>
                <w:rPrChange w:id="2827" w:author="Nobu Masaki" w:date="2025-09-23T17:59:00Z" w16du:dateUtc="2025-09-24T00:59:00Z">
                  <w:rPr>
                    <w:ins w:id="2828" w:author="Nobu Masaki" w:date="2025-09-23T17:59:00Z" w16du:dateUtc="2025-09-24T00:59:00Z"/>
                    <w:rFonts w:ascii="Helvetica" w:eastAsia="Helvetica" w:hAnsi="Helvetica" w:cs="Helvetica"/>
                    <w:color w:val="000000"/>
                    <w:szCs w:val="22"/>
                  </w:rPr>
                </w:rPrChange>
              </w:rPr>
              <w:pPrChange w:id="282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3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69DF5CD"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31" w:author="Nobu Masaki" w:date="2025-09-23T17:59:00Z" w16du:dateUtc="2025-09-24T00:59:00Z"/>
                <w:rFonts w:eastAsia="Helvetica" w:cstheme="minorHAnsi"/>
                <w:color w:val="000000"/>
                <w:szCs w:val="22"/>
                <w:rPrChange w:id="2832" w:author="Nobu Masaki" w:date="2025-09-23T17:59:00Z" w16du:dateUtc="2025-09-24T00:59:00Z">
                  <w:rPr>
                    <w:ins w:id="2833" w:author="Nobu Masaki" w:date="2025-09-23T17:59:00Z" w16du:dateUtc="2025-09-24T00:59:00Z"/>
                    <w:rFonts w:ascii="Helvetica" w:eastAsia="Helvetica" w:hAnsi="Helvetica" w:cs="Helvetica"/>
                    <w:color w:val="000000"/>
                    <w:szCs w:val="22"/>
                  </w:rPr>
                </w:rPrChange>
              </w:rPr>
              <w:pPrChange w:id="283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835" w:author="Nobu Masaki" w:date="2025-09-23T17:59:00Z" w16du:dateUtc="2025-09-24T00:59:00Z">
              <w:r w:rsidRPr="000F155E">
                <w:rPr>
                  <w:rFonts w:eastAsia="Helvetica" w:cstheme="minorHAnsi"/>
                  <w:color w:val="000000"/>
                  <w:szCs w:val="22"/>
                  <w:rPrChange w:id="2836"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37"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4EB6694"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38" w:author="Nobu Masaki" w:date="2025-09-23T17:59:00Z" w16du:dateUtc="2025-09-24T00:59:00Z"/>
                <w:rFonts w:eastAsia="Helvetica" w:cstheme="minorHAnsi"/>
                <w:color w:val="000000"/>
                <w:szCs w:val="22"/>
                <w:rPrChange w:id="2839" w:author="Nobu Masaki" w:date="2025-09-23T17:59:00Z" w16du:dateUtc="2025-09-24T00:59:00Z">
                  <w:rPr>
                    <w:ins w:id="2840" w:author="Nobu Masaki" w:date="2025-09-23T17:59:00Z" w16du:dateUtc="2025-09-24T00:59:00Z"/>
                    <w:rFonts w:ascii="Helvetica" w:eastAsia="Helvetica" w:hAnsi="Helvetica" w:cs="Helvetica"/>
                    <w:color w:val="000000"/>
                    <w:szCs w:val="22"/>
                  </w:rPr>
                </w:rPrChange>
              </w:rPr>
              <w:pPrChange w:id="284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842" w:author="Nobu Masaki" w:date="2025-09-23T17:59:00Z" w16du:dateUtc="2025-09-24T00:59:00Z">
              <w:r w:rsidRPr="000F155E">
                <w:rPr>
                  <w:rFonts w:eastAsia="Helvetica" w:cstheme="minorHAnsi"/>
                  <w:color w:val="000000"/>
                  <w:szCs w:val="22"/>
                  <w:rPrChange w:id="2843" w:author="Nobu Masaki" w:date="2025-09-23T17:59:00Z" w16du:dateUtc="2025-09-24T00:59:00Z">
                    <w:rPr>
                      <w:rFonts w:ascii="Helvetica" w:eastAsia="Helvetica" w:hAnsi="Helvetica" w:cs="Helvetica"/>
                      <w:color w:val="000000"/>
                      <w:szCs w:val="22"/>
                    </w:rPr>
                  </w:rPrChange>
                </w:rPr>
                <w:t>0</w:t>
              </w:r>
            </w:ins>
          </w:p>
        </w:tc>
      </w:tr>
      <w:tr w:rsidR="000F155E" w14:paraId="45880EEC" w14:textId="77777777" w:rsidTr="00901C62">
        <w:trPr>
          <w:trHeight w:hRule="exact" w:val="432"/>
          <w:jc w:val="center"/>
          <w:ins w:id="2844" w:author="Nobu Masaki" w:date="2025-09-23T17:59:00Z"/>
          <w:trPrChange w:id="2845"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46"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0855F6"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47" w:author="Nobu Masaki" w:date="2025-09-23T17:59:00Z" w16du:dateUtc="2025-09-24T00:59:00Z"/>
                <w:rFonts w:eastAsia="Helvetica" w:cstheme="minorHAnsi"/>
                <w:color w:val="000000"/>
                <w:szCs w:val="22"/>
                <w:rPrChange w:id="2848" w:author="Nobu Masaki" w:date="2025-09-23T17:59:00Z" w16du:dateUtc="2025-09-24T00:59:00Z">
                  <w:rPr>
                    <w:ins w:id="2849" w:author="Nobu Masaki" w:date="2025-09-23T17:59:00Z" w16du:dateUtc="2025-09-24T00:59:00Z"/>
                    <w:rFonts w:ascii="Helvetica" w:eastAsia="Helvetica" w:hAnsi="Helvetica" w:cs="Helvetica"/>
                    <w:color w:val="000000"/>
                    <w:szCs w:val="22"/>
                  </w:rPr>
                </w:rPrChange>
              </w:rPr>
              <w:pPrChange w:id="285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851" w:author="Nobu Masaki" w:date="2025-09-23T17:59:00Z" w16du:dateUtc="2025-09-24T00:59:00Z">
              <w:r w:rsidRPr="000F155E">
                <w:rPr>
                  <w:rFonts w:eastAsia="Helvetica" w:cstheme="minorHAnsi"/>
                  <w:color w:val="000000"/>
                  <w:szCs w:val="22"/>
                  <w:rPrChange w:id="2852" w:author="Nobu Masaki" w:date="2025-09-23T17:59:00Z" w16du:dateUtc="2025-09-24T00:59:00Z">
                    <w:rPr>
                      <w:rFonts w:ascii="Helvetica" w:eastAsia="Helvetica" w:hAnsi="Helvetica" w:cs="Helvetica"/>
                      <w:color w:val="000000"/>
                      <w:szCs w:val="22"/>
                    </w:rPr>
                  </w:rPrChange>
                </w:rPr>
                <w:t>Mixture (mean: 21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53"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3D6931D"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54" w:author="Nobu Masaki" w:date="2025-09-23T17:59:00Z" w16du:dateUtc="2025-09-24T00:59:00Z"/>
                <w:rFonts w:eastAsia="Helvetica" w:cstheme="minorHAnsi"/>
                <w:color w:val="000000"/>
                <w:szCs w:val="22"/>
                <w:rPrChange w:id="2855" w:author="Nobu Masaki" w:date="2025-09-23T17:59:00Z" w16du:dateUtc="2025-09-24T00:59:00Z">
                  <w:rPr>
                    <w:ins w:id="2856" w:author="Nobu Masaki" w:date="2025-09-23T17:59:00Z" w16du:dateUtc="2025-09-24T00:59:00Z"/>
                    <w:rFonts w:ascii="Helvetica" w:eastAsia="Helvetica" w:hAnsi="Helvetica" w:cs="Helvetica"/>
                    <w:color w:val="000000"/>
                    <w:szCs w:val="22"/>
                  </w:rPr>
                </w:rPrChange>
              </w:rPr>
              <w:pPrChange w:id="2857"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858" w:author="Nobu Masaki" w:date="2025-09-23T17:59:00Z" w16du:dateUtc="2025-09-24T00:59:00Z">
              <w:r w:rsidRPr="000F155E">
                <w:rPr>
                  <w:rFonts w:eastAsia="Helvetica" w:cstheme="minorHAnsi"/>
                  <w:color w:val="000000"/>
                  <w:szCs w:val="22"/>
                  <w:rPrChange w:id="2859"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60"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D683B8"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61" w:author="Nobu Masaki" w:date="2025-09-23T17:59:00Z" w16du:dateUtc="2025-09-24T00:59:00Z"/>
                <w:rFonts w:eastAsia="Helvetica" w:cstheme="minorHAnsi"/>
                <w:color w:val="000000"/>
                <w:szCs w:val="22"/>
                <w:rPrChange w:id="2862" w:author="Nobu Masaki" w:date="2025-09-23T17:59:00Z" w16du:dateUtc="2025-09-24T00:59:00Z">
                  <w:rPr>
                    <w:ins w:id="2863" w:author="Nobu Masaki" w:date="2025-09-23T17:59:00Z" w16du:dateUtc="2025-09-24T00:59:00Z"/>
                    <w:rFonts w:ascii="Helvetica" w:eastAsia="Helvetica" w:hAnsi="Helvetica" w:cs="Helvetica"/>
                    <w:color w:val="000000"/>
                    <w:szCs w:val="22"/>
                  </w:rPr>
                </w:rPrChange>
              </w:rPr>
              <w:pPrChange w:id="286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865" w:author="Nobu Masaki" w:date="2025-09-23T17:59:00Z" w16du:dateUtc="2025-09-24T00:59:00Z">
              <w:r w:rsidRPr="000F155E">
                <w:rPr>
                  <w:rFonts w:eastAsia="Helvetica" w:cstheme="minorHAnsi"/>
                  <w:color w:val="000000"/>
                  <w:szCs w:val="22"/>
                  <w:rPrChange w:id="2866" w:author="Nobu Masaki" w:date="2025-09-23T17:59:00Z" w16du:dateUtc="2025-09-24T00:59:00Z">
                    <w:rPr>
                      <w:rFonts w:ascii="Helvetica" w:eastAsia="Helvetica" w:hAnsi="Helvetica" w:cs="Helvetica"/>
                      <w:color w:val="000000"/>
                      <w:szCs w:val="22"/>
                    </w:rPr>
                  </w:rPrChange>
                </w:rPr>
                <w:t>4</w:t>
              </w:r>
            </w:ins>
          </w:p>
        </w:tc>
      </w:tr>
      <w:tr w:rsidR="000F155E" w14:paraId="3578EAEB" w14:textId="77777777" w:rsidTr="00901C62">
        <w:trPr>
          <w:trHeight w:hRule="exact" w:val="432"/>
          <w:jc w:val="center"/>
          <w:ins w:id="2867" w:author="Nobu Masaki" w:date="2025-09-23T17:59:00Z"/>
          <w:trPrChange w:id="2868"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6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FB14EDA" w14:textId="155B6D76"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70" w:author="Nobu Masaki" w:date="2025-09-23T17:59:00Z" w16du:dateUtc="2025-09-24T00:59:00Z"/>
                <w:rFonts w:eastAsia="Helvetica" w:cstheme="minorHAnsi"/>
                <w:color w:val="000000"/>
                <w:szCs w:val="22"/>
                <w:rPrChange w:id="2871" w:author="Nobu Masaki" w:date="2025-09-23T17:59:00Z" w16du:dateUtc="2025-09-24T00:59:00Z">
                  <w:rPr>
                    <w:ins w:id="2872" w:author="Nobu Masaki" w:date="2025-09-23T17:59:00Z" w16du:dateUtc="2025-09-24T00:59:00Z"/>
                    <w:rFonts w:ascii="Helvetica" w:eastAsia="Helvetica" w:hAnsi="Helvetica" w:cs="Helvetica"/>
                    <w:color w:val="000000"/>
                    <w:szCs w:val="22"/>
                  </w:rPr>
                </w:rPrChange>
              </w:rPr>
              <w:pPrChange w:id="287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7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02AAFE1"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75" w:author="Nobu Masaki" w:date="2025-09-23T17:59:00Z" w16du:dateUtc="2025-09-24T00:59:00Z"/>
                <w:rFonts w:eastAsia="Helvetica" w:cstheme="minorHAnsi"/>
                <w:color w:val="000000"/>
                <w:szCs w:val="22"/>
                <w:rPrChange w:id="2876" w:author="Nobu Masaki" w:date="2025-09-23T17:59:00Z" w16du:dateUtc="2025-09-24T00:59:00Z">
                  <w:rPr>
                    <w:ins w:id="2877" w:author="Nobu Masaki" w:date="2025-09-23T17:59:00Z" w16du:dateUtc="2025-09-24T00:59:00Z"/>
                    <w:rFonts w:ascii="Helvetica" w:eastAsia="Helvetica" w:hAnsi="Helvetica" w:cs="Helvetica"/>
                    <w:color w:val="000000"/>
                    <w:szCs w:val="22"/>
                  </w:rPr>
                </w:rPrChange>
              </w:rPr>
              <w:pPrChange w:id="287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879" w:author="Nobu Masaki" w:date="2025-09-23T17:59:00Z" w16du:dateUtc="2025-09-24T00:59:00Z">
              <w:r w:rsidRPr="000F155E">
                <w:rPr>
                  <w:rFonts w:eastAsia="Helvetica" w:cstheme="minorHAnsi"/>
                  <w:color w:val="000000"/>
                  <w:szCs w:val="22"/>
                  <w:rPrChange w:id="2880"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81"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0AA046F"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82" w:author="Nobu Masaki" w:date="2025-09-23T17:59:00Z" w16du:dateUtc="2025-09-24T00:59:00Z"/>
                <w:rFonts w:eastAsia="Helvetica" w:cstheme="minorHAnsi"/>
                <w:color w:val="000000"/>
                <w:szCs w:val="22"/>
                <w:rPrChange w:id="2883" w:author="Nobu Masaki" w:date="2025-09-23T17:59:00Z" w16du:dateUtc="2025-09-24T00:59:00Z">
                  <w:rPr>
                    <w:ins w:id="2884" w:author="Nobu Masaki" w:date="2025-09-23T17:59:00Z" w16du:dateUtc="2025-09-24T00:59:00Z"/>
                    <w:rFonts w:ascii="Helvetica" w:eastAsia="Helvetica" w:hAnsi="Helvetica" w:cs="Helvetica"/>
                    <w:color w:val="000000"/>
                    <w:szCs w:val="22"/>
                  </w:rPr>
                </w:rPrChange>
              </w:rPr>
              <w:pPrChange w:id="288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886" w:author="Nobu Masaki" w:date="2025-09-23T17:59:00Z" w16du:dateUtc="2025-09-24T00:59:00Z">
              <w:r w:rsidRPr="000F155E">
                <w:rPr>
                  <w:rFonts w:eastAsia="Helvetica" w:cstheme="minorHAnsi"/>
                  <w:color w:val="000000"/>
                  <w:szCs w:val="22"/>
                  <w:rPrChange w:id="2887" w:author="Nobu Masaki" w:date="2025-09-23T17:59:00Z" w16du:dateUtc="2025-09-24T00:59:00Z">
                    <w:rPr>
                      <w:rFonts w:ascii="Helvetica" w:eastAsia="Helvetica" w:hAnsi="Helvetica" w:cs="Helvetica"/>
                      <w:color w:val="000000"/>
                      <w:szCs w:val="22"/>
                    </w:rPr>
                  </w:rPrChange>
                </w:rPr>
                <w:t>0</w:t>
              </w:r>
            </w:ins>
          </w:p>
        </w:tc>
      </w:tr>
      <w:tr w:rsidR="000F155E" w14:paraId="2AF9431B" w14:textId="77777777" w:rsidTr="00901C62">
        <w:trPr>
          <w:trHeight w:hRule="exact" w:val="432"/>
          <w:jc w:val="center"/>
          <w:ins w:id="2888" w:author="Nobu Masaki" w:date="2025-09-23T17:59:00Z"/>
          <w:trPrChange w:id="2889"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90"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AD915FB" w14:textId="7D8E8CE2"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91" w:author="Nobu Masaki" w:date="2025-09-23T17:59:00Z" w16du:dateUtc="2025-09-24T00:59:00Z"/>
                <w:rFonts w:eastAsia="Helvetica" w:cstheme="minorHAnsi"/>
                <w:color w:val="000000"/>
                <w:szCs w:val="22"/>
                <w:rPrChange w:id="2892" w:author="Nobu Masaki" w:date="2025-09-23T17:59:00Z" w16du:dateUtc="2025-09-24T00:59:00Z">
                  <w:rPr>
                    <w:ins w:id="2893" w:author="Nobu Masaki" w:date="2025-09-23T17:59:00Z" w16du:dateUtc="2025-09-24T00:59:00Z"/>
                    <w:rFonts w:ascii="Helvetica" w:eastAsia="Helvetica" w:hAnsi="Helvetica" w:cs="Helvetica"/>
                    <w:color w:val="000000"/>
                    <w:szCs w:val="22"/>
                  </w:rPr>
                </w:rPrChange>
              </w:rPr>
              <w:pPrChange w:id="289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895"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52D2B80"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896" w:author="Nobu Masaki" w:date="2025-09-23T17:59:00Z" w16du:dateUtc="2025-09-24T00:59:00Z"/>
                <w:rFonts w:eastAsia="Helvetica" w:cstheme="minorHAnsi"/>
                <w:color w:val="000000"/>
                <w:szCs w:val="22"/>
                <w:rPrChange w:id="2897" w:author="Nobu Masaki" w:date="2025-09-23T17:59:00Z" w16du:dateUtc="2025-09-24T00:59:00Z">
                  <w:rPr>
                    <w:ins w:id="2898" w:author="Nobu Masaki" w:date="2025-09-23T17:59:00Z" w16du:dateUtc="2025-09-24T00:59:00Z"/>
                    <w:rFonts w:ascii="Helvetica" w:eastAsia="Helvetica" w:hAnsi="Helvetica" w:cs="Helvetica"/>
                    <w:color w:val="000000"/>
                    <w:szCs w:val="22"/>
                  </w:rPr>
                </w:rPrChange>
              </w:rPr>
              <w:pPrChange w:id="289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900" w:author="Nobu Masaki" w:date="2025-09-23T17:59:00Z" w16du:dateUtc="2025-09-24T00:59:00Z">
              <w:r w:rsidRPr="000F155E">
                <w:rPr>
                  <w:rFonts w:eastAsia="Helvetica" w:cstheme="minorHAnsi"/>
                  <w:color w:val="000000"/>
                  <w:szCs w:val="22"/>
                  <w:rPrChange w:id="2901"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02"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0EACE4D"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03" w:author="Nobu Masaki" w:date="2025-09-23T17:59:00Z" w16du:dateUtc="2025-09-24T00:59:00Z"/>
                <w:rFonts w:eastAsia="Helvetica" w:cstheme="minorHAnsi"/>
                <w:color w:val="000000"/>
                <w:szCs w:val="22"/>
                <w:rPrChange w:id="2904" w:author="Nobu Masaki" w:date="2025-09-23T17:59:00Z" w16du:dateUtc="2025-09-24T00:59:00Z">
                  <w:rPr>
                    <w:ins w:id="2905" w:author="Nobu Masaki" w:date="2025-09-23T17:59:00Z" w16du:dateUtc="2025-09-24T00:59:00Z"/>
                    <w:rFonts w:ascii="Helvetica" w:eastAsia="Helvetica" w:hAnsi="Helvetica" w:cs="Helvetica"/>
                    <w:color w:val="000000"/>
                    <w:szCs w:val="22"/>
                  </w:rPr>
                </w:rPrChange>
              </w:rPr>
              <w:pPrChange w:id="2906"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907" w:author="Nobu Masaki" w:date="2025-09-23T17:59:00Z" w16du:dateUtc="2025-09-24T00:59:00Z">
              <w:r w:rsidRPr="000F155E">
                <w:rPr>
                  <w:rFonts w:eastAsia="Helvetica" w:cstheme="minorHAnsi"/>
                  <w:color w:val="000000"/>
                  <w:szCs w:val="22"/>
                  <w:rPrChange w:id="2908" w:author="Nobu Masaki" w:date="2025-09-23T17:59:00Z" w16du:dateUtc="2025-09-24T00:59:00Z">
                    <w:rPr>
                      <w:rFonts w:ascii="Helvetica" w:eastAsia="Helvetica" w:hAnsi="Helvetica" w:cs="Helvetica"/>
                      <w:color w:val="000000"/>
                      <w:szCs w:val="22"/>
                    </w:rPr>
                  </w:rPrChange>
                </w:rPr>
                <w:t>96</w:t>
              </w:r>
            </w:ins>
          </w:p>
        </w:tc>
      </w:tr>
      <w:tr w:rsidR="000F155E" w14:paraId="53F78344" w14:textId="77777777" w:rsidTr="00901C62">
        <w:trPr>
          <w:trHeight w:hRule="exact" w:val="432"/>
          <w:jc w:val="center"/>
          <w:ins w:id="2909" w:author="Nobu Masaki" w:date="2025-09-23T17:59:00Z"/>
          <w:trPrChange w:id="2910"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11"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7902233"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12" w:author="Nobu Masaki" w:date="2025-09-23T17:59:00Z" w16du:dateUtc="2025-09-24T00:59:00Z"/>
                <w:rFonts w:eastAsia="Helvetica" w:cstheme="minorHAnsi"/>
                <w:color w:val="000000"/>
                <w:szCs w:val="22"/>
                <w:rPrChange w:id="2913" w:author="Nobu Masaki" w:date="2025-09-23T17:59:00Z" w16du:dateUtc="2025-09-24T00:59:00Z">
                  <w:rPr>
                    <w:ins w:id="2914" w:author="Nobu Masaki" w:date="2025-09-23T17:59:00Z" w16du:dateUtc="2025-09-24T00:59:00Z"/>
                    <w:rFonts w:ascii="Helvetica" w:eastAsia="Helvetica" w:hAnsi="Helvetica" w:cs="Helvetica"/>
                    <w:color w:val="000000"/>
                    <w:szCs w:val="22"/>
                  </w:rPr>
                </w:rPrChange>
              </w:rPr>
              <w:pPrChange w:id="2915"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916" w:author="Nobu Masaki" w:date="2025-09-23T17:59:00Z" w16du:dateUtc="2025-09-24T00:59:00Z">
              <w:r w:rsidRPr="000F155E">
                <w:rPr>
                  <w:rFonts w:eastAsia="Helvetica" w:cstheme="minorHAnsi"/>
                  <w:color w:val="000000"/>
                  <w:szCs w:val="22"/>
                  <w:rPrChange w:id="2917" w:author="Nobu Masaki" w:date="2025-09-23T17:59:00Z" w16du:dateUtc="2025-09-24T00:59:00Z">
                    <w:rPr>
                      <w:rFonts w:ascii="Helvetica" w:eastAsia="Helvetica" w:hAnsi="Helvetica" w:cs="Helvetica"/>
                      <w:color w:val="000000"/>
                      <w:szCs w:val="22"/>
                    </w:rPr>
                  </w:rPrChange>
                </w:rPr>
                <w:t>Mixture (mean: 100 bp)</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18"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F7CCBA1"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19" w:author="Nobu Masaki" w:date="2025-09-23T17:59:00Z" w16du:dateUtc="2025-09-24T00:59:00Z"/>
                <w:rFonts w:eastAsia="Helvetica" w:cstheme="minorHAnsi"/>
                <w:color w:val="000000"/>
                <w:szCs w:val="22"/>
                <w:rPrChange w:id="2920" w:author="Nobu Masaki" w:date="2025-09-23T17:59:00Z" w16du:dateUtc="2025-09-24T00:59:00Z">
                  <w:rPr>
                    <w:ins w:id="2921" w:author="Nobu Masaki" w:date="2025-09-23T17:59:00Z" w16du:dateUtc="2025-09-24T00:59:00Z"/>
                    <w:rFonts w:ascii="Helvetica" w:eastAsia="Helvetica" w:hAnsi="Helvetica" w:cs="Helvetica"/>
                    <w:color w:val="000000"/>
                    <w:szCs w:val="22"/>
                  </w:rPr>
                </w:rPrChange>
              </w:rPr>
              <w:pPrChange w:id="2922"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923" w:author="Nobu Masaki" w:date="2025-09-23T17:59:00Z" w16du:dateUtc="2025-09-24T00:59:00Z">
              <w:r w:rsidRPr="000F155E">
                <w:rPr>
                  <w:rFonts w:eastAsia="Helvetica" w:cstheme="minorHAnsi"/>
                  <w:color w:val="000000"/>
                  <w:szCs w:val="22"/>
                  <w:rPrChange w:id="2924" w:author="Nobu Masaki" w:date="2025-09-23T17:59:00Z" w16du:dateUtc="2025-09-24T00:59:00Z">
                    <w:rPr>
                      <w:rFonts w:ascii="Helvetica" w:eastAsia="Helvetica" w:hAnsi="Helvetica" w:cs="Helvetica"/>
                      <w:color w:val="000000"/>
                      <w:szCs w:val="22"/>
                    </w:rPr>
                  </w:rPrChange>
                </w:rPr>
                <w:t>Geom</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25"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19CB5CE"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26" w:author="Nobu Masaki" w:date="2025-09-23T17:59:00Z" w16du:dateUtc="2025-09-24T00:59:00Z"/>
                <w:rFonts w:eastAsia="Helvetica" w:cstheme="minorHAnsi"/>
                <w:color w:val="000000"/>
                <w:szCs w:val="22"/>
                <w:rPrChange w:id="2927" w:author="Nobu Masaki" w:date="2025-09-23T17:59:00Z" w16du:dateUtc="2025-09-24T00:59:00Z">
                  <w:rPr>
                    <w:ins w:id="2928" w:author="Nobu Masaki" w:date="2025-09-23T17:59:00Z" w16du:dateUtc="2025-09-24T00:59:00Z"/>
                    <w:rFonts w:ascii="Helvetica" w:eastAsia="Helvetica" w:hAnsi="Helvetica" w:cs="Helvetica"/>
                    <w:color w:val="000000"/>
                    <w:szCs w:val="22"/>
                  </w:rPr>
                </w:rPrChange>
              </w:rPr>
              <w:pPrChange w:id="292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930" w:author="Nobu Masaki" w:date="2025-09-23T17:59:00Z" w16du:dateUtc="2025-09-24T00:59:00Z">
              <w:r w:rsidRPr="000F155E">
                <w:rPr>
                  <w:rFonts w:eastAsia="Helvetica" w:cstheme="minorHAnsi"/>
                  <w:color w:val="000000"/>
                  <w:szCs w:val="22"/>
                  <w:rPrChange w:id="2931" w:author="Nobu Masaki" w:date="2025-09-23T17:59:00Z" w16du:dateUtc="2025-09-24T00:59:00Z">
                    <w:rPr>
                      <w:rFonts w:ascii="Helvetica" w:eastAsia="Helvetica" w:hAnsi="Helvetica" w:cs="Helvetica"/>
                      <w:color w:val="000000"/>
                      <w:szCs w:val="22"/>
                    </w:rPr>
                  </w:rPrChange>
                </w:rPr>
                <w:t>2</w:t>
              </w:r>
            </w:ins>
          </w:p>
        </w:tc>
      </w:tr>
      <w:tr w:rsidR="000F155E" w14:paraId="53DEEF2B" w14:textId="77777777" w:rsidTr="00901C62">
        <w:trPr>
          <w:trHeight w:hRule="exact" w:val="432"/>
          <w:jc w:val="center"/>
          <w:ins w:id="2932" w:author="Nobu Masaki" w:date="2025-09-23T17:59:00Z"/>
          <w:trPrChange w:id="2933" w:author="Nobu Masaki" w:date="2025-09-24T13:00:00Z" w16du:dateUtc="2025-09-24T20:00:00Z">
            <w:trPr>
              <w:gridAfter w:val="0"/>
              <w:jc w:val="center"/>
            </w:trPr>
          </w:trPrChange>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34"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973A2F7" w14:textId="0698CB40"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35" w:author="Nobu Masaki" w:date="2025-09-23T17:59:00Z" w16du:dateUtc="2025-09-24T00:59:00Z"/>
                <w:rFonts w:eastAsia="Helvetica" w:cstheme="minorHAnsi"/>
                <w:color w:val="000000"/>
                <w:szCs w:val="22"/>
                <w:rPrChange w:id="2936" w:author="Nobu Masaki" w:date="2025-09-23T17:59:00Z" w16du:dateUtc="2025-09-24T00:59:00Z">
                  <w:rPr>
                    <w:ins w:id="2937" w:author="Nobu Masaki" w:date="2025-09-23T17:59:00Z" w16du:dateUtc="2025-09-24T00:59:00Z"/>
                    <w:rFonts w:ascii="Helvetica" w:eastAsia="Helvetica" w:hAnsi="Helvetica" w:cs="Helvetica"/>
                    <w:color w:val="000000"/>
                    <w:szCs w:val="22"/>
                  </w:rPr>
                </w:rPrChange>
              </w:rPr>
              <w:pPrChange w:id="2938"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39" w:author="Nobu Masaki" w:date="2025-09-24T13:00:00Z" w16du:dateUtc="2025-09-24T20:00:00Z">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43FC0B6"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40" w:author="Nobu Masaki" w:date="2025-09-23T17:59:00Z" w16du:dateUtc="2025-09-24T00:59:00Z"/>
                <w:rFonts w:eastAsia="Helvetica" w:cstheme="minorHAnsi"/>
                <w:color w:val="000000"/>
                <w:szCs w:val="22"/>
                <w:rPrChange w:id="2941" w:author="Nobu Masaki" w:date="2025-09-23T17:59:00Z" w16du:dateUtc="2025-09-24T00:59:00Z">
                  <w:rPr>
                    <w:ins w:id="2942" w:author="Nobu Masaki" w:date="2025-09-23T17:59:00Z" w16du:dateUtc="2025-09-24T00:59:00Z"/>
                    <w:rFonts w:ascii="Helvetica" w:eastAsia="Helvetica" w:hAnsi="Helvetica" w:cs="Helvetica"/>
                    <w:color w:val="000000"/>
                    <w:szCs w:val="22"/>
                  </w:rPr>
                </w:rPrChange>
              </w:rPr>
              <w:pPrChange w:id="2943"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944" w:author="Nobu Masaki" w:date="2025-09-23T17:59:00Z" w16du:dateUtc="2025-09-24T00:59:00Z">
              <w:r w:rsidRPr="000F155E">
                <w:rPr>
                  <w:rFonts w:eastAsia="Helvetica" w:cstheme="minorHAnsi"/>
                  <w:color w:val="000000"/>
                  <w:szCs w:val="22"/>
                  <w:rPrChange w:id="2945" w:author="Nobu Masaki" w:date="2025-09-23T17:59:00Z" w16du:dateUtc="2025-09-24T00:59:00Z">
                    <w:rPr>
                      <w:rFonts w:ascii="Helvetica" w:eastAsia="Helvetica" w:hAnsi="Helvetica" w:cs="Helvetica"/>
                      <w:color w:val="000000"/>
                      <w:szCs w:val="22"/>
                    </w:rPr>
                  </w:rPrChange>
                </w:rPr>
                <w:t>Geom2</w:t>
              </w:r>
            </w:ins>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946" w:author="Nobu Masaki" w:date="2025-09-24T13:00:00Z" w16du:dateUtc="2025-09-24T20:00:00Z">
              <w:tcPr>
                <w:tcW w:w="10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CD0DDEF"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47" w:author="Nobu Masaki" w:date="2025-09-23T17:59:00Z" w16du:dateUtc="2025-09-24T00:59:00Z"/>
                <w:rFonts w:eastAsia="Helvetica" w:cstheme="minorHAnsi"/>
                <w:color w:val="000000"/>
                <w:szCs w:val="22"/>
                <w:rPrChange w:id="2948" w:author="Nobu Masaki" w:date="2025-09-23T17:59:00Z" w16du:dateUtc="2025-09-24T00:59:00Z">
                  <w:rPr>
                    <w:ins w:id="2949" w:author="Nobu Masaki" w:date="2025-09-23T17:59:00Z" w16du:dateUtc="2025-09-24T00:59:00Z"/>
                    <w:rFonts w:ascii="Helvetica" w:eastAsia="Helvetica" w:hAnsi="Helvetica" w:cs="Helvetica"/>
                    <w:color w:val="000000"/>
                    <w:szCs w:val="22"/>
                  </w:rPr>
                </w:rPrChange>
              </w:rPr>
              <w:pPrChange w:id="2950"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951" w:author="Nobu Masaki" w:date="2025-09-23T17:59:00Z" w16du:dateUtc="2025-09-24T00:59:00Z">
              <w:r w:rsidRPr="000F155E">
                <w:rPr>
                  <w:rFonts w:eastAsia="Helvetica" w:cstheme="minorHAnsi"/>
                  <w:color w:val="000000"/>
                  <w:szCs w:val="22"/>
                  <w:rPrChange w:id="2952" w:author="Nobu Masaki" w:date="2025-09-23T17:59:00Z" w16du:dateUtc="2025-09-24T00:59:00Z">
                    <w:rPr>
                      <w:rFonts w:ascii="Helvetica" w:eastAsia="Helvetica" w:hAnsi="Helvetica" w:cs="Helvetica"/>
                      <w:color w:val="000000"/>
                      <w:szCs w:val="22"/>
                    </w:rPr>
                  </w:rPrChange>
                </w:rPr>
                <w:t>0</w:t>
              </w:r>
            </w:ins>
          </w:p>
        </w:tc>
      </w:tr>
      <w:tr w:rsidR="000F155E" w14:paraId="79F02858" w14:textId="77777777" w:rsidTr="00901C62">
        <w:trPr>
          <w:trHeight w:hRule="exact" w:val="432"/>
          <w:jc w:val="center"/>
          <w:ins w:id="2953" w:author="Nobu Masaki" w:date="2025-09-23T17:59:00Z"/>
          <w:trPrChange w:id="2954" w:author="Nobu Masaki" w:date="2025-09-24T13:00:00Z" w16du:dateUtc="2025-09-24T20:00:00Z">
            <w:trPr>
              <w:gridAfter w:val="0"/>
              <w:jc w:val="center"/>
            </w:trPr>
          </w:trPrChange>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955" w:author="Nobu Masaki" w:date="2025-09-24T13:00:00Z" w16du:dateUtc="2025-09-24T20:00:00Z">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A8A1A31" w14:textId="5BF9AA4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56" w:author="Nobu Masaki" w:date="2025-09-23T17:59:00Z" w16du:dateUtc="2025-09-24T00:59:00Z"/>
                <w:rFonts w:eastAsia="Helvetica" w:cstheme="minorHAnsi"/>
                <w:color w:val="000000"/>
                <w:szCs w:val="22"/>
                <w:rPrChange w:id="2957" w:author="Nobu Masaki" w:date="2025-09-23T17:59:00Z" w16du:dateUtc="2025-09-24T00:59:00Z">
                  <w:rPr>
                    <w:ins w:id="2958" w:author="Nobu Masaki" w:date="2025-09-23T17:59:00Z" w16du:dateUtc="2025-09-24T00:59:00Z"/>
                    <w:rFonts w:ascii="Helvetica" w:eastAsia="Helvetica" w:hAnsi="Helvetica" w:cs="Helvetica"/>
                    <w:color w:val="000000"/>
                    <w:szCs w:val="22"/>
                  </w:rPr>
                </w:rPrChange>
              </w:rPr>
              <w:pPrChange w:id="2959"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960" w:author="Nobu Masaki" w:date="2025-09-24T13:00:00Z" w16du:dateUtc="2025-09-24T20:00:00Z">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F1B8DEA"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61" w:author="Nobu Masaki" w:date="2025-09-23T17:59:00Z" w16du:dateUtc="2025-09-24T00:59:00Z"/>
                <w:rFonts w:eastAsia="Helvetica" w:cstheme="minorHAnsi"/>
                <w:color w:val="000000"/>
                <w:szCs w:val="22"/>
                <w:rPrChange w:id="2962" w:author="Nobu Masaki" w:date="2025-09-23T17:59:00Z" w16du:dateUtc="2025-09-24T00:59:00Z">
                  <w:rPr>
                    <w:ins w:id="2963" w:author="Nobu Masaki" w:date="2025-09-23T17:59:00Z" w16du:dateUtc="2025-09-24T00:59:00Z"/>
                    <w:rFonts w:ascii="Helvetica" w:eastAsia="Helvetica" w:hAnsi="Helvetica" w:cs="Helvetica"/>
                    <w:color w:val="000000"/>
                    <w:szCs w:val="22"/>
                  </w:rPr>
                </w:rPrChange>
              </w:rPr>
              <w:pPrChange w:id="2964"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pPr>
              </w:pPrChange>
            </w:pPr>
            <w:ins w:id="2965" w:author="Nobu Masaki" w:date="2025-09-23T17:59:00Z" w16du:dateUtc="2025-09-24T00:59:00Z">
              <w:r w:rsidRPr="000F155E">
                <w:rPr>
                  <w:rFonts w:eastAsia="Helvetica" w:cstheme="minorHAnsi"/>
                  <w:color w:val="000000"/>
                  <w:szCs w:val="22"/>
                  <w:rPrChange w:id="2966" w:author="Nobu Masaki" w:date="2025-09-23T17:59:00Z" w16du:dateUtc="2025-09-24T00:59:00Z">
                    <w:rPr>
                      <w:rFonts w:ascii="Helvetica" w:eastAsia="Helvetica" w:hAnsi="Helvetica" w:cs="Helvetica"/>
                      <w:color w:val="000000"/>
                      <w:szCs w:val="22"/>
                    </w:rPr>
                  </w:rPrChange>
                </w:rPr>
                <w:t>Mixture</w:t>
              </w:r>
            </w:ins>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967" w:author="Nobu Masaki" w:date="2025-09-24T13:00:00Z" w16du:dateUtc="2025-09-24T20:00:00Z">
              <w:tcPr>
                <w:tcW w:w="1080"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F2001C1" w14:textId="77777777" w:rsidR="000F155E" w:rsidRPr="000F155E" w:rsidRDefault="000F155E" w:rsidP="000D0D2B">
            <w:pPr>
              <w:pBdr>
                <w:top w:val="none" w:sz="0" w:space="0" w:color="000000"/>
                <w:left w:val="none" w:sz="0" w:space="0" w:color="000000"/>
                <w:bottom w:val="none" w:sz="0" w:space="0" w:color="000000"/>
                <w:right w:val="none" w:sz="0" w:space="0" w:color="000000"/>
              </w:pBdr>
              <w:spacing w:before="100" w:after="100"/>
              <w:ind w:left="100" w:right="100"/>
              <w:jc w:val="left"/>
              <w:rPr>
                <w:ins w:id="2968" w:author="Nobu Masaki" w:date="2025-09-23T17:59:00Z" w16du:dateUtc="2025-09-24T00:59:00Z"/>
                <w:rFonts w:eastAsia="Helvetica" w:cstheme="minorHAnsi"/>
                <w:color w:val="000000"/>
                <w:szCs w:val="22"/>
                <w:rPrChange w:id="2969" w:author="Nobu Masaki" w:date="2025-09-23T17:59:00Z" w16du:dateUtc="2025-09-24T00:59:00Z">
                  <w:rPr>
                    <w:ins w:id="2970" w:author="Nobu Masaki" w:date="2025-09-23T17:59:00Z" w16du:dateUtc="2025-09-24T00:59:00Z"/>
                    <w:rFonts w:ascii="Helvetica" w:eastAsia="Helvetica" w:hAnsi="Helvetica" w:cs="Helvetica"/>
                    <w:color w:val="000000"/>
                    <w:szCs w:val="22"/>
                  </w:rPr>
                </w:rPrChange>
              </w:rPr>
              <w:pPrChange w:id="2971" w:author="Nobu Masaki" w:date="2025-09-24T13:01:00Z" w16du:dateUtc="2025-09-24T20:01:00Z">
                <w:pPr>
                  <w:pBdr>
                    <w:top w:val="none" w:sz="0" w:space="0" w:color="000000"/>
                    <w:left w:val="none" w:sz="0" w:space="0" w:color="000000"/>
                    <w:bottom w:val="none" w:sz="0" w:space="0" w:color="000000"/>
                    <w:right w:val="none" w:sz="0" w:space="0" w:color="000000"/>
                  </w:pBdr>
                  <w:spacing w:before="100" w:after="100"/>
                  <w:ind w:left="100" w:right="100"/>
                  <w:jc w:val="right"/>
                </w:pPr>
              </w:pPrChange>
            </w:pPr>
            <w:ins w:id="2972" w:author="Nobu Masaki" w:date="2025-09-23T17:59:00Z" w16du:dateUtc="2025-09-24T00:59:00Z">
              <w:r w:rsidRPr="000F155E">
                <w:rPr>
                  <w:rFonts w:eastAsia="Helvetica" w:cstheme="minorHAnsi"/>
                  <w:color w:val="000000"/>
                  <w:szCs w:val="22"/>
                  <w:rPrChange w:id="2973" w:author="Nobu Masaki" w:date="2025-09-23T17:59:00Z" w16du:dateUtc="2025-09-24T00:59:00Z">
                    <w:rPr>
                      <w:rFonts w:ascii="Helvetica" w:eastAsia="Helvetica" w:hAnsi="Helvetica" w:cs="Helvetica"/>
                      <w:color w:val="000000"/>
                      <w:szCs w:val="22"/>
                    </w:rPr>
                  </w:rPrChange>
                </w:rPr>
                <w:t>98</w:t>
              </w:r>
            </w:ins>
          </w:p>
        </w:tc>
      </w:tr>
    </w:tbl>
    <w:p w14:paraId="035BFCE6" w14:textId="77777777" w:rsidR="00FC13C5" w:rsidRDefault="00FC13C5" w:rsidP="000D0D2B">
      <w:pPr>
        <w:jc w:val="left"/>
        <w:rPr>
          <w:ins w:id="2974" w:author="Nobu Masaki" w:date="2025-09-23T16:28:00Z" w16du:dateUtc="2025-09-23T23:28:00Z"/>
        </w:rPr>
        <w:pPrChange w:id="2975" w:author="Nobu Masaki" w:date="2025-09-24T13:01:00Z" w16du:dateUtc="2025-09-24T20:01:00Z">
          <w:pPr/>
        </w:pPrChange>
      </w:pPr>
    </w:p>
    <w:p w14:paraId="3E4AF04A" w14:textId="6C0CDF2F" w:rsidR="00173360" w:rsidRDefault="00173360" w:rsidP="00173360">
      <w:pPr>
        <w:rPr>
          <w:ins w:id="2976" w:author="Nobu Masaki" w:date="2025-09-23T18:01:00Z" w16du:dateUtc="2025-09-24T01:01:00Z"/>
          <w:rFonts w:ascii="Calibri" w:hAnsi="Calibri" w:cs="Calibri"/>
          <w:iCs/>
          <w:szCs w:val="22"/>
        </w:rPr>
      </w:pPr>
      <w:ins w:id="2977" w:author="Nobu Masaki" w:date="2025-09-23T18:01:00Z" w16du:dateUtc="2025-09-24T01:01:00Z">
        <w:r>
          <w:rPr>
            <w:rFonts w:ascii="Calibri" w:hAnsi="Calibri" w:cs="Calibri"/>
            <w:b/>
            <w:bCs/>
            <w:szCs w:val="22"/>
          </w:rPr>
          <w:t xml:space="preserve">Table </w:t>
        </w:r>
        <w:r w:rsidR="00685B3A">
          <w:rPr>
            <w:rFonts w:ascii="Calibri" w:hAnsi="Calibri" w:cs="Calibri"/>
            <w:b/>
            <w:bCs/>
            <w:szCs w:val="22"/>
          </w:rPr>
          <w:t>3</w:t>
        </w:r>
        <w:r w:rsidR="002C2D9B">
          <w:rPr>
            <w:rFonts w:ascii="Calibri" w:hAnsi="Calibri" w:cs="Calibri"/>
            <w:b/>
            <w:bCs/>
            <w:szCs w:val="22"/>
          </w:rPr>
          <w:t>.</w:t>
        </w:r>
        <w:r w:rsidRPr="00C10536">
          <w:rPr>
            <w:rFonts w:ascii="Calibri" w:hAnsi="Calibri" w:cs="Calibri"/>
            <w:b/>
            <w:bCs/>
            <w:iCs/>
            <w:szCs w:val="22"/>
          </w:rPr>
          <w:t xml:space="preserve"> Number of replicates each distributional </w:t>
        </w:r>
      </w:ins>
      <w:ins w:id="2978" w:author="Nobu Masaki" w:date="2025-09-23T18:02:00Z" w16du:dateUtc="2025-09-24T01:02:00Z">
        <w:r w:rsidR="00991501">
          <w:rPr>
            <w:rFonts w:ascii="Calibri" w:hAnsi="Calibri" w:cs="Calibri"/>
            <w:b/>
            <w:bCs/>
            <w:iCs/>
            <w:szCs w:val="22"/>
          </w:rPr>
          <w:t>setting</w:t>
        </w:r>
      </w:ins>
      <w:ins w:id="2979" w:author="Nobu Masaki" w:date="2025-09-23T18:01:00Z" w16du:dateUtc="2025-09-24T01:01:00Z">
        <w:r>
          <w:rPr>
            <w:rFonts w:ascii="Calibri" w:hAnsi="Calibri" w:cs="Calibri"/>
            <w:b/>
            <w:bCs/>
            <w:iCs/>
            <w:szCs w:val="22"/>
          </w:rPr>
          <w:t xml:space="preserve"> </w:t>
        </w:r>
        <w:r w:rsidRPr="00C10536">
          <w:rPr>
            <w:rFonts w:ascii="Calibri" w:hAnsi="Calibri" w:cs="Calibri"/>
            <w:b/>
            <w:bCs/>
            <w:iCs/>
            <w:szCs w:val="22"/>
          </w:rPr>
          <w:t xml:space="preserve">was selected by the </w:t>
        </w:r>
        <w:r>
          <w:rPr>
            <w:rFonts w:ascii="Calibri" w:hAnsi="Calibri" w:cs="Calibri"/>
            <w:b/>
            <w:bCs/>
            <w:iCs/>
            <w:szCs w:val="22"/>
          </w:rPr>
          <w:t>Bayesian</w:t>
        </w:r>
        <w:r w:rsidRPr="00C10536">
          <w:rPr>
            <w:rFonts w:ascii="Calibri" w:hAnsi="Calibri" w:cs="Calibri"/>
            <w:b/>
            <w:bCs/>
            <w:iCs/>
            <w:szCs w:val="22"/>
          </w:rPr>
          <w:t xml:space="preserve"> Information Criterion (</w:t>
        </w:r>
        <w:r>
          <w:rPr>
            <w:rFonts w:ascii="Calibri" w:hAnsi="Calibri" w:cs="Calibri"/>
            <w:b/>
            <w:bCs/>
            <w:iCs/>
            <w:szCs w:val="22"/>
          </w:rPr>
          <w:t>BIC</w:t>
        </w:r>
        <w:r w:rsidRPr="00C10536">
          <w:rPr>
            <w:rFonts w:ascii="Calibri" w:hAnsi="Calibri" w:cs="Calibri"/>
            <w:b/>
            <w:bCs/>
            <w:iCs/>
            <w:szCs w:val="22"/>
          </w:rPr>
          <w:t xml:space="preserve">). </w:t>
        </w:r>
        <w:r w:rsidRPr="00C10536">
          <w:rPr>
            <w:rFonts w:ascii="Calibri" w:hAnsi="Calibri" w:cs="Calibri"/>
            <w:iCs/>
            <w:szCs w:val="22"/>
          </w:rPr>
          <w:t xml:space="preserve">For each of the five data-generating distributions, we simulated 100 sets of observed tract lengths. We then counted how many times each tract length distribution was selected as the best fitting distribution based on </w:t>
        </w:r>
        <w:r>
          <w:rPr>
            <w:rFonts w:ascii="Calibri" w:hAnsi="Calibri" w:cs="Calibri"/>
            <w:iCs/>
            <w:szCs w:val="22"/>
          </w:rPr>
          <w:t>BIC</w:t>
        </w:r>
        <w:r w:rsidRPr="00C10536">
          <w:rPr>
            <w:rFonts w:ascii="Calibri" w:hAnsi="Calibri" w:cs="Calibri"/>
            <w:iCs/>
            <w:szCs w:val="22"/>
          </w:rPr>
          <w:t>.</w:t>
        </w:r>
      </w:ins>
    </w:p>
    <w:p w14:paraId="4DF0D669" w14:textId="62D97349" w:rsidR="00AC3CA4" w:rsidRPr="00C10536" w:rsidDel="007517B1" w:rsidRDefault="00AC3CA4" w:rsidP="00EF5DBD">
      <w:pPr>
        <w:rPr>
          <w:del w:id="2980" w:author="Nobu Masaki" w:date="2025-09-23T16:36:00Z" w16du:dateUtc="2025-09-23T23:36:00Z"/>
        </w:rPr>
      </w:pPr>
    </w:p>
    <w:p w14:paraId="61F081AA" w14:textId="11248481" w:rsidR="00120A6F" w:rsidRPr="00C10536" w:rsidRDefault="00120A6F" w:rsidP="00120A6F">
      <w:pPr>
        <w:pStyle w:val="Heading2"/>
      </w:pPr>
      <w:r w:rsidRPr="00C10536">
        <w:t>UK Biobank analysis</w:t>
      </w:r>
    </w:p>
    <w:p w14:paraId="795CD4AA" w14:textId="6752938D" w:rsidR="00CA6689" w:rsidRPr="00C10536" w:rsidRDefault="00120A6F" w:rsidP="00120A6F">
      <w:r w:rsidRPr="00C10536">
        <w:t>We applied our estimation method to the observed tract lengths detected from the UK Biobank whole autosome data.</w:t>
      </w:r>
      <w:r w:rsidR="00B64B9F" w:rsidRPr="00C10536">
        <w:t xml:space="preserve"> </w:t>
      </w:r>
      <w:r w:rsidR="001D3C33" w:rsidRPr="00C10536">
        <w:t xml:space="preserve">The </w:t>
      </w:r>
      <w:ins w:id="2981" w:author="Nobu Masaki" w:date="2025-09-11T11:55:00Z" w16du:dateUtc="2025-09-11T18:55:00Z">
        <w:r w:rsidR="007B78CF">
          <w:t>BIC</w:t>
        </w:r>
      </w:ins>
      <w:del w:id="2982" w:author="Nobu Masaki" w:date="2025-09-11T11:55:00Z" w16du:dateUtc="2025-09-11T18:55:00Z">
        <w:r w:rsidR="001D3C33" w:rsidRPr="00C10536" w:rsidDel="007B78CF">
          <w:delText>AIC</w:delText>
        </w:r>
      </w:del>
      <w:r w:rsidR="001D3C33" w:rsidRPr="00C10536">
        <w:t xml:space="preserve"> </w:t>
      </w:r>
      <w:r w:rsidR="00107A81" w:rsidRPr="00C10536">
        <w:t>is</w:t>
      </w:r>
      <w:r w:rsidR="001D3C33" w:rsidRPr="00C10536">
        <w:t xml:space="preserve"> lowest </w:t>
      </w:r>
      <w:r w:rsidR="006767AF" w:rsidRPr="00C10536">
        <w:t xml:space="preserve">(indicating best fit) </w:t>
      </w:r>
      <w:r w:rsidR="001D3C33" w:rsidRPr="00C10536">
        <w:t xml:space="preserve">under the setting where </w:t>
      </w:r>
      <w:r w:rsidR="002A4954" w:rsidRPr="00C10536">
        <w:t>the true tract length distribution is assumed to be a</w:t>
      </w:r>
      <w:r w:rsidR="001D3C33" w:rsidRPr="00C10536">
        <w:t xml:space="preserve"> mixture of two geometric components</w:t>
      </w:r>
      <w:r w:rsidR="00CA6689" w:rsidRPr="00C10536">
        <w:t xml:space="preserve"> (</w:t>
      </w:r>
      <w:del w:id="2983" w:author="Nobu Masaki" w:date="2025-09-11T12:01:00Z" w16du:dateUtc="2025-09-11T19:01:00Z">
        <w:r w:rsidR="00CA6689" w:rsidRPr="00C10536" w:rsidDel="007B78CF">
          <w:delText>11,860,32</w:delText>
        </w:r>
        <w:r w:rsidR="00492946" w:rsidRPr="00C10536" w:rsidDel="007B78CF">
          <w:delText>3</w:delText>
        </w:r>
      </w:del>
      <w:ins w:id="2984" w:author="Nobu Masaki" w:date="2025-09-11T12:01:00Z" w16du:dateUtc="2025-09-11T19:01:00Z">
        <w:r w:rsidR="007B78CF">
          <w:t>11,860,358</w:t>
        </w:r>
      </w:ins>
      <w:r w:rsidR="00CA6689" w:rsidRPr="00C10536">
        <w:t>)</w:t>
      </w:r>
      <w:r w:rsidR="001D3C33" w:rsidRPr="00C10536">
        <w:t>.</w:t>
      </w:r>
      <w:r w:rsidR="00CA6689" w:rsidRPr="00C10536">
        <w:t xml:space="preserve"> The </w:t>
      </w:r>
      <w:del w:id="2985" w:author="Nobu Masaki" w:date="2025-09-11T12:01:00Z" w16du:dateUtc="2025-09-11T19:01:00Z">
        <w:r w:rsidR="00CA6689" w:rsidRPr="00C10536" w:rsidDel="007B78CF">
          <w:delText xml:space="preserve">AIC </w:delText>
        </w:r>
      </w:del>
      <w:ins w:id="2986" w:author="Nobu Masaki" w:date="2025-09-11T12:01:00Z" w16du:dateUtc="2025-09-11T19:01:00Z">
        <w:r w:rsidR="007B78CF">
          <w:t>BIC</w:t>
        </w:r>
        <w:r w:rsidR="007B78CF" w:rsidRPr="00C10536">
          <w:t xml:space="preserve"> </w:t>
        </w:r>
      </w:ins>
      <w:r w:rsidR="00CA6689" w:rsidRPr="00C10536">
        <w:t xml:space="preserve">for the geometric and sum of two geometric settings </w:t>
      </w:r>
      <w:r w:rsidR="00C8414B" w:rsidRPr="00C10536">
        <w:t>were</w:t>
      </w:r>
      <w:r w:rsidR="00CA6689" w:rsidRPr="00C10536">
        <w:t xml:space="preserve"> </w:t>
      </w:r>
      <w:ins w:id="2987" w:author="Nobu Masaki" w:date="2025-09-11T12:02:00Z">
        <w:r w:rsidR="007B78CF" w:rsidRPr="007B78CF">
          <w:t>12</w:t>
        </w:r>
      </w:ins>
      <w:ins w:id="2988" w:author="Nobu Masaki" w:date="2025-09-11T12:02:00Z" w16du:dateUtc="2025-09-11T19:02:00Z">
        <w:r w:rsidR="007B78CF">
          <w:t>,</w:t>
        </w:r>
      </w:ins>
      <w:ins w:id="2989" w:author="Nobu Masaki" w:date="2025-09-11T12:02:00Z">
        <w:r w:rsidR="007B78CF" w:rsidRPr="007B78CF">
          <w:t>201</w:t>
        </w:r>
      </w:ins>
      <w:ins w:id="2990" w:author="Nobu Masaki" w:date="2025-09-11T12:02:00Z" w16du:dateUtc="2025-09-11T19:02:00Z">
        <w:r w:rsidR="007B78CF">
          <w:t>,</w:t>
        </w:r>
      </w:ins>
      <w:ins w:id="2991" w:author="Nobu Masaki" w:date="2025-09-11T12:02:00Z">
        <w:r w:rsidR="007B78CF" w:rsidRPr="007B78CF">
          <w:t>928</w:t>
        </w:r>
      </w:ins>
      <w:ins w:id="2992" w:author="Nobu Masaki" w:date="2025-09-11T12:02:00Z" w16du:dateUtc="2025-09-11T19:02:00Z">
        <w:r w:rsidR="007B78CF">
          <w:t xml:space="preserve"> </w:t>
        </w:r>
      </w:ins>
      <w:del w:id="2993" w:author="Nobu Masaki" w:date="2025-09-11T12:02:00Z" w16du:dateUtc="2025-09-11T19:02:00Z">
        <w:r w:rsidR="00CA6689" w:rsidRPr="00C10536" w:rsidDel="007B78CF">
          <w:delText>12,201,9</w:delText>
        </w:r>
        <w:r w:rsidR="00492946" w:rsidRPr="00C10536" w:rsidDel="007B78CF">
          <w:delText>16</w:delText>
        </w:r>
        <w:r w:rsidR="00CA6689" w:rsidRPr="00C10536" w:rsidDel="007B78CF">
          <w:delText xml:space="preserve"> </w:delText>
        </w:r>
      </w:del>
      <w:r w:rsidR="00CA6689" w:rsidRPr="00C10536">
        <w:t xml:space="preserve">and </w:t>
      </w:r>
      <w:ins w:id="2994" w:author="Nobu Masaki" w:date="2025-09-11T12:02:00Z">
        <w:r w:rsidR="007B78CF" w:rsidRPr="007B78CF">
          <w:t>12</w:t>
        </w:r>
      </w:ins>
      <w:ins w:id="2995" w:author="Nobu Masaki" w:date="2025-09-11T12:02:00Z" w16du:dateUtc="2025-09-11T19:02:00Z">
        <w:r w:rsidR="007B78CF">
          <w:t>,</w:t>
        </w:r>
      </w:ins>
      <w:ins w:id="2996" w:author="Nobu Masaki" w:date="2025-09-11T12:02:00Z">
        <w:r w:rsidR="007B78CF" w:rsidRPr="007B78CF">
          <w:t>268</w:t>
        </w:r>
      </w:ins>
      <w:ins w:id="2997" w:author="Nobu Masaki" w:date="2025-09-11T12:02:00Z" w16du:dateUtc="2025-09-11T19:02:00Z">
        <w:r w:rsidR="007B78CF">
          <w:t>,</w:t>
        </w:r>
      </w:ins>
      <w:ins w:id="2998" w:author="Nobu Masaki" w:date="2025-09-11T12:02:00Z">
        <w:r w:rsidR="007B78CF" w:rsidRPr="007B78CF">
          <w:t>165</w:t>
        </w:r>
      </w:ins>
      <w:ins w:id="2999" w:author="Nobu Masaki" w:date="2025-09-11T12:02:00Z" w16du:dateUtc="2025-09-11T19:02:00Z">
        <w:r w:rsidR="007B78CF">
          <w:t xml:space="preserve"> </w:t>
        </w:r>
      </w:ins>
      <w:del w:id="3000" w:author="Nobu Masaki" w:date="2025-09-11T12:02:00Z" w16du:dateUtc="2025-09-11T19:02:00Z">
        <w:r w:rsidR="00CA6689" w:rsidRPr="00C10536" w:rsidDel="007B78CF">
          <w:delText>12,268,15</w:delText>
        </w:r>
        <w:r w:rsidR="00492946" w:rsidRPr="00C10536" w:rsidDel="007B78CF">
          <w:delText>3</w:delText>
        </w:r>
        <w:r w:rsidR="00CA6689" w:rsidRPr="00C10536" w:rsidDel="007B78CF">
          <w:delText xml:space="preserve"> </w:delText>
        </w:r>
      </w:del>
      <w:r w:rsidR="00CA6689" w:rsidRPr="00C10536">
        <w:t xml:space="preserve">respectively. </w:t>
      </w:r>
      <w:r w:rsidR="00C30D9F" w:rsidRPr="00C10536">
        <w:t xml:space="preserve">The difference in </w:t>
      </w:r>
      <w:ins w:id="3001" w:author="Nobu Masaki" w:date="2025-09-11T12:02:00Z" w16du:dateUtc="2025-09-11T19:02:00Z">
        <w:r w:rsidR="007B78CF">
          <w:t>BIC</w:t>
        </w:r>
      </w:ins>
      <w:del w:id="3002" w:author="Nobu Masaki" w:date="2025-09-11T12:02:00Z" w16du:dateUtc="2025-09-11T19:02:00Z">
        <w:r w:rsidR="00C30D9F" w:rsidRPr="00C10536" w:rsidDel="007B78CF">
          <w:delText>AIC</w:delText>
        </w:r>
      </w:del>
      <w:r w:rsidR="00C30D9F" w:rsidRPr="00C10536">
        <w:t xml:space="preserve"> between the mixture setting and the geometric setting, which had the next lowest </w:t>
      </w:r>
      <w:del w:id="3003" w:author="Nobu Masaki" w:date="2025-09-11T12:02:00Z" w16du:dateUtc="2025-09-11T19:02:00Z">
        <w:r w:rsidR="00C30D9F" w:rsidRPr="00C10536" w:rsidDel="007B78CF">
          <w:delText>AIC</w:delText>
        </w:r>
      </w:del>
      <w:ins w:id="3004" w:author="Nobu Masaki" w:date="2025-09-11T12:02:00Z" w16du:dateUtc="2025-09-11T19:02:00Z">
        <w:r w:rsidR="007B78CF">
          <w:t>BIC</w:t>
        </w:r>
      </w:ins>
      <w:r w:rsidR="00500534" w:rsidRPr="00C10536">
        <w:t>,</w:t>
      </w:r>
      <w:r w:rsidR="00C30D9F" w:rsidRPr="00C10536">
        <w:t xml:space="preserve"> was </w:t>
      </w:r>
      <w:ins w:id="3005" w:author="Nobu Masaki" w:date="2025-09-11T12:02:00Z" w16du:dateUtc="2025-09-11T19:02:00Z">
        <w:r w:rsidR="00AD4AE5" w:rsidRPr="00AD4AE5">
          <w:t>341</w:t>
        </w:r>
        <w:r w:rsidR="00AD4AE5">
          <w:t>,</w:t>
        </w:r>
        <w:r w:rsidR="00AD4AE5" w:rsidRPr="00AD4AE5">
          <w:t>5</w:t>
        </w:r>
      </w:ins>
      <w:ins w:id="3006" w:author="Nobu Masaki" w:date="2025-09-24T14:01:00Z" w16du:dateUtc="2025-09-24T21:01:00Z">
        <w:r w:rsidR="009C199D">
          <w:t>69</w:t>
        </w:r>
      </w:ins>
      <w:del w:id="3007" w:author="Nobu Masaki" w:date="2025-09-11T12:02:00Z" w16du:dateUtc="2025-09-11T19:02:00Z">
        <w:r w:rsidR="00C30D9F" w:rsidRPr="00C10536" w:rsidDel="00AD4AE5">
          <w:delText>341</w:delText>
        </w:r>
        <w:r w:rsidR="00500534" w:rsidRPr="00C10536" w:rsidDel="00AD4AE5">
          <w:delText>,</w:delText>
        </w:r>
        <w:r w:rsidR="00647433" w:rsidRPr="00C10536" w:rsidDel="00AD4AE5">
          <w:delText>593</w:delText>
        </w:r>
      </w:del>
      <w:r w:rsidR="00500534" w:rsidRPr="00C10536">
        <w:t xml:space="preserve">, providing strong evidence in favor of the mixture </w:t>
      </w:r>
      <w:r w:rsidR="00E616D4" w:rsidRPr="00C10536">
        <w:t>setting</w:t>
      </w:r>
      <w:r w:rsidR="00500534" w:rsidRPr="00C10536">
        <w:t>.</w:t>
      </w:r>
    </w:p>
    <w:p w14:paraId="2F012291" w14:textId="7585F782" w:rsidR="00374747" w:rsidRDefault="00CA6689" w:rsidP="00120A6F">
      <w:pPr>
        <w:rPr>
          <w:ins w:id="3008" w:author="Nobu Masaki" w:date="2025-09-03T13:47:00Z" w16du:dateUtc="2025-09-03T20:47:00Z"/>
        </w:rPr>
      </w:pPr>
      <w:r w:rsidRPr="00C10536">
        <w:t xml:space="preserve">When assuming that gene conversion tract lengths are a mixture of two geometric components, </w:t>
      </w:r>
      <w:r w:rsidR="00A46FE9" w:rsidRPr="00C10536">
        <w:t>we estimate</w:t>
      </w:r>
      <w:r w:rsidRPr="00C10536">
        <w:t xml:space="preserve"> the </w:t>
      </w:r>
      <w:r w:rsidR="0057163A" w:rsidRPr="00C10536">
        <w:t xml:space="preserve">mixing proportion for the first component to be 0.00525 (95% CI: [0.005, 0.00525]). </w:t>
      </w:r>
      <w:r w:rsidR="00A46FE9" w:rsidRPr="00C10536">
        <w:t xml:space="preserve">We </w:t>
      </w:r>
      <w:r w:rsidR="00A46FE9" w:rsidRPr="00C10536">
        <w:lastRenderedPageBreak/>
        <w:t xml:space="preserve">estimate the mean of the first and second components to be </w:t>
      </w:r>
      <w:r w:rsidR="00115BF7" w:rsidRPr="00C10536">
        <w:t xml:space="preserve">724.7 </w:t>
      </w:r>
      <w:r w:rsidR="00E004F4" w:rsidRPr="00C10536">
        <w:t xml:space="preserve">bp </w:t>
      </w:r>
      <w:r w:rsidR="008E1363" w:rsidRPr="00C10536">
        <w:t>(95% CI: [</w:t>
      </w:r>
      <w:r w:rsidR="00115BF7" w:rsidRPr="00C10536">
        <w:t>720.1</w:t>
      </w:r>
      <w:r w:rsidR="008E1363" w:rsidRPr="00C10536">
        <w:t xml:space="preserve">, </w:t>
      </w:r>
      <w:r w:rsidR="00115BF7" w:rsidRPr="00C10536">
        <w:t>728.7</w:t>
      </w:r>
      <w:r w:rsidR="008E1363" w:rsidRPr="00C10536">
        <w:t>]) and 1</w:t>
      </w:r>
      <w:r w:rsidR="00E11834" w:rsidRPr="00C10536">
        <w:t>6.9</w:t>
      </w:r>
      <w:r w:rsidR="008E1363" w:rsidRPr="00C10536">
        <w:t xml:space="preserve"> </w:t>
      </w:r>
      <w:r w:rsidR="00E004F4" w:rsidRPr="00C10536">
        <w:t xml:space="preserve">bp </w:t>
      </w:r>
      <w:r w:rsidR="008E1363" w:rsidRPr="00C10536">
        <w:t>(95% CI: [</w:t>
      </w:r>
      <w:r w:rsidR="00DE5570" w:rsidRPr="00C10536">
        <w:t>16</w:t>
      </w:r>
      <w:r w:rsidR="00E11834" w:rsidRPr="00C10536">
        <w:t>.4</w:t>
      </w:r>
      <w:r w:rsidR="008E1363" w:rsidRPr="00C10536">
        <w:t xml:space="preserve">, </w:t>
      </w:r>
      <w:r w:rsidR="00DE5570" w:rsidRPr="00C10536">
        <w:t>17</w:t>
      </w:r>
      <w:r w:rsidR="00E11834" w:rsidRPr="00C10536">
        <w:t>.0</w:t>
      </w:r>
      <w:r w:rsidR="008E1363" w:rsidRPr="00C10536">
        <w:t xml:space="preserve">]) respectively. </w:t>
      </w:r>
      <w:r w:rsidR="0056611B" w:rsidRPr="00C10536">
        <w:t>We estimate the overall mean to be 20.6</w:t>
      </w:r>
      <w:r w:rsidR="00E004F4" w:rsidRPr="00C10536">
        <w:t xml:space="preserve"> bp</w:t>
      </w:r>
      <w:r w:rsidR="0056611B" w:rsidRPr="00C10536">
        <w:t xml:space="preserve"> (95% CI: [19.9, 20.7]). </w:t>
      </w:r>
      <w:ins w:id="3009" w:author="Nobu Masaki" w:date="2025-09-03T11:49:00Z" w16du:dateUtc="2025-09-03T18:49:00Z">
        <w:r w:rsidR="008C00B2">
          <w:t xml:space="preserve">In Fig 3, we show </w:t>
        </w:r>
      </w:ins>
      <w:ins w:id="3010" w:author="Nobu Masaki" w:date="2025-09-03T13:22:00Z" w16du:dateUtc="2025-09-03T20:22:00Z">
        <w:r w:rsidR="00F71D3F">
          <w:t>the inferred distribution of observed trac</w:t>
        </w:r>
      </w:ins>
      <w:ins w:id="3011" w:author="Nobu Masaki" w:date="2025-09-03T13:23:00Z" w16du:dateUtc="2025-09-03T20:23:00Z">
        <w:r w:rsidR="00F71D3F">
          <w:t>t lengths</w:t>
        </w:r>
      </w:ins>
      <w:ins w:id="3012" w:author="Nobu Masaki" w:date="2025-09-03T13:30:00Z" w16du:dateUtc="2025-09-03T20:30:00Z">
        <w:r w:rsidR="00F71D3F">
          <w:t xml:space="preserve"> along with the empirical </w:t>
        </w:r>
      </w:ins>
      <w:ins w:id="3013" w:author="Nobu Masaki" w:date="2025-09-03T13:39:00Z" w16du:dateUtc="2025-09-03T20:39:00Z">
        <w:r w:rsidR="007F7BE5">
          <w:t>distribution</w:t>
        </w:r>
      </w:ins>
      <w:ins w:id="3014" w:author="Nobu Masaki" w:date="2025-09-03T13:30:00Z" w16du:dateUtc="2025-09-03T20:30:00Z">
        <w:r w:rsidR="00F71D3F">
          <w:t xml:space="preserve"> of observed tract lengths. Because our distribution depends on </w:t>
        </w:r>
      </w:ins>
      <w:ins w:id="3015" w:author="Nobu Masaki" w:date="2025-09-03T13:31:00Z" w16du:dateUtc="2025-09-03T20:31:00Z">
        <w:r w:rsidR="00F71D3F">
          <w:t xml:space="preserve">the allele conversion probability, which differs for each </w:t>
        </w:r>
      </w:ins>
      <w:ins w:id="3016" w:author="Nobu Masaki" w:date="2025-09-03T13:32:00Z" w16du:dateUtc="2025-09-03T20:32:00Z">
        <w:r w:rsidR="00F71D3F">
          <w:t xml:space="preserve">observed </w:t>
        </w:r>
      </w:ins>
      <w:ins w:id="3017" w:author="Nobu Masaki" w:date="2025-09-03T13:31:00Z" w16du:dateUtc="2025-09-03T20:31:00Z">
        <w:r w:rsidR="00F71D3F">
          <w:t xml:space="preserve">tract, we take the average </w:t>
        </w:r>
      </w:ins>
      <w:ins w:id="3018" w:author="Nobu Masaki" w:date="2025-09-03T13:39:00Z" w16du:dateUtc="2025-09-03T20:39:00Z">
        <w:r w:rsidR="007F7BE5">
          <w:t>probability mass</w:t>
        </w:r>
      </w:ins>
      <w:ins w:id="3019" w:author="Nobu Masaki" w:date="2025-09-03T13:31:00Z" w16du:dateUtc="2025-09-03T20:31:00Z">
        <w:r w:rsidR="00F71D3F">
          <w:t xml:space="preserve"> a</w:t>
        </w:r>
      </w:ins>
      <w:ins w:id="3020" w:author="Nobu Masaki" w:date="2025-09-03T13:32:00Z" w16du:dateUtc="2025-09-03T20:32:00Z">
        <w:r w:rsidR="00F71D3F">
          <w:t xml:space="preserve">cross the set of allele conversion probabilities </w:t>
        </w:r>
      </w:ins>
      <w:ins w:id="3021" w:author="Nobu Masaki" w:date="2025-09-03T13:41:00Z" w16du:dateUtc="2025-09-03T20:41:00Z">
        <w:r w:rsidR="0038432A">
          <w:t>in our dataset at</w:t>
        </w:r>
      </w:ins>
      <w:ins w:id="3022" w:author="Nobu Masaki" w:date="2025-09-03T13:32:00Z" w16du:dateUtc="2025-09-03T20:32:00Z">
        <w:r w:rsidR="00F71D3F">
          <w:t xml:space="preserve"> each </w:t>
        </w:r>
        <w:r w:rsidR="007F7BE5">
          <w:t xml:space="preserve">value of </w:t>
        </w:r>
      </w:ins>
      <m:oMath>
        <m:r>
          <w:ins w:id="3023" w:author="Nobu Masaki" w:date="2025-09-03T13:45:00Z" w16du:dateUtc="2025-09-03T20:45:00Z">
            <w:rPr>
              <w:rFonts w:ascii="Cambria Math" w:hAnsi="Cambria Math"/>
            </w:rPr>
            <m:t>l=1,2,…,1500</m:t>
          </w:ins>
        </m:r>
      </m:oMath>
      <w:ins w:id="3024" w:author="Nobu Masaki" w:date="2025-09-03T13:33:00Z" w16du:dateUtc="2025-09-03T20:33:00Z">
        <w:r w:rsidR="007F7BE5">
          <w:t xml:space="preserve"> </w:t>
        </w:r>
      </w:ins>
      <w:ins w:id="3025" w:author="Nobu Masaki" w:date="2025-09-03T13:37:00Z" w16du:dateUtc="2025-09-03T20:37:00Z">
        <w:r w:rsidR="007F7BE5">
          <w:t>to plot the inferred distribution.</w:t>
        </w:r>
      </w:ins>
      <w:ins w:id="3026" w:author="Nobu Masaki" w:date="2025-09-03T13:45:00Z" w16du:dateUtc="2025-09-03T20:45:00Z">
        <w:r w:rsidR="00374747">
          <w:t xml:space="preserve"> We see that </w:t>
        </w:r>
      </w:ins>
      <w:ins w:id="3027" w:author="Nobu Masaki" w:date="2025-09-03T13:46:00Z" w16du:dateUtc="2025-09-03T20:46:00Z">
        <w:r w:rsidR="00374747">
          <w:t>the mixture model better fits the observed tract lengths in our datase</w:t>
        </w:r>
      </w:ins>
      <w:ins w:id="3028" w:author="Nobu Masaki" w:date="2025-09-03T13:47:00Z" w16du:dateUtc="2025-09-03T20:47:00Z">
        <w:r w:rsidR="00374747">
          <w:t xml:space="preserve">t, especially at lower </w:t>
        </w:r>
      </w:ins>
      <w:ins w:id="3029" w:author="Nobu Masaki" w:date="2025-09-24T15:16:00Z" w16du:dateUtc="2025-09-24T22:16:00Z">
        <w:r w:rsidR="00D6040A">
          <w:t xml:space="preserve">and higher </w:t>
        </w:r>
      </w:ins>
      <w:ins w:id="3030" w:author="Nobu Masaki" w:date="2025-09-03T13:47:00Z" w16du:dateUtc="2025-09-03T20:47:00Z">
        <w:r w:rsidR="00374747">
          <w:t>values of the observed tract length.</w:t>
        </w:r>
      </w:ins>
      <w:del w:id="3031" w:author="Nobu Masaki" w:date="2025-09-03T11:49:00Z" w16du:dateUtc="2025-09-03T18:49:00Z">
        <w:r w:rsidR="0056611B" w:rsidRPr="00C10536" w:rsidDel="008C00B2">
          <w:delText xml:space="preserve"> </w:delText>
        </w:r>
      </w:del>
    </w:p>
    <w:p w14:paraId="6D3530E9" w14:textId="48431463" w:rsidR="00374747" w:rsidRPr="00C10536" w:rsidRDefault="006E3F5F" w:rsidP="00120A6F">
      <w:ins w:id="3032" w:author="Nobu Masaki" w:date="2025-09-24T14:33:00Z" w16du:dateUtc="2025-09-24T21:33:00Z">
        <w:r>
          <w:rPr>
            <w:noProof/>
          </w:rPr>
          <w:drawing>
            <wp:inline distT="0" distB="0" distL="0" distR="0" wp14:anchorId="5071F0E2" wp14:editId="7854BFF7">
              <wp:extent cx="5943600" cy="3674745"/>
              <wp:effectExtent l="0" t="0" r="0" b="0"/>
              <wp:docPr id="1659333401"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3401" name="Picture 1" descr="A graph with different colored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74745"/>
                      </a:xfrm>
                      <a:prstGeom prst="rect">
                        <a:avLst/>
                      </a:prstGeom>
                    </pic:spPr>
                  </pic:pic>
                </a:graphicData>
              </a:graphic>
            </wp:inline>
          </w:drawing>
        </w:r>
      </w:ins>
    </w:p>
    <w:p w14:paraId="1D65A7CE" w14:textId="1BFC5A9B" w:rsidR="003C510D" w:rsidRDefault="003C510D" w:rsidP="00120A6F">
      <w:pPr>
        <w:rPr>
          <w:ins w:id="3033" w:author="Nobu Masaki" w:date="2025-09-08T11:26:00Z" w16du:dateUtc="2025-09-08T18:26:00Z"/>
          <w:rFonts w:ascii="Calibri" w:hAnsi="Calibri" w:cs="Calibri"/>
          <w:iCs/>
          <w:szCs w:val="22"/>
        </w:rPr>
      </w:pPr>
      <w:ins w:id="3034" w:author="Nobu Masaki" w:date="2025-09-03T16:39:00Z" w16du:dateUtc="2025-09-03T23:39:00Z">
        <w:r w:rsidRPr="00C10536">
          <w:rPr>
            <w:rFonts w:ascii="Calibri" w:hAnsi="Calibri" w:cs="Calibri"/>
            <w:b/>
            <w:bCs/>
            <w:szCs w:val="22"/>
          </w:rPr>
          <w:t xml:space="preserve">Fig </w:t>
        </w:r>
        <w:r>
          <w:rPr>
            <w:rFonts w:ascii="Calibri" w:hAnsi="Calibri" w:cs="Calibri"/>
            <w:b/>
            <w:bCs/>
            <w:szCs w:val="22"/>
          </w:rPr>
          <w:t>3</w:t>
        </w:r>
        <w:r w:rsidRPr="00C10536">
          <w:rPr>
            <w:rFonts w:ascii="Calibri" w:hAnsi="Calibri" w:cs="Calibri"/>
            <w:b/>
            <w:bCs/>
            <w:szCs w:val="22"/>
          </w:rPr>
          <w:t>.</w:t>
        </w:r>
        <w:r w:rsidRPr="00C10536">
          <w:rPr>
            <w:rFonts w:ascii="Calibri" w:hAnsi="Calibri" w:cs="Calibri"/>
            <w:b/>
            <w:bCs/>
            <w:iCs/>
            <w:szCs w:val="22"/>
          </w:rPr>
          <w:t xml:space="preserve"> </w:t>
        </w:r>
        <w:r>
          <w:rPr>
            <w:rFonts w:ascii="Calibri" w:hAnsi="Calibri" w:cs="Calibri"/>
            <w:b/>
            <w:bCs/>
            <w:iCs/>
            <w:szCs w:val="22"/>
          </w:rPr>
          <w:t xml:space="preserve">Empirical distribution of observed tract lengths and model fits. </w:t>
        </w:r>
      </w:ins>
      <w:ins w:id="3035" w:author="Nobu Masaki" w:date="2025-09-03T16:40:00Z" w16du:dateUtc="2025-09-03T23:40:00Z">
        <w:r>
          <w:rPr>
            <w:rFonts w:ascii="Calibri" w:hAnsi="Calibri" w:cs="Calibri"/>
            <w:iCs/>
            <w:szCs w:val="22"/>
          </w:rPr>
          <w:t>We plot the inferre</w:t>
        </w:r>
      </w:ins>
      <w:ins w:id="3036" w:author="Nobu Masaki" w:date="2025-09-03T16:41:00Z" w16du:dateUtc="2025-09-03T23:41:00Z">
        <w:r>
          <w:rPr>
            <w:rFonts w:ascii="Calibri" w:hAnsi="Calibri" w:cs="Calibri"/>
            <w:iCs/>
            <w:szCs w:val="22"/>
          </w:rPr>
          <w:t xml:space="preserve">d distribution of observed tract lengths under </w:t>
        </w:r>
      </w:ins>
      <w:ins w:id="3037" w:author="Nobu Masaki" w:date="2025-09-24T16:09:00Z" w16du:dateUtc="2025-09-24T23:09:00Z">
        <w:r w:rsidR="009F63DC">
          <w:rPr>
            <w:rFonts w:ascii="Calibri" w:hAnsi="Calibri" w:cs="Calibri"/>
            <w:iCs/>
            <w:szCs w:val="22"/>
          </w:rPr>
          <w:t>our three tract length distributions</w:t>
        </w:r>
      </w:ins>
      <w:ins w:id="3038" w:author="Nobu Masaki" w:date="2025-09-03T16:41:00Z" w16du:dateUtc="2025-09-03T23:41:00Z">
        <w:r>
          <w:rPr>
            <w:rFonts w:ascii="Calibri" w:hAnsi="Calibri" w:cs="Calibri"/>
            <w:iCs/>
            <w:szCs w:val="22"/>
          </w:rPr>
          <w:t xml:space="preserve">, and the empirical distribution of observed tract lengths in our dataset. Probabilities are in the log 10 scale. </w:t>
        </w:r>
      </w:ins>
      <w:ins w:id="3039" w:author="Nobu Masaki" w:date="2025-09-23T15:30:00Z" w16du:dateUtc="2025-09-23T22:30:00Z">
        <w:r w:rsidR="00A23008">
          <w:rPr>
            <w:rFonts w:ascii="Calibri" w:hAnsi="Calibri" w:cs="Calibri"/>
            <w:iCs/>
            <w:szCs w:val="22"/>
          </w:rPr>
          <w:t xml:space="preserve">To obtain the </w:t>
        </w:r>
        <w:r w:rsidR="00C577D7">
          <w:rPr>
            <w:rFonts w:ascii="Calibri" w:hAnsi="Calibri" w:cs="Calibri"/>
            <w:iCs/>
            <w:szCs w:val="22"/>
          </w:rPr>
          <w:t xml:space="preserve">model fits, we </w:t>
        </w:r>
        <w:r w:rsidR="00C577D7">
          <w:rPr>
            <w:rFonts w:ascii="Calibri" w:hAnsi="Calibri" w:cs="Calibri"/>
            <w:iCs/>
            <w:szCs w:val="22"/>
          </w:rPr>
          <w:lastRenderedPageBreak/>
          <w:t xml:space="preserve">average the probability mass </w:t>
        </w:r>
      </w:ins>
      <w:ins w:id="3040" w:author="Nobu Masaki" w:date="2025-09-23T15:31:00Z" w16du:dateUtc="2025-09-23T22:31:00Z">
        <w:r w:rsidR="00C577D7">
          <w:rPr>
            <w:rFonts w:ascii="Calibri" w:hAnsi="Calibri" w:cs="Calibri"/>
            <w:iCs/>
            <w:szCs w:val="22"/>
          </w:rPr>
          <w:t xml:space="preserve">at </w:t>
        </w:r>
      </w:ins>
      <m:oMath>
        <m:r>
          <w:ins w:id="3041" w:author="Nobu Masaki" w:date="2025-09-24T14:13:00Z" w16du:dateUtc="2025-09-24T21:13:00Z">
            <w:rPr>
              <w:rFonts w:ascii="Cambria Math" w:hAnsi="Cambria Math"/>
            </w:rPr>
            <m:t>l=1,2,…,1500</m:t>
          </w:ins>
        </m:r>
      </m:oMath>
      <w:ins w:id="3042" w:author="Nobu Masaki" w:date="2025-09-24T14:13:00Z" w16du:dateUtc="2025-09-24T21:13:00Z">
        <w:r w:rsidR="0039465F">
          <w:t xml:space="preserve"> </w:t>
        </w:r>
      </w:ins>
      <w:ins w:id="3043" w:author="Nobu Masaki" w:date="2025-09-23T15:30:00Z" w16du:dateUtc="2025-09-23T22:30:00Z">
        <w:r w:rsidR="00C577D7">
          <w:rPr>
            <w:rFonts w:ascii="Calibri" w:hAnsi="Calibri" w:cs="Calibri"/>
            <w:iCs/>
            <w:szCs w:val="22"/>
          </w:rPr>
          <w:t xml:space="preserve">across </w:t>
        </w:r>
      </w:ins>
      <w:ins w:id="3044" w:author="Nobu Masaki" w:date="2025-09-23T15:33:00Z" w16du:dateUtc="2025-09-23T22:33:00Z">
        <w:r w:rsidR="00E03754">
          <w:rPr>
            <w:rFonts w:ascii="Calibri" w:hAnsi="Calibri" w:cs="Calibri"/>
            <w:iCs/>
            <w:szCs w:val="22"/>
          </w:rPr>
          <w:t xml:space="preserve">estimated </w:t>
        </w:r>
      </w:ins>
      <w:ins w:id="3045" w:author="Nobu Masaki" w:date="2025-09-23T15:31:00Z" w16du:dateUtc="2025-09-23T22:31:00Z">
        <w:r w:rsidR="00C577D7">
          <w:rPr>
            <w:rFonts w:ascii="Calibri" w:hAnsi="Calibri" w:cs="Calibri"/>
            <w:iCs/>
            <w:szCs w:val="22"/>
          </w:rPr>
          <w:t>allele conversion probabilities</w:t>
        </w:r>
      </w:ins>
      <w:ins w:id="3046" w:author="Nobu Masaki" w:date="2025-09-23T15:33:00Z" w16du:dateUtc="2025-09-23T22:33:00Z">
        <w:r w:rsidR="00E03754">
          <w:rPr>
            <w:rFonts w:ascii="Calibri" w:hAnsi="Calibri" w:cs="Calibri"/>
            <w:iCs/>
            <w:szCs w:val="22"/>
          </w:rPr>
          <w:t xml:space="preserve"> for each tract</w:t>
        </w:r>
      </w:ins>
      <w:ins w:id="3047" w:author="Nobu Masaki" w:date="2025-09-23T15:32:00Z" w16du:dateUtc="2025-09-23T22:32:00Z">
        <w:r w:rsidR="00E03754">
          <w:rPr>
            <w:rFonts w:ascii="Calibri" w:hAnsi="Calibri" w:cs="Calibri"/>
            <w:iCs/>
            <w:szCs w:val="22"/>
          </w:rPr>
          <w:t xml:space="preserve"> (</w:t>
        </w:r>
      </w:ins>
      <w:del w:id="3048" w:author="Nobu Masaki" w:date="2025-09-23T15:32:00Z" w16du:dateUtc="2025-09-23T22:32:00Z">
        <w:r w:rsidR="00E03754" w:rsidDel="00E03754">
          <w:rPr>
            <w:rFonts w:ascii="Calibri" w:hAnsi="Calibri" w:cs="Calibri"/>
            <w:iCs/>
            <w:szCs w:val="22"/>
          </w:rPr>
          <w:delText> </w:delText>
        </w:r>
      </w:del>
      <m:oMath>
        <m:sSub>
          <m:sSubPr>
            <m:ctrlPr>
              <w:ins w:id="3049" w:author="Nobu Masaki" w:date="2025-09-23T15:34:00Z" w16du:dateUtc="2025-09-23T22:34:00Z">
                <w:rPr>
                  <w:rFonts w:ascii="Cambria Math" w:hAnsi="Cambria Math"/>
                  <w:i/>
                </w:rPr>
              </w:ins>
            </m:ctrlPr>
          </m:sSubPr>
          <m:e>
            <m:acc>
              <m:accPr>
                <m:ctrlPr>
                  <w:ins w:id="3050" w:author="Nobu Masaki" w:date="2025-09-23T15:34:00Z" w16du:dateUtc="2025-09-23T22:34:00Z">
                    <w:rPr>
                      <w:rFonts w:ascii="Cambria Math" w:hAnsi="Cambria Math"/>
                      <w:i/>
                    </w:rPr>
                  </w:ins>
                </m:ctrlPr>
              </m:accPr>
              <m:e>
                <m:r>
                  <w:ins w:id="3051" w:author="Nobu Masaki" w:date="2025-09-23T15:34:00Z" w16du:dateUtc="2025-09-23T22:34:00Z">
                    <w:rPr>
                      <w:rFonts w:ascii="Cambria Math" w:hAnsi="Cambria Math"/>
                    </w:rPr>
                    <m:t>ψ</m:t>
                  </w:ins>
                </m:r>
              </m:e>
            </m:acc>
          </m:e>
          <m:sub>
            <m:r>
              <w:ins w:id="3052" w:author="Nobu Masaki" w:date="2025-09-23T15:34:00Z" w16du:dateUtc="2025-09-23T22:34:00Z">
                <w:rPr>
                  <w:rFonts w:ascii="Cambria Math" w:hAnsi="Cambria Math"/>
                </w:rPr>
                <m:t>j</m:t>
              </w:ins>
            </m:r>
          </m:sub>
        </m:sSub>
      </m:oMath>
      <w:ins w:id="3053" w:author="Nobu Masaki" w:date="2025-09-23T15:32:00Z" w16du:dateUtc="2025-09-23T22:32:00Z">
        <w:r w:rsidR="00E03754">
          <w:rPr>
            <w:rFonts w:ascii="Calibri" w:hAnsi="Calibri" w:cs="Calibri"/>
            <w:iCs/>
            <w:szCs w:val="22"/>
          </w:rPr>
          <w:t>)</w:t>
        </w:r>
      </w:ins>
      <w:ins w:id="3054" w:author="Nobu Masaki" w:date="2025-09-23T15:31:00Z" w16du:dateUtc="2025-09-23T22:31:00Z">
        <w:r w:rsidR="00C577D7">
          <w:rPr>
            <w:rFonts w:ascii="Calibri" w:hAnsi="Calibri" w:cs="Calibri"/>
            <w:iCs/>
            <w:szCs w:val="22"/>
          </w:rPr>
          <w:t xml:space="preserve">. </w:t>
        </w:r>
      </w:ins>
    </w:p>
    <w:p w14:paraId="37585B12" w14:textId="4C147EAB" w:rsidR="007B797A" w:rsidRDefault="007B797A" w:rsidP="000A42A9">
      <w:pPr>
        <w:rPr>
          <w:ins w:id="3055" w:author="Nobu Masaki" w:date="2025-09-11T13:30:00Z" w16du:dateUtc="2025-09-11T20:30:00Z"/>
          <w:rFonts w:ascii="Calibri" w:hAnsi="Calibri" w:cs="Calibri"/>
          <w:iCs/>
          <w:szCs w:val="22"/>
        </w:rPr>
      </w:pPr>
      <w:ins w:id="3056" w:author="Nobu Masaki" w:date="2025-09-08T11:26:00Z" w16du:dateUtc="2025-09-08T18:26:00Z">
        <w:r>
          <w:rPr>
            <w:rFonts w:ascii="Calibri" w:hAnsi="Calibri" w:cs="Calibri"/>
            <w:iCs/>
            <w:szCs w:val="22"/>
          </w:rPr>
          <w:t xml:space="preserve">We further reran the </w:t>
        </w:r>
      </w:ins>
      <w:ins w:id="3057" w:author="Nobu Masaki" w:date="2025-09-08T11:27:00Z" w16du:dateUtc="2025-09-08T18:27:00Z">
        <w:r>
          <w:rPr>
            <w:rFonts w:ascii="Calibri" w:hAnsi="Calibri" w:cs="Calibri"/>
            <w:iCs/>
            <w:szCs w:val="22"/>
          </w:rPr>
          <w:t xml:space="preserve">above analysis changing the truncation boundary to 2 kb and 3 kb from the original 1.5 kb. Recall that we fit a truncated model, excluding all observed tracts that exceed the truncation bound (see Methods). </w:t>
        </w:r>
      </w:ins>
      <w:ins w:id="3058" w:author="Nobu Masaki" w:date="2025-09-11T12:09:00Z" w16du:dateUtc="2025-09-11T19:09:00Z">
        <w:r w:rsidR="000A42A9">
          <w:rPr>
            <w:rFonts w:ascii="Calibri" w:hAnsi="Calibri" w:cs="Calibri"/>
            <w:iCs/>
            <w:szCs w:val="22"/>
          </w:rPr>
          <w:t xml:space="preserve">We saw that our estimate of </w:t>
        </w:r>
      </w:ins>
      <w:ins w:id="3059" w:author="Nobu Masaki" w:date="2025-09-11T12:10:00Z" w16du:dateUtc="2025-09-11T19:10:00Z">
        <w:r w:rsidR="000A42A9">
          <w:rPr>
            <w:rFonts w:ascii="Calibri" w:hAnsi="Calibri" w:cs="Calibri"/>
            <w:iCs/>
            <w:szCs w:val="22"/>
          </w:rPr>
          <w:t xml:space="preserve">the overall mean was </w:t>
        </w:r>
      </w:ins>
      <w:ins w:id="3060" w:author="Nobu Masaki" w:date="2025-09-11T12:12:00Z" w16du:dateUtc="2025-09-11T19:12:00Z">
        <w:r w:rsidR="000A42A9">
          <w:rPr>
            <w:rFonts w:ascii="Calibri" w:hAnsi="Calibri" w:cs="Calibri"/>
            <w:iCs/>
            <w:szCs w:val="22"/>
          </w:rPr>
          <w:t xml:space="preserve">less sensitive to changing the truncation bound for the mixture model, compared to when </w:t>
        </w:r>
      </w:ins>
      <w:ins w:id="3061" w:author="Nobu Masaki" w:date="2025-09-11T12:10:00Z" w16du:dateUtc="2025-09-11T19:10:00Z">
        <w:r w:rsidR="000A42A9">
          <w:rPr>
            <w:rFonts w:ascii="Calibri" w:hAnsi="Calibri" w:cs="Calibri"/>
            <w:iCs/>
            <w:szCs w:val="22"/>
          </w:rPr>
          <w:t>we assumed the distribution of true tract lengths to follow a geometric distribution or sum of two geometric random variable</w:t>
        </w:r>
      </w:ins>
      <w:ins w:id="3062" w:author="Nobu Masaki" w:date="2025-09-11T12:12:00Z" w16du:dateUtc="2025-09-11T19:12:00Z">
        <w:r w:rsidR="000A42A9">
          <w:rPr>
            <w:rFonts w:ascii="Calibri" w:hAnsi="Calibri" w:cs="Calibri"/>
            <w:iCs/>
            <w:szCs w:val="22"/>
          </w:rPr>
          <w:t xml:space="preserve">s. For the mixture model, our </w:t>
        </w:r>
      </w:ins>
      <w:ins w:id="3063" w:author="Nobu Masaki" w:date="2025-09-11T13:13:00Z" w16du:dateUtc="2025-09-11T20:13:00Z">
        <w:r w:rsidR="00096BF8">
          <w:rPr>
            <w:rFonts w:ascii="Calibri" w:hAnsi="Calibri" w:cs="Calibri"/>
            <w:iCs/>
            <w:szCs w:val="22"/>
          </w:rPr>
          <w:t xml:space="preserve">estimate of the </w:t>
        </w:r>
      </w:ins>
      <w:ins w:id="3064" w:author="Nobu Masaki" w:date="2025-09-11T12:12:00Z" w16du:dateUtc="2025-09-11T19:12:00Z">
        <w:r w:rsidR="000A42A9">
          <w:rPr>
            <w:rFonts w:ascii="Calibri" w:hAnsi="Calibri" w:cs="Calibri"/>
            <w:iCs/>
            <w:szCs w:val="22"/>
          </w:rPr>
          <w:t>overall mean ranged from</w:t>
        </w:r>
      </w:ins>
      <w:ins w:id="3065" w:author="Nobu Masaki" w:date="2025-09-11T12:13:00Z" w16du:dateUtc="2025-09-11T19:13:00Z">
        <w:r w:rsidR="000A42A9">
          <w:rPr>
            <w:rFonts w:ascii="Calibri" w:hAnsi="Calibri" w:cs="Calibri"/>
            <w:iCs/>
            <w:szCs w:val="22"/>
          </w:rPr>
          <w:t xml:space="preserve"> 20.6</w:t>
        </w:r>
      </w:ins>
      <w:ins w:id="3066" w:author="Nobu Masaki" w:date="2025-09-11T13:15:00Z" w16du:dateUtc="2025-09-11T20:15:00Z">
        <w:r w:rsidR="00096BF8">
          <w:rPr>
            <w:rFonts w:ascii="Calibri" w:hAnsi="Calibri" w:cs="Calibri"/>
            <w:iCs/>
            <w:szCs w:val="22"/>
          </w:rPr>
          <w:t xml:space="preserve"> </w:t>
        </w:r>
      </w:ins>
      <w:ins w:id="3067" w:author="Nobu Masaki" w:date="2025-09-24T14:48:00Z" w16du:dateUtc="2025-09-24T21:48:00Z">
        <w:r w:rsidR="006461AD">
          <w:rPr>
            <w:rFonts w:ascii="Calibri" w:hAnsi="Calibri" w:cs="Calibri"/>
            <w:iCs/>
            <w:szCs w:val="22"/>
          </w:rPr>
          <w:t xml:space="preserve">bp </w:t>
        </w:r>
      </w:ins>
      <w:ins w:id="3068" w:author="Nobu Masaki" w:date="2025-09-11T13:15:00Z" w16du:dateUtc="2025-09-11T20:15:00Z">
        <w:r w:rsidR="00096BF8">
          <w:rPr>
            <w:rFonts w:ascii="Calibri" w:hAnsi="Calibri" w:cs="Calibri"/>
            <w:iCs/>
            <w:szCs w:val="22"/>
          </w:rPr>
          <w:t xml:space="preserve">to </w:t>
        </w:r>
      </w:ins>
      <w:ins w:id="3069" w:author="Nobu Masaki" w:date="2025-09-11T12:13:00Z" w16du:dateUtc="2025-09-11T19:13:00Z">
        <w:r w:rsidR="000A42A9">
          <w:rPr>
            <w:rFonts w:ascii="Calibri" w:hAnsi="Calibri" w:cs="Calibri"/>
            <w:iCs/>
            <w:szCs w:val="22"/>
          </w:rPr>
          <w:t>21.9 bp across the three truncation boundaries</w:t>
        </w:r>
      </w:ins>
      <w:ins w:id="3070" w:author="Nobu Masaki" w:date="2025-09-11T13:12:00Z" w16du:dateUtc="2025-09-11T20:12:00Z">
        <w:r w:rsidR="00096BF8">
          <w:rPr>
            <w:rFonts w:ascii="Calibri" w:hAnsi="Calibri" w:cs="Calibri"/>
            <w:iCs/>
            <w:szCs w:val="22"/>
          </w:rPr>
          <w:t xml:space="preserve">. </w:t>
        </w:r>
      </w:ins>
      <w:ins w:id="3071" w:author="Nobu Masaki" w:date="2025-09-11T13:13:00Z" w16du:dateUtc="2025-09-11T20:13:00Z">
        <w:r w:rsidR="00096BF8">
          <w:rPr>
            <w:rFonts w:ascii="Calibri" w:hAnsi="Calibri" w:cs="Calibri"/>
            <w:iCs/>
            <w:szCs w:val="22"/>
          </w:rPr>
          <w:t>When we assumed the distribution to follow a geometric or sum of two geometric random variables, our estimate of the mean ranged from 459</w:t>
        </w:r>
      </w:ins>
      <w:ins w:id="3072" w:author="Nobu Masaki" w:date="2025-09-11T13:15:00Z" w16du:dateUtc="2025-09-11T20:15:00Z">
        <w:r w:rsidR="00096BF8">
          <w:rPr>
            <w:rFonts w:ascii="Calibri" w:hAnsi="Calibri" w:cs="Calibri"/>
            <w:iCs/>
            <w:szCs w:val="22"/>
          </w:rPr>
          <w:t xml:space="preserve"> </w:t>
        </w:r>
      </w:ins>
      <w:ins w:id="3073" w:author="Nobu Masaki" w:date="2025-09-24T14:48:00Z" w16du:dateUtc="2025-09-24T21:48:00Z">
        <w:r w:rsidR="006461AD">
          <w:rPr>
            <w:rFonts w:ascii="Calibri" w:hAnsi="Calibri" w:cs="Calibri"/>
            <w:iCs/>
            <w:szCs w:val="22"/>
          </w:rPr>
          <w:t xml:space="preserve">bp </w:t>
        </w:r>
      </w:ins>
      <w:ins w:id="3074" w:author="Nobu Masaki" w:date="2025-09-11T13:15:00Z" w16du:dateUtc="2025-09-11T20:15:00Z">
        <w:r w:rsidR="00096BF8">
          <w:rPr>
            <w:rFonts w:ascii="Calibri" w:hAnsi="Calibri" w:cs="Calibri"/>
            <w:iCs/>
            <w:szCs w:val="22"/>
          </w:rPr>
          <w:t xml:space="preserve">to </w:t>
        </w:r>
      </w:ins>
      <w:ins w:id="3075" w:author="Nobu Masaki" w:date="2025-09-11T13:14:00Z" w16du:dateUtc="2025-09-11T20:14:00Z">
        <w:r w:rsidR="00096BF8">
          <w:rPr>
            <w:rFonts w:ascii="Calibri" w:hAnsi="Calibri" w:cs="Calibri"/>
            <w:iCs/>
            <w:szCs w:val="22"/>
          </w:rPr>
          <w:t>607 bp and 649</w:t>
        </w:r>
      </w:ins>
      <w:ins w:id="3076" w:author="Nobu Masaki" w:date="2025-09-11T13:15:00Z" w16du:dateUtc="2025-09-11T20:15:00Z">
        <w:r w:rsidR="00096BF8">
          <w:rPr>
            <w:rFonts w:ascii="Calibri" w:hAnsi="Calibri" w:cs="Calibri"/>
            <w:iCs/>
            <w:szCs w:val="22"/>
          </w:rPr>
          <w:t xml:space="preserve"> </w:t>
        </w:r>
      </w:ins>
      <w:ins w:id="3077" w:author="Nobu Masaki" w:date="2025-09-24T14:48:00Z" w16du:dateUtc="2025-09-24T21:48:00Z">
        <w:r w:rsidR="006461AD">
          <w:rPr>
            <w:rFonts w:ascii="Calibri" w:hAnsi="Calibri" w:cs="Calibri"/>
            <w:iCs/>
            <w:szCs w:val="22"/>
          </w:rPr>
          <w:t xml:space="preserve">bp </w:t>
        </w:r>
      </w:ins>
      <w:ins w:id="3078" w:author="Nobu Masaki" w:date="2025-09-11T13:15:00Z" w16du:dateUtc="2025-09-11T20:15:00Z">
        <w:r w:rsidR="00096BF8">
          <w:rPr>
            <w:rFonts w:ascii="Calibri" w:hAnsi="Calibri" w:cs="Calibri"/>
            <w:iCs/>
            <w:szCs w:val="22"/>
          </w:rPr>
          <w:t xml:space="preserve">to </w:t>
        </w:r>
      </w:ins>
      <w:ins w:id="3079" w:author="Nobu Masaki" w:date="2025-09-11T13:14:00Z" w16du:dateUtc="2025-09-11T20:14:00Z">
        <w:r w:rsidR="00096BF8">
          <w:rPr>
            <w:rFonts w:ascii="Calibri" w:hAnsi="Calibri" w:cs="Calibri"/>
            <w:iCs/>
            <w:szCs w:val="22"/>
          </w:rPr>
          <w:t xml:space="preserve">873 bp </w:t>
        </w:r>
      </w:ins>
      <w:ins w:id="3080" w:author="Nobu Masaki" w:date="2025-09-11T13:15:00Z" w16du:dateUtc="2025-09-11T20:15:00Z">
        <w:r w:rsidR="00096BF8">
          <w:rPr>
            <w:rFonts w:ascii="Calibri" w:hAnsi="Calibri" w:cs="Calibri"/>
            <w:iCs/>
            <w:szCs w:val="22"/>
          </w:rPr>
          <w:t xml:space="preserve">respectively. </w:t>
        </w:r>
      </w:ins>
      <w:ins w:id="3081" w:author="Nobu Masaki" w:date="2025-09-16T16:30:00Z" w16du:dateUtc="2025-09-16T23:30:00Z">
        <w:r w:rsidR="003C5FA8">
          <w:rPr>
            <w:rFonts w:ascii="Calibri" w:hAnsi="Calibri" w:cs="Calibri"/>
            <w:iCs/>
            <w:szCs w:val="22"/>
          </w:rPr>
          <w:t xml:space="preserve">We further found that if we do not truncate the mixture model above, the </w:t>
        </w:r>
      </w:ins>
      <w:ins w:id="3082" w:author="Nobu Masaki" w:date="2025-09-24T14:49:00Z" w16du:dateUtc="2025-09-24T21:49:00Z">
        <w:r w:rsidR="00CB1D3C">
          <w:rPr>
            <w:rFonts w:ascii="Calibri" w:hAnsi="Calibri" w:cs="Calibri"/>
            <w:iCs/>
            <w:szCs w:val="22"/>
          </w:rPr>
          <w:t xml:space="preserve">probability </w:t>
        </w:r>
      </w:ins>
      <w:ins w:id="3083" w:author="Nobu Masaki" w:date="2025-09-16T16:30:00Z" w16du:dateUtc="2025-09-16T23:30:00Z">
        <w:r w:rsidR="003C5FA8">
          <w:rPr>
            <w:rFonts w:ascii="Calibri" w:hAnsi="Calibri" w:cs="Calibri"/>
            <w:iCs/>
            <w:szCs w:val="22"/>
          </w:rPr>
          <w:t>mass above 1.5 kb is 0.10, which is similar to the proportion of observed tract</w:t>
        </w:r>
      </w:ins>
      <w:ins w:id="3084" w:author="Nobu Masaki" w:date="2025-09-24T14:50:00Z" w16du:dateUtc="2025-09-24T21:50:00Z">
        <w:r w:rsidR="00E8517F">
          <w:rPr>
            <w:rFonts w:ascii="Calibri" w:hAnsi="Calibri" w:cs="Calibri"/>
            <w:iCs/>
            <w:szCs w:val="22"/>
          </w:rPr>
          <w:t xml:space="preserve"> lengths</w:t>
        </w:r>
      </w:ins>
      <w:ins w:id="3085" w:author="Nobu Masaki" w:date="2025-09-16T16:30:00Z" w16du:dateUtc="2025-09-16T23:30:00Z">
        <w:r w:rsidR="003C5FA8">
          <w:rPr>
            <w:rFonts w:ascii="Calibri" w:hAnsi="Calibri" w:cs="Calibri"/>
            <w:iCs/>
            <w:szCs w:val="22"/>
          </w:rPr>
          <w:t xml:space="preserve"> that exceed 1.5 kb</w:t>
        </w:r>
      </w:ins>
      <w:ins w:id="3086" w:author="Nobu Masaki" w:date="2025-09-16T16:31:00Z" w16du:dateUtc="2025-09-16T23:31:00Z">
        <w:r w:rsidR="003C5FA8">
          <w:rPr>
            <w:rFonts w:ascii="Calibri" w:hAnsi="Calibri" w:cs="Calibri"/>
            <w:iCs/>
            <w:szCs w:val="22"/>
          </w:rPr>
          <w:t xml:space="preserve"> (0.14)</w:t>
        </w:r>
      </w:ins>
      <w:ins w:id="3087" w:author="Nobu Masaki" w:date="2025-09-16T16:30:00Z" w16du:dateUtc="2025-09-16T23:30:00Z">
        <w:r w:rsidR="003C5FA8">
          <w:rPr>
            <w:rFonts w:ascii="Calibri" w:hAnsi="Calibri" w:cs="Calibri"/>
            <w:iCs/>
            <w:szCs w:val="22"/>
          </w:rPr>
          <w:t xml:space="preserve">. </w:t>
        </w:r>
      </w:ins>
      <w:ins w:id="3088" w:author="Nobu Masaki" w:date="2025-09-11T13:27:00Z" w16du:dateUtc="2025-09-11T20:27:00Z">
        <w:r w:rsidR="003F679E">
          <w:rPr>
            <w:rFonts w:ascii="Calibri" w:hAnsi="Calibri" w:cs="Calibri"/>
            <w:iCs/>
            <w:szCs w:val="22"/>
          </w:rPr>
          <w:t>In Fi</w:t>
        </w:r>
      </w:ins>
      <w:ins w:id="3089" w:author="Nobu Masaki" w:date="2025-09-11T13:28:00Z" w16du:dateUtc="2025-09-11T20:28:00Z">
        <w:r w:rsidR="003F679E">
          <w:rPr>
            <w:rFonts w:ascii="Calibri" w:hAnsi="Calibri" w:cs="Calibri"/>
            <w:iCs/>
            <w:szCs w:val="22"/>
          </w:rPr>
          <w:t>g 4, we plot our point estimates</w:t>
        </w:r>
      </w:ins>
      <w:ins w:id="3090" w:author="Nobu Masaki" w:date="2025-09-11T13:29:00Z" w16du:dateUtc="2025-09-11T20:29:00Z">
        <w:r w:rsidR="003F679E">
          <w:rPr>
            <w:rFonts w:ascii="Calibri" w:hAnsi="Calibri" w:cs="Calibri"/>
            <w:iCs/>
            <w:szCs w:val="22"/>
          </w:rPr>
          <w:t xml:space="preserve"> and 95% confidence intervals</w:t>
        </w:r>
      </w:ins>
      <w:ins w:id="3091" w:author="Nobu Masaki" w:date="2025-09-11T13:28:00Z" w16du:dateUtc="2025-09-11T20:28:00Z">
        <w:r w:rsidR="003F679E">
          <w:rPr>
            <w:rFonts w:ascii="Calibri" w:hAnsi="Calibri" w:cs="Calibri"/>
            <w:iCs/>
            <w:szCs w:val="22"/>
          </w:rPr>
          <w:t xml:space="preserve"> for the mean of each component and the </w:t>
        </w:r>
      </w:ins>
      <w:ins w:id="3092" w:author="Nobu Masaki" w:date="2025-09-11T13:29:00Z" w16du:dateUtc="2025-09-11T20:29:00Z">
        <w:r w:rsidR="003F679E">
          <w:rPr>
            <w:rFonts w:ascii="Calibri" w:hAnsi="Calibri" w:cs="Calibri"/>
            <w:iCs/>
            <w:szCs w:val="22"/>
          </w:rPr>
          <w:t xml:space="preserve">mixing proportion of the first component under the mixture model across the three truncation settings. </w:t>
        </w:r>
      </w:ins>
    </w:p>
    <w:p w14:paraId="4C32AF72" w14:textId="46934E38" w:rsidR="003F679E" w:rsidRPr="003C510D" w:rsidRDefault="003F679E" w:rsidP="000A42A9">
      <w:pPr>
        <w:rPr>
          <w:ins w:id="3093" w:author="Nobu Masaki" w:date="2025-09-03T16:39:00Z" w16du:dateUtc="2025-09-03T23:39:00Z"/>
          <w:rFonts w:ascii="Calibri" w:hAnsi="Calibri" w:cs="Calibri"/>
          <w:iCs/>
          <w:szCs w:val="22"/>
          <w:rPrChange w:id="3094" w:author="Nobu Masaki" w:date="2025-09-03T16:39:00Z" w16du:dateUtc="2025-09-03T23:39:00Z">
            <w:rPr>
              <w:ins w:id="3095" w:author="Nobu Masaki" w:date="2025-09-03T16:39:00Z" w16du:dateUtc="2025-09-03T23:39:00Z"/>
            </w:rPr>
          </w:rPrChange>
        </w:rPr>
      </w:pPr>
      <w:ins w:id="3096" w:author="Nobu Masaki" w:date="2025-09-11T13:30:00Z" w16du:dateUtc="2025-09-11T20:30:00Z">
        <w:r>
          <w:rPr>
            <w:rFonts w:ascii="Calibri" w:hAnsi="Calibri" w:cs="Calibri"/>
            <w:iCs/>
            <w:noProof/>
            <w:szCs w:val="22"/>
          </w:rPr>
          <w:lastRenderedPageBreak/>
          <w:drawing>
            <wp:inline distT="0" distB="0" distL="0" distR="0" wp14:anchorId="1C2C85CD" wp14:editId="34B9EB28">
              <wp:extent cx="5943600" cy="3714750"/>
              <wp:effectExtent l="0" t="0" r="0" b="6350"/>
              <wp:docPr id="1804183203"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83203" name="Picture 1" descr="A graph of a number of objec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ins>
    </w:p>
    <w:p w14:paraId="436A7917" w14:textId="4E67F322" w:rsidR="003F679E" w:rsidRPr="005D002D" w:rsidRDefault="003F679E" w:rsidP="00120A6F">
      <w:pPr>
        <w:rPr>
          <w:ins w:id="3097" w:author="Nobu Masaki" w:date="2025-09-11T13:30:00Z" w16du:dateUtc="2025-09-11T20:30:00Z"/>
          <w:rFonts w:ascii="Calibri" w:hAnsi="Calibri" w:cs="Calibri"/>
          <w:iCs/>
          <w:szCs w:val="22"/>
          <w:rPrChange w:id="3098" w:author="Nobu Masaki" w:date="2025-09-11T13:57:00Z" w16du:dateUtc="2025-09-11T20:57:00Z">
            <w:rPr>
              <w:ins w:id="3099" w:author="Nobu Masaki" w:date="2025-09-11T13:30:00Z" w16du:dateUtc="2025-09-11T20:30:00Z"/>
            </w:rPr>
          </w:rPrChange>
        </w:rPr>
      </w:pPr>
      <w:ins w:id="3100" w:author="Nobu Masaki" w:date="2025-09-11T13:30:00Z" w16du:dateUtc="2025-09-11T20:30:00Z">
        <w:r w:rsidRPr="00C10536">
          <w:rPr>
            <w:rFonts w:ascii="Calibri" w:hAnsi="Calibri" w:cs="Calibri"/>
            <w:b/>
            <w:bCs/>
            <w:szCs w:val="22"/>
          </w:rPr>
          <w:t xml:space="preserve">Fig </w:t>
        </w:r>
        <w:r>
          <w:rPr>
            <w:rFonts w:ascii="Calibri" w:hAnsi="Calibri" w:cs="Calibri"/>
            <w:b/>
            <w:bCs/>
            <w:szCs w:val="22"/>
          </w:rPr>
          <w:t>4</w:t>
        </w:r>
        <w:r w:rsidRPr="00C10536">
          <w:rPr>
            <w:rFonts w:ascii="Calibri" w:hAnsi="Calibri" w:cs="Calibri"/>
            <w:b/>
            <w:bCs/>
            <w:szCs w:val="22"/>
          </w:rPr>
          <w:t>.</w:t>
        </w:r>
        <w:r w:rsidRPr="00C10536">
          <w:rPr>
            <w:rFonts w:ascii="Calibri" w:hAnsi="Calibri" w:cs="Calibri"/>
            <w:b/>
            <w:bCs/>
            <w:iCs/>
            <w:szCs w:val="22"/>
          </w:rPr>
          <w:t xml:space="preserve"> </w:t>
        </w:r>
      </w:ins>
      <w:ins w:id="3101" w:author="Nobu Masaki" w:date="2025-09-11T13:56:00Z" w16du:dateUtc="2025-09-11T20:56:00Z">
        <w:r w:rsidR="005D002D">
          <w:rPr>
            <w:rFonts w:ascii="Calibri" w:hAnsi="Calibri" w:cs="Calibri"/>
            <w:b/>
            <w:bCs/>
            <w:iCs/>
            <w:szCs w:val="22"/>
          </w:rPr>
          <w:t>Parameter estimates und</w:t>
        </w:r>
      </w:ins>
      <w:ins w:id="3102" w:author="Nobu Masaki" w:date="2025-09-11T13:57:00Z" w16du:dateUtc="2025-09-11T20:57:00Z">
        <w:r w:rsidR="005D002D">
          <w:rPr>
            <w:rFonts w:ascii="Calibri" w:hAnsi="Calibri" w:cs="Calibri"/>
            <w:b/>
            <w:bCs/>
            <w:iCs/>
            <w:szCs w:val="22"/>
          </w:rPr>
          <w:t xml:space="preserve">er the mixture model across different truncation settings. </w:t>
        </w:r>
      </w:ins>
      <w:ins w:id="3103" w:author="Nobu Masaki" w:date="2025-09-11T14:03:00Z">
        <w:r w:rsidR="005D002D" w:rsidRPr="005D002D">
          <w:rPr>
            <w:rFonts w:ascii="Calibri" w:hAnsi="Calibri" w:cs="Calibri"/>
            <w:iCs/>
            <w:szCs w:val="22"/>
          </w:rPr>
          <w:t xml:space="preserve">For truncation boundaries of 1.5 kb, 2 kb, and 3 kb, we refit the truncated mixture model (excluding observed tracts </w:t>
        </w:r>
      </w:ins>
      <w:ins w:id="3104" w:author="Nobu Masaki" w:date="2025-09-11T14:03:00Z" w16du:dateUtc="2025-09-11T21:03:00Z">
        <w:r w:rsidR="005D002D">
          <w:rPr>
            <w:rFonts w:ascii="Calibri" w:hAnsi="Calibri" w:cs="Calibri"/>
            <w:iCs/>
            <w:szCs w:val="22"/>
          </w:rPr>
          <w:t>exceeding the</w:t>
        </w:r>
      </w:ins>
      <w:ins w:id="3105" w:author="Nobu Masaki" w:date="2025-09-11T14:03:00Z">
        <w:r w:rsidR="005D002D" w:rsidRPr="005D002D">
          <w:rPr>
            <w:rFonts w:ascii="Calibri" w:hAnsi="Calibri" w:cs="Calibri"/>
            <w:iCs/>
            <w:szCs w:val="22"/>
          </w:rPr>
          <w:t xml:space="preserve"> bound) and plot estimates with 95% confidence intervals for the mean length of component 1 (</w:t>
        </w:r>
      </w:ins>
      <m:oMath>
        <m:sSub>
          <m:sSubPr>
            <m:ctrlPr>
              <w:ins w:id="3106" w:author="Nobu Masaki" w:date="2025-09-11T14:04:00Z" w16du:dateUtc="2025-09-11T21:04:00Z">
                <w:rPr>
                  <w:rFonts w:ascii="Cambria Math" w:hAnsi="Cambria Math" w:cs="Calibri"/>
                  <w:i/>
                  <w:iCs/>
                  <w:szCs w:val="22"/>
                </w:rPr>
              </w:ins>
            </m:ctrlPr>
          </m:sSubPr>
          <m:e>
            <m:r>
              <w:ins w:id="3107" w:author="Nobu Masaki" w:date="2025-09-11T14:04:00Z" w16du:dateUtc="2025-09-11T21:04:00Z">
                <w:rPr>
                  <w:rFonts w:ascii="Cambria Math" w:hAnsi="Cambria Math" w:cs="Calibri"/>
                  <w:szCs w:val="22"/>
                </w:rPr>
                <m:t>ϕ</m:t>
              </w:ins>
            </m:r>
          </m:e>
          <m:sub>
            <m:r>
              <w:ins w:id="3108" w:author="Nobu Masaki" w:date="2025-09-11T14:04:00Z" w16du:dateUtc="2025-09-11T21:04:00Z">
                <w:rPr>
                  <w:rFonts w:ascii="Cambria Math" w:hAnsi="Cambria Math" w:cs="Calibri"/>
                  <w:szCs w:val="22"/>
                </w:rPr>
                <m:t>1</m:t>
              </w:ins>
            </m:r>
          </m:sub>
        </m:sSub>
      </m:oMath>
      <w:ins w:id="3109" w:author="Nobu Masaki" w:date="2025-09-11T14:03:00Z">
        <w:r w:rsidR="005D002D" w:rsidRPr="005D002D">
          <w:rPr>
            <w:rFonts w:ascii="Calibri" w:hAnsi="Calibri" w:cs="Calibri"/>
            <w:iCs/>
            <w:szCs w:val="22"/>
          </w:rPr>
          <w:t>), component 2 (</w:t>
        </w:r>
      </w:ins>
      <m:oMath>
        <m:sSub>
          <m:sSubPr>
            <m:ctrlPr>
              <w:ins w:id="3110" w:author="Nobu Masaki" w:date="2025-09-11T14:04:00Z" w16du:dateUtc="2025-09-11T21:04:00Z">
                <w:rPr>
                  <w:rFonts w:ascii="Cambria Math" w:hAnsi="Cambria Math" w:cs="Calibri"/>
                  <w:i/>
                  <w:iCs/>
                  <w:szCs w:val="22"/>
                </w:rPr>
              </w:ins>
            </m:ctrlPr>
          </m:sSubPr>
          <m:e>
            <m:r>
              <w:ins w:id="3111" w:author="Nobu Masaki" w:date="2025-09-11T14:04:00Z" w16du:dateUtc="2025-09-11T21:04:00Z">
                <w:rPr>
                  <w:rFonts w:ascii="Cambria Math" w:hAnsi="Cambria Math" w:cs="Calibri"/>
                  <w:szCs w:val="22"/>
                </w:rPr>
                <m:t>ϕ</m:t>
              </w:ins>
            </m:r>
          </m:e>
          <m:sub>
            <m:r>
              <w:ins w:id="3112" w:author="Nobu Masaki" w:date="2025-09-11T14:04:00Z" w16du:dateUtc="2025-09-11T21:04:00Z">
                <w:rPr>
                  <w:rFonts w:ascii="Cambria Math" w:hAnsi="Cambria Math" w:cs="Calibri"/>
                  <w:szCs w:val="22"/>
                </w:rPr>
                <m:t>2</m:t>
              </w:ins>
            </m:r>
          </m:sub>
        </m:sSub>
      </m:oMath>
      <w:ins w:id="3113" w:author="Nobu Masaki" w:date="2025-09-11T14:03:00Z">
        <w:r w:rsidR="005D002D" w:rsidRPr="005D002D">
          <w:rPr>
            <w:rFonts w:ascii="Calibri" w:hAnsi="Calibri" w:cs="Calibri"/>
            <w:iCs/>
            <w:szCs w:val="22"/>
          </w:rPr>
          <w:t>), the mixing proportion of component 1 (</w:t>
        </w:r>
      </w:ins>
      <m:oMath>
        <m:sSub>
          <m:sSubPr>
            <m:ctrlPr>
              <w:ins w:id="3114" w:author="Nobu Masaki" w:date="2025-09-11T14:04:00Z" w16du:dateUtc="2025-09-11T21:04:00Z">
                <w:rPr>
                  <w:rFonts w:ascii="Cambria Math" w:hAnsi="Cambria Math" w:cs="Calibri"/>
                  <w:i/>
                  <w:iCs/>
                  <w:szCs w:val="22"/>
                </w:rPr>
              </w:ins>
            </m:ctrlPr>
          </m:sSubPr>
          <m:e>
            <m:r>
              <w:ins w:id="3115" w:author="Nobu Masaki" w:date="2025-09-11T14:04:00Z" w16du:dateUtc="2025-09-11T21:04:00Z">
                <w:rPr>
                  <w:rFonts w:ascii="Cambria Math" w:hAnsi="Cambria Math" w:cs="Calibri"/>
                  <w:szCs w:val="22"/>
                </w:rPr>
                <m:t>w</m:t>
              </w:ins>
            </m:r>
          </m:e>
          <m:sub>
            <m:r>
              <w:ins w:id="3116" w:author="Nobu Masaki" w:date="2025-09-11T14:04:00Z" w16du:dateUtc="2025-09-11T21:04:00Z">
                <w:rPr>
                  <w:rFonts w:ascii="Cambria Math" w:hAnsi="Cambria Math" w:cs="Calibri"/>
                  <w:szCs w:val="22"/>
                </w:rPr>
                <m:t>1</m:t>
              </w:ins>
            </m:r>
          </m:sub>
        </m:sSub>
      </m:oMath>
      <w:ins w:id="3117" w:author="Nobu Masaki" w:date="2025-09-11T14:03:00Z">
        <w:r w:rsidR="005D002D" w:rsidRPr="005D002D">
          <w:rPr>
            <w:rFonts w:ascii="Calibri" w:hAnsi="Calibri" w:cs="Calibri"/>
            <w:iCs/>
            <w:szCs w:val="22"/>
          </w:rPr>
          <w:t>)</w:t>
        </w:r>
      </w:ins>
      <w:ins w:id="3118" w:author="Nobu Masaki" w:date="2025-09-11T14:04:00Z" w16du:dateUtc="2025-09-11T21:04:00Z">
        <w:r w:rsidR="00F748A9">
          <w:rPr>
            <w:rFonts w:ascii="Calibri" w:hAnsi="Calibri" w:cs="Calibri"/>
            <w:iCs/>
            <w:szCs w:val="22"/>
          </w:rPr>
          <w:t xml:space="preserve">, and the overall mean. </w:t>
        </w:r>
      </w:ins>
    </w:p>
    <w:p w14:paraId="17C6022F" w14:textId="477DCF96" w:rsidR="001240A3" w:rsidRPr="00C10536" w:rsidRDefault="00DE248F" w:rsidP="00120A6F">
      <w:r w:rsidRPr="00C10536">
        <w:t xml:space="preserve">For the stratified analysis, we </w:t>
      </w:r>
      <w:r w:rsidR="00DA7236" w:rsidRPr="00C10536">
        <w:t>calculated the</w:t>
      </w:r>
      <w:r w:rsidR="0090344B" w:rsidRPr="00C10536">
        <w:t xml:space="preserve"> genome-wide average </w:t>
      </w:r>
      <w:r w:rsidR="009D7CA7" w:rsidRPr="00C10536">
        <w:t xml:space="preserve">crossover </w:t>
      </w:r>
      <w:r w:rsidR="0090344B" w:rsidRPr="00C10536">
        <w:t xml:space="preserve">rate </w:t>
      </w:r>
      <w:r w:rsidR="00DA7236" w:rsidRPr="00C10536">
        <w:t>to be</w:t>
      </w:r>
      <w:r w:rsidR="0090344B" w:rsidRPr="00C10536">
        <w:t xml:space="preserve"> 1.23 cM/Mb. </w:t>
      </w:r>
      <w:r w:rsidR="00491364" w:rsidRPr="00C10536">
        <w:t>We classif</w:t>
      </w:r>
      <w:r w:rsidR="00C61A15" w:rsidRPr="00C10536">
        <w:t>y</w:t>
      </w:r>
      <w:r w:rsidR="00491364" w:rsidRPr="00C10536">
        <w:t xml:space="preserve"> any regions exceeding ten times this rate as a </w:t>
      </w:r>
      <w:r w:rsidR="009D7CA7" w:rsidRPr="00C10536">
        <w:t xml:space="preserve">crossover </w:t>
      </w:r>
      <w:r w:rsidR="00491364" w:rsidRPr="00C10536">
        <w:t>hotspot.</w:t>
      </w:r>
      <w:r w:rsidR="00E3168B" w:rsidRPr="00C10536">
        <w:t xml:space="preserve"> </w:t>
      </w:r>
      <w:r w:rsidR="00D36128" w:rsidRPr="00C10536">
        <w:t xml:space="preserve">Of the 876,584 tracts detected from the UK Biobank sequence data, </w:t>
      </w:r>
      <w:r w:rsidR="009D7CA7" w:rsidRPr="00C10536">
        <w:t xml:space="preserve">the midpoints of </w:t>
      </w:r>
      <w:r w:rsidR="006974E6" w:rsidRPr="00C10536">
        <w:t>290,766</w:t>
      </w:r>
      <w:r w:rsidR="00030942" w:rsidRPr="00C10536">
        <w:t xml:space="preserve"> </w:t>
      </w:r>
      <w:r w:rsidR="008D18C4" w:rsidRPr="00C10536">
        <w:t>(3</w:t>
      </w:r>
      <w:r w:rsidR="006974E6" w:rsidRPr="00C10536">
        <w:t>3</w:t>
      </w:r>
      <w:r w:rsidR="008D18C4" w:rsidRPr="00C10536">
        <w:t>.</w:t>
      </w:r>
      <w:r w:rsidR="006974E6" w:rsidRPr="00C10536">
        <w:t>2</w:t>
      </w:r>
      <w:r w:rsidR="008D18C4" w:rsidRPr="00C10536">
        <w:t xml:space="preserve">%) </w:t>
      </w:r>
      <w:r w:rsidR="009D7CA7" w:rsidRPr="00C10536">
        <w:t xml:space="preserve">were contained </w:t>
      </w:r>
      <w:r w:rsidR="00030942" w:rsidRPr="00C10536">
        <w:t>with</w:t>
      </w:r>
      <w:r w:rsidR="009D7CA7" w:rsidRPr="00C10536">
        <w:t>in</w:t>
      </w:r>
      <w:r w:rsidR="00030942" w:rsidRPr="00C10536">
        <w:t xml:space="preserve"> a </w:t>
      </w:r>
      <w:r w:rsidR="009D7CA7" w:rsidRPr="00C10536">
        <w:t xml:space="preserve">crossover </w:t>
      </w:r>
      <w:r w:rsidR="00030942" w:rsidRPr="00C10536">
        <w:t>hotspot.</w:t>
      </w:r>
      <w:r w:rsidR="00291B69" w:rsidRPr="00C10536">
        <w:t xml:space="preserve"> </w:t>
      </w:r>
      <w:r w:rsidR="00E3168B" w:rsidRPr="00C10536">
        <w:t xml:space="preserve">For both </w:t>
      </w:r>
      <w:r w:rsidR="00F224A7" w:rsidRPr="00C10536">
        <w:t xml:space="preserve">tract sets, </w:t>
      </w:r>
      <w:r w:rsidR="001D2ED8" w:rsidRPr="00C10536">
        <w:t>the set of tracts</w:t>
      </w:r>
      <w:r w:rsidR="00E3168B" w:rsidRPr="00C10536">
        <w:t xml:space="preserve"> </w:t>
      </w:r>
      <w:r w:rsidR="009D7CA7" w:rsidRPr="00C10536">
        <w:t>with midpoint in</w:t>
      </w:r>
      <w:r w:rsidR="00DF51BB" w:rsidRPr="00C10536">
        <w:t xml:space="preserve"> a </w:t>
      </w:r>
      <w:r w:rsidR="00DB04A4" w:rsidRPr="00C10536">
        <w:t xml:space="preserve">crossover </w:t>
      </w:r>
      <w:r w:rsidR="00DF51BB" w:rsidRPr="00C10536">
        <w:t>hotspot</w:t>
      </w:r>
      <w:r w:rsidR="00F6668C" w:rsidRPr="00C10536">
        <w:t xml:space="preserve"> and </w:t>
      </w:r>
      <w:r w:rsidR="00F90F71" w:rsidRPr="00C10536">
        <w:t>the remaining tracts</w:t>
      </w:r>
      <w:r w:rsidR="00DF51BB" w:rsidRPr="00C10536">
        <w:t xml:space="preserve">, </w:t>
      </w:r>
      <w:r w:rsidR="006518C8" w:rsidRPr="00C10536">
        <w:t xml:space="preserve">the lowest </w:t>
      </w:r>
      <w:del w:id="3119" w:author="Nobu Masaki" w:date="2025-09-11T16:42:00Z" w16du:dateUtc="2025-09-11T23:42:00Z">
        <w:r w:rsidR="006518C8" w:rsidRPr="00C10536" w:rsidDel="00977A48">
          <w:delText xml:space="preserve">AIC </w:delText>
        </w:r>
      </w:del>
      <w:ins w:id="3120" w:author="Nobu Masaki" w:date="2025-09-11T16:42:00Z" w16du:dateUtc="2025-09-11T23:42:00Z">
        <w:r w:rsidR="00977A48">
          <w:t>BIC</w:t>
        </w:r>
        <w:r w:rsidR="00977A48" w:rsidRPr="00C10536">
          <w:t xml:space="preserve"> </w:t>
        </w:r>
      </w:ins>
      <w:r w:rsidR="006518C8" w:rsidRPr="00C10536">
        <w:t>was obtained under the mixture setting</w:t>
      </w:r>
      <w:r w:rsidR="00291B69" w:rsidRPr="00C10536">
        <w:t xml:space="preserve">, so we report our results from </w:t>
      </w:r>
      <w:r w:rsidR="004B6ECA" w:rsidRPr="00C10536">
        <w:t>assuming that gene conversion tract lengths are drawn from the mixture distribution.</w:t>
      </w:r>
    </w:p>
    <w:p w14:paraId="33110DD7" w14:textId="6671DA4A" w:rsidR="001240A3" w:rsidRPr="00C10536" w:rsidRDefault="00C43BC8" w:rsidP="00120A6F">
      <w:r w:rsidRPr="00C10536">
        <w:t xml:space="preserve">For </w:t>
      </w:r>
      <w:r w:rsidR="00B277ED" w:rsidRPr="00C10536">
        <w:t xml:space="preserve">detected tracts </w:t>
      </w:r>
      <w:r w:rsidR="00DB04A4" w:rsidRPr="00C10536">
        <w:t xml:space="preserve">with midpoint located within </w:t>
      </w:r>
      <w:r w:rsidR="00B277ED" w:rsidRPr="00C10536">
        <w:t xml:space="preserve">a </w:t>
      </w:r>
      <w:r w:rsidR="00DB04A4" w:rsidRPr="00C10536">
        <w:t xml:space="preserve">crossover </w:t>
      </w:r>
      <w:r w:rsidR="00B277ED" w:rsidRPr="00C10536">
        <w:t xml:space="preserve">hotspot, </w:t>
      </w:r>
      <w:r w:rsidR="003F4DDB" w:rsidRPr="00C10536">
        <w:t>w</w:t>
      </w:r>
      <w:r w:rsidR="00B277ED" w:rsidRPr="00C10536">
        <w:t xml:space="preserve">e estimate the mean of the first and second components to be </w:t>
      </w:r>
      <w:r w:rsidR="003767E2" w:rsidRPr="00C10536">
        <w:t>579.8</w:t>
      </w:r>
      <w:r w:rsidR="00B277ED" w:rsidRPr="00C10536">
        <w:t xml:space="preserve"> </w:t>
      </w:r>
      <w:r w:rsidR="00E004F4" w:rsidRPr="00C10536">
        <w:t xml:space="preserve">bp </w:t>
      </w:r>
      <w:r w:rsidR="00B277ED" w:rsidRPr="00C10536">
        <w:t>(95% CI: [</w:t>
      </w:r>
      <w:r w:rsidR="003767E2" w:rsidRPr="00C10536">
        <w:t>574.8</w:t>
      </w:r>
      <w:r w:rsidR="00B277ED" w:rsidRPr="00C10536">
        <w:t xml:space="preserve">, </w:t>
      </w:r>
      <w:r w:rsidR="003767E2" w:rsidRPr="00C10536">
        <w:t>585.5</w:t>
      </w:r>
      <w:r w:rsidR="00B277ED" w:rsidRPr="00C10536">
        <w:t>]) and 2</w:t>
      </w:r>
      <w:r w:rsidR="003767E2" w:rsidRPr="00C10536">
        <w:t>0</w:t>
      </w:r>
      <w:r w:rsidR="00B277ED" w:rsidRPr="00C10536">
        <w:t>.</w:t>
      </w:r>
      <w:r w:rsidR="003767E2" w:rsidRPr="00C10536">
        <w:t>3</w:t>
      </w:r>
      <w:r w:rsidR="00B277ED" w:rsidRPr="00C10536">
        <w:t xml:space="preserve"> </w:t>
      </w:r>
      <w:r w:rsidR="00E004F4" w:rsidRPr="00C10536">
        <w:t xml:space="preserve">bp </w:t>
      </w:r>
      <w:r w:rsidR="00B277ED" w:rsidRPr="00C10536">
        <w:t>(95% CI: [</w:t>
      </w:r>
      <w:r w:rsidR="003767E2" w:rsidRPr="00C10536">
        <w:t>19</w:t>
      </w:r>
      <w:r w:rsidR="00A058C9" w:rsidRPr="00C10536">
        <w:t>.7</w:t>
      </w:r>
      <w:r w:rsidR="00B277ED" w:rsidRPr="00C10536">
        <w:t xml:space="preserve">, </w:t>
      </w:r>
      <w:r w:rsidR="00A058C9" w:rsidRPr="00C10536">
        <w:t>21.</w:t>
      </w:r>
      <w:r w:rsidR="003767E2" w:rsidRPr="00C10536">
        <w:t>1</w:t>
      </w:r>
      <w:r w:rsidR="00B277ED" w:rsidRPr="00C10536">
        <w:t xml:space="preserve">]) </w:t>
      </w:r>
      <w:r w:rsidR="00B277ED" w:rsidRPr="00C10536">
        <w:lastRenderedPageBreak/>
        <w:t>respectively.</w:t>
      </w:r>
      <w:r w:rsidR="003F4DDB" w:rsidRPr="00C10536">
        <w:t xml:space="preserve"> We </w:t>
      </w:r>
      <w:r w:rsidR="00FE0EB4" w:rsidRPr="00C10536">
        <w:t xml:space="preserve">further </w:t>
      </w:r>
      <w:r w:rsidR="003F4DDB" w:rsidRPr="00C10536">
        <w:t>estimate the mixing proportion for the first component to be 0.009</w:t>
      </w:r>
      <w:r w:rsidR="003767E2" w:rsidRPr="00C10536">
        <w:t>5</w:t>
      </w:r>
      <w:r w:rsidR="003F4DDB" w:rsidRPr="00C10536">
        <w:t xml:space="preserve"> (95% CI: [0.009</w:t>
      </w:r>
      <w:r w:rsidR="003767E2" w:rsidRPr="00C10536">
        <w:t>25</w:t>
      </w:r>
      <w:r w:rsidR="003F4DDB" w:rsidRPr="00C10536">
        <w:t xml:space="preserve">, 0.01]). </w:t>
      </w:r>
      <w:r w:rsidR="00B277ED" w:rsidRPr="00C10536">
        <w:t>We estimate the overall mean to be 2</w:t>
      </w:r>
      <w:r w:rsidR="003767E2" w:rsidRPr="00C10536">
        <w:t>5.6</w:t>
      </w:r>
      <w:r w:rsidR="00B277ED" w:rsidRPr="00C10536">
        <w:t xml:space="preserve"> </w:t>
      </w:r>
      <w:r w:rsidR="00C52CD7" w:rsidRPr="00C10536">
        <w:t>bp</w:t>
      </w:r>
      <w:r w:rsidR="00753DDD" w:rsidRPr="00C10536">
        <w:t xml:space="preserve"> </w:t>
      </w:r>
      <w:r w:rsidR="00B277ED" w:rsidRPr="00C10536">
        <w:t>(95% CI: [</w:t>
      </w:r>
      <w:r w:rsidR="00A058C9" w:rsidRPr="00C10536">
        <w:t>2</w:t>
      </w:r>
      <w:r w:rsidR="003767E2" w:rsidRPr="00C10536">
        <w:t>4</w:t>
      </w:r>
      <w:r w:rsidR="00A058C9" w:rsidRPr="00C10536">
        <w:t>.</w:t>
      </w:r>
      <w:r w:rsidR="003767E2" w:rsidRPr="00C10536">
        <w:t>9</w:t>
      </w:r>
      <w:r w:rsidR="00B277ED" w:rsidRPr="00C10536">
        <w:t xml:space="preserve">, </w:t>
      </w:r>
      <w:r w:rsidR="00A058C9" w:rsidRPr="00C10536">
        <w:t>2</w:t>
      </w:r>
      <w:r w:rsidR="003767E2" w:rsidRPr="00C10536">
        <w:t>6</w:t>
      </w:r>
      <w:r w:rsidR="00A058C9" w:rsidRPr="00C10536">
        <w:t>.</w:t>
      </w:r>
      <w:r w:rsidR="003767E2" w:rsidRPr="00C10536">
        <w:t>7</w:t>
      </w:r>
      <w:r w:rsidR="00B277ED" w:rsidRPr="00C10536">
        <w:t xml:space="preserve">]).  </w:t>
      </w:r>
    </w:p>
    <w:p w14:paraId="3785E103" w14:textId="4EAEDCE4" w:rsidR="00DE248F" w:rsidRPr="00C10536" w:rsidRDefault="00EB41AD" w:rsidP="00120A6F">
      <w:r w:rsidRPr="00C10536">
        <w:t xml:space="preserve">For detected tracts </w:t>
      </w:r>
      <w:r w:rsidR="00DB04A4" w:rsidRPr="00C10536">
        <w:t xml:space="preserve">with midpoint </w:t>
      </w:r>
      <w:r w:rsidR="006B1745" w:rsidRPr="00C10536">
        <w:t xml:space="preserve">not </w:t>
      </w:r>
      <w:r w:rsidR="00DB04A4" w:rsidRPr="00C10536">
        <w:t xml:space="preserve">located within </w:t>
      </w:r>
      <w:r w:rsidRPr="00C10536">
        <w:t xml:space="preserve">a </w:t>
      </w:r>
      <w:r w:rsidR="00DB04A4" w:rsidRPr="00C10536">
        <w:t xml:space="preserve">crossover </w:t>
      </w:r>
      <w:r w:rsidRPr="00C10536">
        <w:t xml:space="preserve">hotspot, </w:t>
      </w:r>
      <w:r w:rsidR="00B63A04" w:rsidRPr="00C10536">
        <w:t>w</w:t>
      </w:r>
      <w:r w:rsidRPr="00C10536">
        <w:t xml:space="preserve">e estimate the mean of the first and second components to be </w:t>
      </w:r>
      <w:r w:rsidR="003767E2" w:rsidRPr="00C10536">
        <w:t>813.9</w:t>
      </w:r>
      <w:r w:rsidR="0019038D" w:rsidRPr="00C10536">
        <w:t xml:space="preserve"> bp</w:t>
      </w:r>
      <w:r w:rsidRPr="00C10536">
        <w:t xml:space="preserve"> (95% CI: [</w:t>
      </w:r>
      <w:r w:rsidR="003767E2" w:rsidRPr="00C10536">
        <w:t>807.7</w:t>
      </w:r>
      <w:r w:rsidRPr="00C10536">
        <w:t xml:space="preserve">, </w:t>
      </w:r>
      <w:r w:rsidR="003767E2" w:rsidRPr="00C10536">
        <w:t>819</w:t>
      </w:r>
      <w:r w:rsidR="00A058C9" w:rsidRPr="00C10536">
        <w:t>.</w:t>
      </w:r>
      <w:r w:rsidR="003767E2" w:rsidRPr="00C10536">
        <w:t>3</w:t>
      </w:r>
      <w:r w:rsidRPr="00C10536">
        <w:t xml:space="preserve">]) and </w:t>
      </w:r>
      <w:r w:rsidR="004B3198" w:rsidRPr="00C10536">
        <w:t>15</w:t>
      </w:r>
      <w:r w:rsidR="007E0317" w:rsidRPr="00C10536">
        <w:t>.</w:t>
      </w:r>
      <w:r w:rsidR="003767E2" w:rsidRPr="00C10536">
        <w:t>5</w:t>
      </w:r>
      <w:r w:rsidRPr="00C10536">
        <w:t xml:space="preserve"> </w:t>
      </w:r>
      <w:r w:rsidR="0019038D" w:rsidRPr="00C10536">
        <w:t xml:space="preserve">bp </w:t>
      </w:r>
      <w:r w:rsidRPr="00C10536">
        <w:t>(95% CI: [</w:t>
      </w:r>
      <w:r w:rsidR="00A058C9" w:rsidRPr="00C10536">
        <w:t>14.9</w:t>
      </w:r>
      <w:r w:rsidRPr="00C10536">
        <w:t xml:space="preserve">, </w:t>
      </w:r>
      <w:r w:rsidR="00A058C9" w:rsidRPr="00C10536">
        <w:t>15.</w:t>
      </w:r>
      <w:r w:rsidR="003767E2" w:rsidRPr="00C10536">
        <w:t>6</w:t>
      </w:r>
      <w:r w:rsidRPr="00C10536">
        <w:t xml:space="preserve">]) respectively. </w:t>
      </w:r>
      <w:r w:rsidR="00B63A04" w:rsidRPr="00C10536">
        <w:t xml:space="preserve">We </w:t>
      </w:r>
      <w:r w:rsidR="00FE0EB4" w:rsidRPr="00C10536">
        <w:t xml:space="preserve">further </w:t>
      </w:r>
      <w:r w:rsidR="00B63A04" w:rsidRPr="00C10536">
        <w:t>estimate the mixing proportion for the first component to be 0.00</w:t>
      </w:r>
      <w:r w:rsidR="003767E2" w:rsidRPr="00C10536">
        <w:t>4</w:t>
      </w:r>
      <w:r w:rsidR="00B63A04" w:rsidRPr="00C10536">
        <w:t xml:space="preserve"> (95% CI: [0.00375, 0.004]). </w:t>
      </w:r>
      <w:r w:rsidRPr="00C10536">
        <w:t xml:space="preserve">We estimate the overall mean to be </w:t>
      </w:r>
      <w:r w:rsidR="007E0317" w:rsidRPr="00C10536">
        <w:t>1</w:t>
      </w:r>
      <w:r w:rsidR="003767E2" w:rsidRPr="00C10536">
        <w:t>8.7</w:t>
      </w:r>
      <w:r w:rsidR="007E0317" w:rsidRPr="00C10536">
        <w:t xml:space="preserve"> </w:t>
      </w:r>
      <w:r w:rsidR="000A10C1" w:rsidRPr="00C10536">
        <w:t xml:space="preserve">bp </w:t>
      </w:r>
      <w:r w:rsidRPr="00C10536">
        <w:t>(95% CI: [</w:t>
      </w:r>
      <w:r w:rsidR="00A058C9" w:rsidRPr="00C10536">
        <w:t>17.</w:t>
      </w:r>
      <w:r w:rsidR="003767E2" w:rsidRPr="00C10536">
        <w:t>9</w:t>
      </w:r>
      <w:r w:rsidRPr="00C10536">
        <w:t xml:space="preserve">, </w:t>
      </w:r>
      <w:r w:rsidR="00A058C9" w:rsidRPr="00C10536">
        <w:t>18.</w:t>
      </w:r>
      <w:r w:rsidR="003767E2" w:rsidRPr="00C10536">
        <w:t>8</w:t>
      </w:r>
      <w:r w:rsidRPr="00C10536">
        <w:t xml:space="preserve">]).  </w:t>
      </w:r>
    </w:p>
    <w:p w14:paraId="70CD9885" w14:textId="77777777" w:rsidR="00120A6F" w:rsidRPr="00C10536" w:rsidRDefault="00120A6F" w:rsidP="00120A6F">
      <w:pPr>
        <w:pStyle w:val="Heading1"/>
      </w:pPr>
      <w:r w:rsidRPr="00C10536">
        <w:t>Discussion</w:t>
      </w:r>
    </w:p>
    <w:p w14:paraId="1A611B6F" w14:textId="1DB650D0" w:rsidR="00120A6F" w:rsidRPr="00C10536" w:rsidRDefault="00120A6F" w:rsidP="00120A6F">
      <w:r w:rsidRPr="00C10536">
        <w:t>Previous studies have tried to measure gene conversion tract lengths in humans by detecting allele conversions from pedigree and sperm-typing data</w:t>
      </w:r>
      <w:r w:rsidR="00070301" w:rsidRPr="00C10536">
        <w:t xml:space="preserve"> </w:t>
      </w:r>
      <w:r w:rsidR="002F771B" w:rsidRPr="00C10536">
        <w:fldChar w:fldCharType="begin"/>
      </w:r>
      <w:r w:rsidR="00D61323" w:rsidRPr="00C10536">
        <w:instrText xml:space="preserve"> ADDIN ZOTERO_ITEM CSL_CITATION {"citationID":"7jIdOl1v","properties":{"formattedCitation":"[1,3\\uc0\\u8211{}5]","plainCitation":"[1,3–5]","noteIndex":0},"citationItems":[{"id":31,"uris":["http://zotero.org/users/14121098/items/8EY9L72F"],"itemData":{"id":31,"type":"article-journal","abstract":"Although the past decade has seen tremendous progress in our understanding of fine-scale recombination, little is known about non-crossover (NCO) gene conversion. We report the first genome-wide study of NCO events in humans. Using SNP array data from 98 meioses, we identified 103 sites affected by NCO, of which 50/52 were confirmed in sequence data. Overlap with double strand break (DSB) hotspots indicates that most of the events are likely of meiotic origin. We estimate that a site is involved in a NCO at a rate of 5.9 × 10−6/bp/generation, consistent with sperm-typing studies, and infer that tract lengths span at least an order of magnitude. Observed NCO events show strong allelic bias at heterozygous AT/GC SNPs, with 68% (58–78%) transmitting GC alleles (p = 5 × 10−4). Strikingly, in 4 of 15 regions with resequencing data, multiple disjoint NCO tracts cluster in close proximity (</w:instrText>
      </w:r>
      <w:r w:rsidR="00D61323" w:rsidRPr="00C10536">
        <w:rPr>
          <w:rFonts w:ascii="Cambria Math" w:hAnsi="Cambria Math" w:cs="Cambria Math"/>
        </w:rPr>
        <w:instrText>∼</w:instrText>
      </w:r>
      <w:r w:rsidR="00D61323" w:rsidRPr="00C10536">
        <w:instrText xml:space="preserve">20–30 kb), a phenomenon not previously seen in mammals.","container-title":"eLife","DOI":"10.7554/eLife.04637","ISSN":"2050-084X","note":"publisher: eLife Sciences Publications, Ltd","page":"e04637","source":"eLife","title":"Non-crossover gene conversions show strong GC bias and unexpected clustering in humans","volume":"4","author":[{"family":"Williams","given":"Amy L"},{"family":"Genovese","given":"Giulio"},{"family":"Dyer","given":"Thomas"},{"family":"Altemose","given":"Nicolas"},{"family":"Truax","given":"Katherine"},{"family":"Jun","given":"Goo"},{"family":"Patterson","given":"Nick"},{"family":"Myers","given":"Simon R"},{"family":"Curran","given":"Joanne E"},{"family":"Duggirala","given":"Ravi"},{"family":"Blangero","given":"John"},{"family":"Reich","given":"David"},{"family":"Przeworski","given":"Molly"}],"editor":[{"family":"Massy","given":"Bernard","non-dropping-particle":"de"}],"issued":{"date-parts":[["2015",3,25]]}}},{"id":32,"uris":["http://zotero.org/users/14121098/items/CQNGGHDD"],"itemData":{"id":32,"type":"article-journal","abstract":"Meiotic gene conversion has an important role in allele diversification and in the homogenization of gene and other repeat DNA sequence families1,2,3,4,5, sometimes with pathological consequences6,7. But little is known about the dynamics of gene conversion in humans and its relationship to meiotic crossover. We therefore developed screening and selection methods to characterize sperm conversions in two meiotic crossover hot spots in the major histocompatibility complex (MHC)8 and one in the sex chromosomal pseudoautosomal pairing region PAR1 (ref. 9). All three hot spots are active in gene conversion and crossover. Conversion tracts are short and define a steep bidirectional gradient centered at the peak of crossover activity, consistent with crossovers and conversions being produced by the same recombination-initiating events. These initiations seem to be spread over a narrow zone, rather than occurring at a single site, and seem preferentially to yield conversions rather than crossovers. Crossover breakpoints are more broadly diffused than conversion breakpoints, suggesting either differences between conversion and crossover processing after initiation or the existence of a quality control checkpoint at which short interactions between homologous chromosomes are preferentially aborted as conversions.","container-title":"Nature Genetics","DOI":"10.1038/ng1287","ISSN":"1546-1718","issue":"2","journalAbbreviation":"Nat Genet","language":"en","license":"2004 Springer Nature America, Inc.","note":"publisher: Nature Publishing Group","page":"151-156","source":"www.nature.com","title":"Intense and highly localized gene conversion activity in human meiotic crossover hot spots","volume":"36","author":[{"family":"Jeffreys","given":"Alec J."},{"family":"May","given":"Celia A."}],"issued":{"date-parts":[["2004",2]]}}},{"id":35,"uris":["http://zotero.org/users/14121098/items/CHA7RRBJ"],"itemData":{"id":35,"type":"article-journal","abstract":"Meiotic recombination ensures the correct segregation of homologous chromosomes during gamete formation and contributes to DNA diversity through both large-scale reciprocal crossovers and very localised gene conversion events, also known as noncrossovers. Considerable progress has been made in understanding factors such as PRDM9 and SNP variants that influence the initiation of recombination at human hotspots but very little is known about factors acting downstream. To address this, we simultaneously analysed both types of recombinant molecule in sperm DNA at six highly active hotspots, and looked for disparity in the transmission of allelic variants indicative of any cis-acting influences. At two of the hotspots we identified a novel form of biased transmission that was exclusive to the noncrossover class of recombinant, and which presumably arises through differences between crossovers and noncrossovers in heteroduplex formation and biased mismatch repair. This form of biased gene conversion is not predicted to influence hotspot activity as previously noted for SNPs that affect recombination initiation, but does constitute a powerful and previously undetected source of recombination-driven meiotic drive that by extrapolation may affect thousands of recombination hotspots throughout the human genome. Intriguingly, at both of the hotspots described here, this drive favours strong (G/C) over weak (A/T) base pairs as might be predicted from the well-established correlations between high GC content and recombination activity in mammalian genomes.","container-title":"PLOS Genetics","DOI":"10.1371/journal.pgen.1004106","ISSN":"1553-7404","issue":"2","journalAbbreviation":"PLOS Genetics","language":"en","note":"publisher: Public Library of Science","page":"e1004106","source":"PLoS Journals","title":"Transmission Distortion Affecting Human Noncrossover but Not Crossover Recombination: A Hidden Source of Meiotic Drive","title-short":"Transmission Distortion Affecting Human Noncrossover but Not Crossover Recombination","volume":"10","author":[{"family":"Odenthal-Hesse","given":"Linda"},{"family":"Berg","given":"Ingrid L."},{"family":"Veselis","given":"Amelia"},{"family":"Jeffreys","given":"Alec J."},{"family":"May","given":"Celia A."}],"issued":{"date-parts":[["2014",2,6]]}}},{"id":33,"uris":["http://zotero.org/users/14121098/items/LPEQ4CVT"],"itemData":{"id":33,"type":"article-journal","abstract":"Meiotic recombination involves a combination of gene conversion and crossover events that, along with mutations, produce germline genetic diversity. Here we report the discovery of 3,176 SNP and 61 indel gene conversions. Our estimate of the non-crossover (NCO) gene conversion rate (G) is 7.0 for SNPs and 5.8 for indels per megabase per generation, and the GC bias is 67.6%. For indels, we demonstrate a 65.6% preference for the shorter allele. NCO gene conversions from mothers are longer than those from fathers, and G is 2.17 times greater in mothers. Notably, G increases with the age of mothers, but not the age of fathers. A disproportionate number of NCO gene conversions in older mothers occur outside double-strand break (DSB) regions and in regions with relatively low GC content. This points to age-related changes in the mechanisms of meiotic gene conversion in oocytes.","container-title":"Nature Genetics","DOI":"10.1038/ng.3669","ISSN":"1546-1718","issue":"11","journalAbbreviation":"Nat Genet","language":"eng","note":"PMID: 27643539\nPMCID: PMC5083143","page":"1377-1384","source":"PubMed","title":"The rate of meiotic gene conversion varies by sex and age","volume":"48","author":[{"family":"Halldorsson","given":"Bjarni V."},{"family":"Hardarson","given":"Marteinn T."},{"family":"Kehr","given":"Birte"},{"family":"Styrkarsdottir","given":"Unnur"},{"family":"Gylfason","given":"Arnaldur"},{"family":"Thorleifsson","given":"Gudmar"},{"family":"Zink","given":"Florian"},{"family":"Jonasdottir","given":"Adalbjorg"},{"family":"Jonasdottir","given":"Aslaug"},{"family":"Sulem","given":"Patrick"},{"family":"Masson","given":"Gisli"},{"family":"Thorsteinsdottir","given":"Unnur"},{"family":"Helgason","given":"Agnar"},{"family":"Kong","given":"Augustine"},{"family":"Gudbjartsson","given":"Daniel F."},{"family":"Stefansson","given":"Kari"}],"issued":{"date-parts":[["2016",11]]}}}],"schema":"https://github.com/citation-style-language/schema/raw/master/csl-citation.json"} </w:instrText>
      </w:r>
      <w:r w:rsidR="002F771B" w:rsidRPr="00C10536">
        <w:fldChar w:fldCharType="separate"/>
      </w:r>
      <w:r w:rsidR="00D61323" w:rsidRPr="00C10536">
        <w:rPr>
          <w:rFonts w:ascii="Calibri" w:cs="Calibri"/>
          <w:kern w:val="0"/>
        </w:rPr>
        <w:t>[1,3–5]</w:t>
      </w:r>
      <w:r w:rsidR="002F771B" w:rsidRPr="00C10536">
        <w:fldChar w:fldCharType="end"/>
      </w:r>
      <w:r w:rsidR="00070301" w:rsidRPr="00C10536">
        <w:t>.</w:t>
      </w:r>
      <w:r w:rsidRPr="00C10536">
        <w:t xml:space="preserve"> However, in these studies, it is only possible to detect gene conversion events occurring in a relatively small number of meioses. Efforts to detect gene conversions from pedigree data have been limited by the number of multi-generational pedigrees that have been genotyped. Sperm-typing studies have also been limited by the availability of appropriate data. In sperm-typing studies, distinguishing genotype errors from allele conversions is also difficult. </w:t>
      </w:r>
    </w:p>
    <w:p w14:paraId="44242A0E" w14:textId="0E42CCED" w:rsidR="000655C7" w:rsidRPr="00C10536" w:rsidRDefault="00120A6F" w:rsidP="00120A6F">
      <w:r w:rsidRPr="00C10536">
        <w:t>By applying the multi-individual IBD method to the UK Biobank whole autosome data, we were able to detect gene conversion events across multiple meioses in the ancestral history of this population</w:t>
      </w:r>
      <w:r w:rsidR="008354AE" w:rsidRPr="00C10536">
        <w:t xml:space="preserve"> </w:t>
      </w:r>
      <w:r w:rsidR="002F771B" w:rsidRPr="00C10536">
        <w:fldChar w:fldCharType="begin"/>
      </w:r>
      <w:r w:rsidR="00A90212">
        <w:instrText xml:space="preserve"> ADDIN ZOTERO_ITEM CSL_CITATION {"citationID":"UaXQSg68","properties":{"formattedCitation":"[13]","plainCitation":"[13]","noteIndex":0},"citationItems":[{"id":27,"uris":["http://zotero.org/users/14121098/items/CA6KQGXP"],"itemData":{"id":27,"type":"article-journal","container-title":"The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2F771B" w:rsidRPr="00C10536">
        <w:fldChar w:fldCharType="separate"/>
      </w:r>
      <w:r w:rsidR="00A90212">
        <w:rPr>
          <w:rFonts w:ascii="Calibri" w:cs="Calibri"/>
          <w:kern w:val="0"/>
        </w:rPr>
        <w:t>[13]</w:t>
      </w:r>
      <w:r w:rsidR="002F771B" w:rsidRPr="00C10536">
        <w:fldChar w:fldCharType="end"/>
      </w:r>
      <w:r w:rsidR="008354AE" w:rsidRPr="00C10536">
        <w:t>.</w:t>
      </w:r>
      <w:r w:rsidRPr="00C10536">
        <w:t xml:space="preserve"> Using this method, 5,961,128 gene conversion tracts were detected, which is several orders of magnitude larger than what had been detected in humans in the past. In the largest pedigree study conducted to detect gene conversions,</w:t>
      </w:r>
      <w:r w:rsidR="00D168B5" w:rsidRPr="00C10536">
        <w:t xml:space="preserve"> </w:t>
      </w:r>
      <w:r w:rsidR="000655C7" w:rsidRPr="00C10536">
        <w:t>less than</w:t>
      </w:r>
      <w:r w:rsidRPr="00C10536">
        <w:t xml:space="preserve"> </w:t>
      </w:r>
      <w:r w:rsidR="006A042A" w:rsidRPr="00C10536">
        <w:t>30,000</w:t>
      </w:r>
      <w:r w:rsidRPr="00C10536">
        <w:t xml:space="preserve"> gene conversion events were detected from </w:t>
      </w:r>
      <w:r w:rsidR="00F51639" w:rsidRPr="00C10536">
        <w:t>5,420 trios</w:t>
      </w:r>
      <w:r w:rsidR="00B0542A" w:rsidRPr="00C10536">
        <w:t xml:space="preserve"> </w:t>
      </w:r>
      <w:r w:rsidR="00D168B5" w:rsidRPr="00C10536">
        <w:fldChar w:fldCharType="begin"/>
      </w:r>
      <w:r w:rsidR="00493CD6">
        <w:instrText xml:space="preserve"> ADDIN ZOTERO_ITEM CSL_CITATION {"citationID":"sA3AH9Xw","properties":{"formattedCitation":"[11]","plainCitation":"[11]","noteIndex":0},"citationItems":[{"id":153,"uris":["http://zotero.org/users/14121098/items/RH6JCRV9"],"itemData":{"id":153,"type":"article-journal","abstract":"Human recombination maps are a valuable resource for association and linkage studies and crucial for many inferences of population history and natural selection. Existing maps1–5 are based solely on cross-over (CO) recombination, omitting non-cross-overs (NCOs)—the more common form of recombination6—owing to the difficulty in detecting them. Using whole-genome sequence data in families, we estimate the number of NCOs transmitted from parent to offspring and derive complete, sex-specific recombination maps including both NCOs and COs. Mothers have fewer but longer NCOs than fathers, and oocytes accumulate NCOs in a non-regulated fashion with maternal age. Recombination, primarily NCO, is responsible for 1.8% (95% confidence interval: 1.3–2.3) and 11.3% (95% confidence interval: 9.0–13.6) of paternal and maternal de novo mutations, respectively, and may drive the increase in de novo mutations with maternal age. NCOs are substantially more prominent than COs in centromeres, possibly to avoid large-scale genomic changes that may cause aneuploidy. Our results demonstrate that NCOs highlight to a much greater extent than COs the differences in the meiotic process between the sexes, in which maternal NCOs may reflect the safeguarding of oocytes from infancy until ovulation.","container-title":"Nature","DOI":"10.1038/s41586-024-08450-5","ISSN":"1476-4687","issue":"8055","language":"en","license":"2025 The Author(s)","note":"publisher: Nature Publishing Group","page":"700-707","source":"www.nature.com","title":"Complete human recombination maps","volume":"639","author":[{"family":"Palsson","given":"Gunnar"},{"family":"Hardarson","given":"Marteinn T."},{"family":"Jonsson","given":"Hakon"},{"family":"Steinthorsdottir","given":"Valgerdur"},{"family":"Stefansson","given":"Olafur A."},{"family":"Eggertsson","given":"Hannes P."},{"family":"Gudjonsson","given":"Sigurjon A."},{"family":"Olason","given":"Pall I."},{"family":"Gylfason","given":"Arnaldur"},{"family":"Masson","given":"Gisli"},{"family":"Thorsteinsdottir","given":"Unnur"},{"family":"Sulem","given":"Patrick"},{"family":"Helgason","given":"Agnar"},{"family":"Gudbjartsson","given":"Daniel F."},{"family":"Halldorsson","given":"Bjarni V."},{"family":"Stefansson","given":"Kari"}],"issued":{"date-parts":[["2025",3]]}}}],"schema":"https://github.com/citation-style-language/schema/raw/master/csl-citation.json"} </w:instrText>
      </w:r>
      <w:r w:rsidR="00D168B5" w:rsidRPr="00C10536">
        <w:fldChar w:fldCharType="separate"/>
      </w:r>
      <w:r w:rsidR="00493CD6">
        <w:rPr>
          <w:rFonts w:ascii="Calibri" w:cs="Calibri"/>
          <w:kern w:val="0"/>
        </w:rPr>
        <w:t>[11]</w:t>
      </w:r>
      <w:r w:rsidR="00D168B5" w:rsidRPr="00C10536">
        <w:fldChar w:fldCharType="end"/>
      </w:r>
      <w:r w:rsidR="00B0542A" w:rsidRPr="00C10536">
        <w:t>.</w:t>
      </w:r>
    </w:p>
    <w:p w14:paraId="129FD77D" w14:textId="60B0ABB3" w:rsidR="00344DB4" w:rsidRPr="00C10536" w:rsidRDefault="00344DB4" w:rsidP="007A0EE8">
      <w:r w:rsidRPr="00C10536">
        <w:t>We proposed a likelihood-based estimation method to infer the mean gene conversion tract length. Our method is inspired by a previous approach developed by Betran et al., which was applied to gene conversion tracts detected in 34 </w:t>
      </w:r>
      <w:r w:rsidRPr="00C10536">
        <w:rPr>
          <w:i/>
          <w:iCs/>
        </w:rPr>
        <w:t>Drosophila subobscura</w:t>
      </w:r>
      <w:r w:rsidRPr="00C10536">
        <w:t> sequences</w:t>
      </w:r>
      <w:r w:rsidR="00924DAF" w:rsidRPr="00C10536">
        <w:t xml:space="preserve"> </w:t>
      </w:r>
      <w:r w:rsidR="007A0EE8" w:rsidRPr="00C10536">
        <w:fldChar w:fldCharType="begin"/>
      </w:r>
      <w:r w:rsidR="00A90212">
        <w:instrText xml:space="preserve"> ADDIN ZOTERO_ITEM CSL_CITATION {"citationID":"prfnrVPh","properties":{"formattedCitation":"[20]","plainCitation":"[20]","noteIndex":0},"citationItems":[{"id":28,"uris":["http://zotero.org/users/14121098/items/8SQWZVTT"],"itemData":{"id":28,"type":"article-journal","abstract":"DNA sequence variation studies report the transfer of small segments of DNA among different sequences caused by gene conversion events. Here, we provide an algorithm to detect gene conversion tracts and a statistical model to estimate the number and the length distribution of conversion tracts for population DNA sequence data. Two length distributions are defined in the model: (1) that of the observed tract lengths and (2) that of the true tract lengths. If the latter follows a geometric distribution, the relationship between both distributions depends on two basic parameters: ψ, which measures the probability of detecting a converted site, and φ, the parameter of the geometric distribution, from which the average true tract length, 1/(1 - φ), can be estimated. Expressions are provided for estimating φ by the method of the moments and that of the maximum likelihood. The robustness of the model is examined by computer simulation. The present methods have been applied to the published rp49 sequences of Drosophila subobscura. Maximum likelihood estimate of φ for this data set is 0.9918, which represents an average conversion tract length of 122 bp. Only a small percentage of extant conversion events is detected.","container-title":"Genetics","ISSN":"0016-6731","issue":"1","journalAbbreviation":"Genetics","note":"PMID: 9136003\nPMCID: PMC1207963","page":"89-99","source":"PubMed Central","title":"The Estimation of the Number and the Length Distribution of Gene Conversion Tracts from Population DNA Sequence Data","volume":"146","author":[{"family":"Betran","given":"E."},{"family":"Rozas","given":"J."},{"family":"Navarro","given":"A."},{"family":"Barbadilla","given":"A."}],"issued":{"date-parts":[["1997",5]]}}}],"schema":"https://github.com/citation-style-language/schema/raw/master/csl-citation.json"} </w:instrText>
      </w:r>
      <w:r w:rsidR="007A0EE8" w:rsidRPr="00C10536">
        <w:fldChar w:fldCharType="separate"/>
      </w:r>
      <w:r w:rsidR="00A90212">
        <w:rPr>
          <w:rFonts w:ascii="Calibri" w:cs="Calibri"/>
          <w:kern w:val="0"/>
        </w:rPr>
        <w:t>[20]</w:t>
      </w:r>
      <w:r w:rsidR="007A0EE8" w:rsidRPr="00C10536">
        <w:fldChar w:fldCharType="end"/>
      </w:r>
      <w:r w:rsidR="00924DAF" w:rsidRPr="00C10536">
        <w:t>.</w:t>
      </w:r>
      <w:r w:rsidRPr="00C10536">
        <w:t xml:space="preserve"> However, </w:t>
      </w:r>
      <w:r w:rsidR="007A0EE8" w:rsidRPr="00C10536">
        <w:t>we made several key improvements</w:t>
      </w:r>
      <w:r w:rsidRPr="00C10536">
        <w:t>. First</w:t>
      </w:r>
      <w:r w:rsidR="00D56C5A" w:rsidRPr="00C10536">
        <w:t xml:space="preserve">, </w:t>
      </w:r>
      <w:r w:rsidRPr="00C10536">
        <w:t xml:space="preserve">we define a separate allele conversion probability for each gene conversion tract, </w:t>
      </w:r>
      <w:r w:rsidRPr="00C10536">
        <w:lastRenderedPageBreak/>
        <w:t xml:space="preserve">based on the </w:t>
      </w:r>
      <w:r w:rsidR="00955FC9" w:rsidRPr="00C10536">
        <w:t>density</w:t>
      </w:r>
      <w:r w:rsidRPr="00C10536">
        <w:t xml:space="preserve"> and heterozygosity </w:t>
      </w:r>
      <w:r w:rsidR="00955FC9" w:rsidRPr="00C10536">
        <w:t xml:space="preserve">rate </w:t>
      </w:r>
      <w:r w:rsidRPr="00C10536">
        <w:t xml:space="preserve">of </w:t>
      </w:r>
      <w:del w:id="3121" w:author="Nobu Masaki" w:date="2025-09-04T10:51:00Z" w16du:dateUtc="2025-09-04T17:51:00Z">
        <w:r w:rsidRPr="00C10536" w:rsidDel="00923B89">
          <w:delText>markers</w:delText>
        </w:r>
        <w:r w:rsidR="00866086" w:rsidRPr="00C10536" w:rsidDel="00923B89">
          <w:delText xml:space="preserve"> </w:delText>
        </w:r>
      </w:del>
      <w:ins w:id="3122" w:author="Nobu Masaki" w:date="2025-09-16T16:44:00Z" w16du:dateUtc="2025-09-16T23:44:00Z">
        <w:r w:rsidR="008854AB">
          <w:t xml:space="preserve">SNV positions </w:t>
        </w:r>
      </w:ins>
      <w:r w:rsidR="00866086" w:rsidRPr="00C10536">
        <w:t>near each tract</w:t>
      </w:r>
      <w:r w:rsidRPr="00C10536">
        <w:t xml:space="preserve">. </w:t>
      </w:r>
      <w:r w:rsidR="002E38C5" w:rsidRPr="00C10536">
        <w:t xml:space="preserve">Second, </w:t>
      </w:r>
      <w:r w:rsidR="006A042A" w:rsidRPr="00C10536">
        <w:t xml:space="preserve">we allow </w:t>
      </w:r>
      <w:r w:rsidR="00071111" w:rsidRPr="00C10536">
        <w:t>gene conversion tract lengths to follow multiple distributions</w:t>
      </w:r>
      <w:r w:rsidR="006A042A" w:rsidRPr="00C10536">
        <w:t xml:space="preserve">, including a mixture of two geometric components, which </w:t>
      </w:r>
      <w:r w:rsidR="00112441" w:rsidRPr="00C10536">
        <w:t>has previously been found to appropriately model gene conversion tract lengths in other mammals</w:t>
      </w:r>
      <w:r w:rsidR="008669E4" w:rsidRPr="00C10536">
        <w:t xml:space="preserve"> </w:t>
      </w:r>
      <w:r w:rsidR="00112441" w:rsidRPr="00C10536">
        <w:fldChar w:fldCharType="begin"/>
      </w:r>
      <w:r w:rsidR="00493CD6">
        <w:instrText xml:space="preserve"> ADDIN ZOTERO_ITEM CSL_CITATION {"citationID":"ppt3BkqN","properties":{"formattedCitation":"[9]","plainCitation":"[9]","noteIndex":0},"citationItems":[{"id":30,"uris":["http://zotero.org/users/14121098/items/P4S3NZ9X"],"itemData":{"id":30,"type":"article-journal","abstract":"Homologous recombination has been extensively studied in humans and a handful of model organisms. Much less is known about recombination in other species, including nonhuman primates. Here, we present a study of crossovers (COs) and noncrossover (NCO) recombination in olive baboons (Papio anubis) from two pedigrees containing a total of 20 paternal and 17 maternal meioses, and compare these results to linkage disequilibrium (LD) based recombination estimates from 36 unrelated olive baboons. We demonstrate how COs, combined with LD-based recombination estimates, can be used to identify genome assembly errors. We also quantify sex-specific differences in recombination rates, including elevated male CO and reduced female CO rates near telomeres. Finally, we add to the increasing body of evidence suggesting that while most NCO recombination tracts in mammals are short (e.g., &amp;lt;500 bp), there is a non-negligible fraction of longer (e.g., &amp;gt;1 kb) NCO tracts. For NCO tracts shorter than 10 kb, we fit a mixture of two (truncated) geometric distributions model to the NCO tract length distribution and estimate that &amp;gt;99% of all NCO tracts are very short (mean 24 bp), but the remaining tracts can be quite long (mean 4.3 kb). A single geometric distribution model for NCO tract lengths is incompatible with the data, suggesting that LD-based methods for estimating NCO recombination rates that make this assumption may need to be modified.","container-title":"Genome Biology and Evolution","DOI":"10.1093/gbe/evac040","ISSN":"1759-6653","issue":"4","journalAbbreviation":"Genome Biology and Evolution","page":"evac040","source":"Silverchair","title":"High-Resolution Estimates of Crossover and Noncrossover Recombination from a Captive Baboon Colony","volume":"14","author":[{"family":"Wall","given":"Jeffrey D."},{"family":"Robinson","given":"Jacqueline A."},{"family":"Cox","given":"Laura A."}],"issued":{"date-parts":[["2022",4,1]]}}}],"schema":"https://github.com/citation-style-language/schema/raw/master/csl-citation.json"} </w:instrText>
      </w:r>
      <w:r w:rsidR="00112441" w:rsidRPr="00C10536">
        <w:fldChar w:fldCharType="separate"/>
      </w:r>
      <w:r w:rsidR="00493CD6">
        <w:rPr>
          <w:rFonts w:ascii="Calibri" w:cs="Calibri"/>
          <w:kern w:val="0"/>
        </w:rPr>
        <w:t>[9]</w:t>
      </w:r>
      <w:r w:rsidR="00112441" w:rsidRPr="00C10536">
        <w:fldChar w:fldCharType="end"/>
      </w:r>
      <w:r w:rsidR="008669E4" w:rsidRPr="00C10536">
        <w:t>.</w:t>
      </w:r>
      <w:r w:rsidR="00A907E4" w:rsidRPr="00C10536">
        <w:t xml:space="preserve"> </w:t>
      </w:r>
      <w:r w:rsidR="00073E79" w:rsidRPr="00C10536">
        <w:t>Third, w</w:t>
      </w:r>
      <w:r w:rsidR="00CA72B7" w:rsidRPr="00C10536">
        <w:t>e</w:t>
      </w:r>
      <w:r w:rsidR="00A907E4" w:rsidRPr="00C10536">
        <w:t xml:space="preserve"> </w:t>
      </w:r>
      <w:r w:rsidR="002E38C5" w:rsidRPr="00C10536">
        <w:t>derive the closed-form expression for the distribution of observed tract lengths</w:t>
      </w:r>
      <w:r w:rsidR="003E473F" w:rsidRPr="00C10536">
        <w:t xml:space="preserve"> for each true tract length distribution</w:t>
      </w:r>
      <w:r w:rsidR="002E38C5" w:rsidRPr="00C10536">
        <w:t xml:space="preserve">, which allows for fast and exact </w:t>
      </w:r>
      <w:r w:rsidR="00A16272" w:rsidRPr="00C10536">
        <w:t xml:space="preserve">calculation of the joint likelihood during maximum likelihood estimation. </w:t>
      </w:r>
      <w:r w:rsidR="00060178" w:rsidRPr="00C10536">
        <w:t>Finally</w:t>
      </w:r>
      <w:r w:rsidR="00A16272" w:rsidRPr="00C10536">
        <w:t xml:space="preserve">, we </w:t>
      </w:r>
      <w:r w:rsidR="00D16724" w:rsidRPr="00C10536">
        <w:t>allow</w:t>
      </w:r>
      <w:r w:rsidR="00C14643" w:rsidRPr="00C10536">
        <w:t xml:space="preserve"> for the selection of the best fitting tract length distribution using </w:t>
      </w:r>
      <w:del w:id="3123" w:author="Nobu Masaki" w:date="2025-09-16T17:22:00Z" w16du:dateUtc="2025-09-17T00:22:00Z">
        <w:r w:rsidR="00C14643" w:rsidRPr="00C10536" w:rsidDel="00DA7AA0">
          <w:delText>AIC</w:delText>
        </w:r>
      </w:del>
      <w:ins w:id="3124" w:author="Nobu Masaki" w:date="2025-09-16T17:22:00Z" w16du:dateUtc="2025-09-17T00:22:00Z">
        <w:r w:rsidR="00DA7AA0">
          <w:t>BIC</w:t>
        </w:r>
      </w:ins>
      <w:r w:rsidR="00C14643" w:rsidRPr="00C10536">
        <w:t xml:space="preserve">. </w:t>
      </w:r>
      <w:r w:rsidR="002E38C5" w:rsidRPr="00C10536">
        <w:t xml:space="preserve"> </w:t>
      </w:r>
    </w:p>
    <w:p w14:paraId="0B52AC74" w14:textId="3175C77B" w:rsidR="001837E2" w:rsidRPr="00C10536" w:rsidRDefault="005C1C07" w:rsidP="00120A6F">
      <w:r w:rsidRPr="00C10536">
        <w:t>We ran a coalescent simulation incorporating gene conversion events to validate our estimation method. Since we used </w:t>
      </w:r>
      <w:r w:rsidRPr="00C10536">
        <w:rPr>
          <w:i/>
          <w:iCs/>
        </w:rPr>
        <w:t>msprime</w:t>
      </w:r>
      <w:r w:rsidRPr="00C10536">
        <w:t xml:space="preserve"> for the simulation, gene conversion tract lengths were necessarily drawn from a geometric distribution. Nonetheless, this simulation allowed us to accurately capture potential biases arising from </w:t>
      </w:r>
      <w:r w:rsidR="00073E79" w:rsidRPr="00C10536">
        <w:t>evolutionary and technical factors such as mutations</w:t>
      </w:r>
      <w:r w:rsidR="003E6D7F" w:rsidRPr="00C10536">
        <w:t xml:space="preserve"> and</w:t>
      </w:r>
      <w:r w:rsidR="00073E79" w:rsidRPr="00C10536">
        <w:t xml:space="preserve"> genotype errors, </w:t>
      </w:r>
      <w:r w:rsidR="003E6D7F" w:rsidRPr="00C10536">
        <w:t>as well as</w:t>
      </w:r>
      <w:r w:rsidR="00F86506" w:rsidRPr="00C10536">
        <w:t xml:space="preserve"> </w:t>
      </w:r>
      <w:del w:id="3125" w:author="Nobu Masaki" w:date="2025-09-24T15:05:00Z" w16du:dateUtc="2025-09-24T22:05:00Z">
        <w:r w:rsidR="00F86506" w:rsidRPr="00C10536" w:rsidDel="001A6D1D">
          <w:delText>potential</w:delText>
        </w:r>
        <w:r w:rsidR="00073E79" w:rsidRPr="00C10536" w:rsidDel="001A6D1D">
          <w:delText xml:space="preserve"> artifacts</w:delText>
        </w:r>
      </w:del>
      <w:ins w:id="3126" w:author="Nobu Masaki" w:date="2025-09-24T15:05:00Z" w16du:dateUtc="2025-09-24T22:05:00Z">
        <w:r w:rsidR="001A6D1D">
          <w:t xml:space="preserve">methodological </w:t>
        </w:r>
      </w:ins>
      <w:ins w:id="3127" w:author="Nobu Masaki" w:date="2025-09-24T15:07:00Z" w16du:dateUtc="2025-09-24T22:07:00Z">
        <w:r w:rsidR="00A62129">
          <w:t>factors in</w:t>
        </w:r>
      </w:ins>
      <w:del w:id="3128" w:author="Nobu Masaki" w:date="2025-09-24T15:07:00Z" w16du:dateUtc="2025-09-24T22:07:00Z">
        <w:r w:rsidR="00073E79" w:rsidRPr="00C10536" w:rsidDel="00A62129">
          <w:delText xml:space="preserve"> introduced by</w:delText>
        </w:r>
      </w:del>
      <w:r w:rsidR="00073E79" w:rsidRPr="00C10536">
        <w:t xml:space="preserve"> the multi-individual IBD detection method used to identify gene conversion tracts</w:t>
      </w:r>
      <w:r w:rsidR="00AC67C5" w:rsidRPr="00C10536">
        <w:t xml:space="preserve"> </w:t>
      </w:r>
      <w:r w:rsidR="00DC2FFF" w:rsidRPr="00C10536">
        <w:fldChar w:fldCharType="begin"/>
      </w:r>
      <w:r w:rsidR="00A90212">
        <w:instrText xml:space="preserve"> ADDIN ZOTERO_ITEM CSL_CITATION {"citationID":"WdlFaXOU","properties":{"formattedCitation":"[13]","plainCitation":"[13]","noteIndex":0},"citationItems":[{"id":27,"uris":["http://zotero.org/users/14121098/items/CA6KQGXP"],"itemData":{"id":27,"type":"article-journal","container-title":"The American Journal of Human Genetics","DOI":"10.1016/j.ajhg.2024.02.015","ISSN":"0002-9297, 1537-6605","issue":"4","journalAbbreviation":"The American Journal of Human Genetics","language":"English","note":"publisher: Elsevier\nPMID: 38513668","page":"691-700","source":"www.cell.com","title":"Biobank-scale inference of multi-individual identity by descent and gene conversion","volume":"111","author":[{"family":"Browning","given":"Sharon R."},{"family":"Browning","given":"Brian L."}],"issued":{"date-parts":[["2024",4,4]]}}}],"schema":"https://github.com/citation-style-language/schema/raw/master/csl-citation.json"} </w:instrText>
      </w:r>
      <w:r w:rsidR="00DC2FFF" w:rsidRPr="00C10536">
        <w:fldChar w:fldCharType="separate"/>
      </w:r>
      <w:r w:rsidR="00A90212">
        <w:rPr>
          <w:rFonts w:ascii="Calibri" w:cs="Calibri"/>
          <w:kern w:val="0"/>
        </w:rPr>
        <w:t>[13]</w:t>
      </w:r>
      <w:r w:rsidR="00DC2FFF" w:rsidRPr="00C10536">
        <w:fldChar w:fldCharType="end"/>
      </w:r>
      <w:r w:rsidR="00AC67C5" w:rsidRPr="00C10536">
        <w:t>.</w:t>
      </w:r>
      <w:r w:rsidR="00320628" w:rsidRPr="00C10536">
        <w:t xml:space="preserve"> </w:t>
      </w:r>
      <w:r w:rsidR="00120A6F" w:rsidRPr="00C10536">
        <w:t>We found that our model accurately estimated the mean gene conversion tract length when the length distribution of gene conversion tracts was correctly specified to be geometric. Our model resulted in biased estimates of the mean gene conversion tract length when the length distribution was incorrectly specified.</w:t>
      </w:r>
      <w:ins w:id="3129" w:author="Nobu Masaki" w:date="2025-09-24T15:11:00Z" w16du:dateUtc="2025-09-24T22:11:00Z">
        <w:r w:rsidR="00A345DE">
          <w:t xml:space="preserve"> </w:t>
        </w:r>
      </w:ins>
      <w:del w:id="3130" w:author="Nobu Masaki" w:date="2025-09-24T15:11:00Z" w16du:dateUtc="2025-09-24T22:11:00Z">
        <w:r w:rsidR="00575FF0" w:rsidRPr="00C10536" w:rsidDel="00A345DE">
          <w:delText xml:space="preserve"> </w:delText>
        </w:r>
      </w:del>
      <w:r w:rsidR="001837E2" w:rsidRPr="00C10536">
        <w:t>In most replicates of this simulation study (1</w:t>
      </w:r>
      <w:ins w:id="3131" w:author="Nobu Masaki" w:date="2025-09-24T15:07:00Z" w16du:dateUtc="2025-09-24T22:07:00Z">
        <w:r w:rsidR="00772252">
          <w:t>8</w:t>
        </w:r>
      </w:ins>
      <w:del w:id="3132" w:author="Nobu Masaki" w:date="2025-09-24T15:07:00Z" w16du:dateUtc="2025-09-24T22:07:00Z">
        <w:r w:rsidR="001837E2" w:rsidRPr="00C10536" w:rsidDel="00772252">
          <w:delText>6</w:delText>
        </w:r>
      </w:del>
      <w:r w:rsidR="001837E2" w:rsidRPr="00C10536">
        <w:t xml:space="preserve"> out of 20 replicates), </w:t>
      </w:r>
      <w:del w:id="3133" w:author="Nobu Masaki" w:date="2025-09-16T17:22:00Z" w16du:dateUtc="2025-09-17T00:22:00Z">
        <w:r w:rsidR="001837E2" w:rsidRPr="00C10536" w:rsidDel="00DA7AA0">
          <w:delText>AIC</w:delText>
        </w:r>
      </w:del>
      <w:ins w:id="3134" w:author="Nobu Masaki" w:date="2025-09-16T17:22:00Z" w16du:dateUtc="2025-09-17T00:22:00Z">
        <w:r w:rsidR="00DA7AA0">
          <w:t>BIC</w:t>
        </w:r>
      </w:ins>
      <w:r w:rsidR="001837E2" w:rsidRPr="00C10536">
        <w:t xml:space="preserve"> correctly determined the </w:t>
      </w:r>
      <w:del w:id="3135" w:author="Nobu Masaki" w:date="2025-09-24T15:56:00Z" w16du:dateUtc="2025-09-24T22:56:00Z">
        <w:r w:rsidR="001837E2" w:rsidRPr="00C10536" w:rsidDel="009864B5">
          <w:delText>best</w:delText>
        </w:r>
        <w:r w:rsidR="003C4D8F" w:rsidRPr="00C10536" w:rsidDel="009864B5">
          <w:delText xml:space="preserve"> f</w:delText>
        </w:r>
        <w:r w:rsidR="001837E2" w:rsidRPr="00C10536" w:rsidDel="009864B5">
          <w:delText xml:space="preserve">itting </w:delText>
        </w:r>
      </w:del>
      <w:ins w:id="3136" w:author="Nobu Masaki" w:date="2025-09-24T15:56:00Z" w16du:dateUtc="2025-09-24T22:56:00Z">
        <w:r w:rsidR="009864B5">
          <w:t xml:space="preserve">tract length </w:t>
        </w:r>
      </w:ins>
      <w:r w:rsidR="001837E2" w:rsidRPr="00C10536">
        <w:t>distribution to be geometric.</w:t>
      </w:r>
      <w:ins w:id="3137" w:author="Nobu Masaki" w:date="2025-09-24T15:49:00Z" w16du:dateUtc="2025-09-24T22:49:00Z">
        <w:r w:rsidR="00EC6D46">
          <w:t xml:space="preserve"> </w:t>
        </w:r>
      </w:ins>
      <w:del w:id="3138" w:author="Nobu Masaki" w:date="2025-09-24T15:12:00Z" w16du:dateUtc="2025-09-24T22:12:00Z">
        <w:r w:rsidR="00001012" w:rsidRPr="00C10536" w:rsidDel="00A345DE">
          <w:delText xml:space="preserve"> </w:delText>
        </w:r>
      </w:del>
    </w:p>
    <w:p w14:paraId="3A5E19E9" w14:textId="709CB83D" w:rsidR="00167A9D" w:rsidRPr="00C10536" w:rsidRDefault="00167A9D" w:rsidP="002C2C8E">
      <w:r w:rsidRPr="00C10536">
        <w:t xml:space="preserve">To </w:t>
      </w:r>
      <w:r w:rsidR="003B2856" w:rsidRPr="00C10536">
        <w:t xml:space="preserve">further </w:t>
      </w:r>
      <w:r w:rsidRPr="00C10536">
        <w:t xml:space="preserve">assess the robustness of our model to </w:t>
      </w:r>
      <w:r w:rsidR="00AC66DE" w:rsidRPr="00C10536">
        <w:t>the misspecification of the tract length distribution</w:t>
      </w:r>
      <w:r w:rsidRPr="00C10536">
        <w:t>, we conducted a separate simulation study</w:t>
      </w:r>
      <w:r w:rsidR="00EF346F" w:rsidRPr="00C10536">
        <w:t xml:space="preserve"> where gene conversion tract lengths were drawn from </w:t>
      </w:r>
      <w:r w:rsidR="000411A4" w:rsidRPr="00C10536">
        <w:t>multiple</w:t>
      </w:r>
      <w:r w:rsidR="00EF346F" w:rsidRPr="00C10536">
        <w:t xml:space="preserve"> distributions</w:t>
      </w:r>
      <w:ins w:id="3139" w:author="Nobu Masaki" w:date="2025-09-24T15:13:00Z" w16du:dateUtc="2025-09-24T22:13:00Z">
        <w:r w:rsidR="001951BF">
          <w:t xml:space="preserve">, including a mixture of two geometric components with parameters </w:t>
        </w:r>
      </w:ins>
      <w:ins w:id="3140" w:author="Nobu Masaki" w:date="2025-09-24T15:14:00Z" w16du:dateUtc="2025-09-24T22:14:00Z">
        <w:r w:rsidR="001951BF">
          <w:t xml:space="preserve">that </w:t>
        </w:r>
        <w:r w:rsidR="005E1D2B">
          <w:t>were</w:t>
        </w:r>
        <w:r w:rsidR="001951BF">
          <w:t xml:space="preserve"> identical to what we estimated using observed tract lengths detected in the UK Biobank whole autosome sequence data</w:t>
        </w:r>
      </w:ins>
      <w:del w:id="3141" w:author="Nobu Masaki" w:date="2025-09-24T15:13:00Z" w16du:dateUtc="2025-09-24T22:13:00Z">
        <w:r w:rsidRPr="00C10536" w:rsidDel="00A345DE">
          <w:delText xml:space="preserve"> (see </w:delText>
        </w:r>
        <w:r w:rsidR="0082608E" w:rsidDel="00A345DE">
          <w:delText xml:space="preserve">S2 </w:delText>
        </w:r>
        <w:r w:rsidRPr="00C10536" w:rsidDel="00A345DE">
          <w:delText>Appendix)</w:delText>
        </w:r>
      </w:del>
      <w:r w:rsidRPr="00C10536">
        <w:t xml:space="preserve">. In this study, we found that the model selected by </w:t>
      </w:r>
      <w:del w:id="3142" w:author="Nobu Masaki" w:date="2025-09-16T17:22:00Z" w16du:dateUtc="2025-09-17T00:22:00Z">
        <w:r w:rsidRPr="00C10536" w:rsidDel="00DA7AA0">
          <w:delText>AIC</w:delText>
        </w:r>
      </w:del>
      <w:ins w:id="3143" w:author="Nobu Masaki" w:date="2025-09-16T17:22:00Z" w16du:dateUtc="2025-09-17T00:22:00Z">
        <w:r w:rsidR="00DA7AA0">
          <w:t>BIC</w:t>
        </w:r>
      </w:ins>
      <w:r w:rsidRPr="00C10536">
        <w:t xml:space="preserve"> consistently produced relatively unbiased estimates across a range of tract length distributions</w:t>
      </w:r>
      <w:r w:rsidR="00695495">
        <w:t xml:space="preserve"> (see </w:t>
      </w:r>
      <w:del w:id="3144" w:author="Nobu Masaki" w:date="2025-09-24T15:13:00Z" w16du:dateUtc="2025-09-24T22:13:00Z">
        <w:r w:rsidR="00695495" w:rsidDel="00A53146">
          <w:delText>S1 Table</w:delText>
        </w:r>
      </w:del>
      <w:ins w:id="3145" w:author="Nobu Masaki" w:date="2025-09-24T15:13:00Z" w16du:dateUtc="2025-09-24T22:13:00Z">
        <w:r w:rsidR="00A53146">
          <w:t>Table 2</w:t>
        </w:r>
      </w:ins>
      <w:r w:rsidR="00695495">
        <w:t>)</w:t>
      </w:r>
      <w:r w:rsidRPr="00C10536">
        <w:t>.</w:t>
      </w:r>
      <w:r w:rsidR="00001012" w:rsidRPr="00C10536">
        <w:t xml:space="preserve"> </w:t>
      </w:r>
      <w:r w:rsidR="00C92F15" w:rsidRPr="00C10536">
        <w:t xml:space="preserve">Furthermore, </w:t>
      </w:r>
      <w:r w:rsidR="006C3D0C" w:rsidRPr="00C10536">
        <w:t xml:space="preserve">when the true tract length </w:t>
      </w:r>
      <w:r w:rsidR="006C3D0C" w:rsidRPr="00C10536">
        <w:lastRenderedPageBreak/>
        <w:t xml:space="preserve">distribution </w:t>
      </w:r>
      <w:r w:rsidR="002C2C8E" w:rsidRPr="00C10536">
        <w:t xml:space="preserve">was one of the three distributions that we allow for in our model, we found that </w:t>
      </w:r>
      <w:del w:id="3146" w:author="Nobu Masaki" w:date="2025-09-16T17:22:00Z" w16du:dateUtc="2025-09-17T00:22:00Z">
        <w:r w:rsidR="002C2C8E" w:rsidRPr="00C10536" w:rsidDel="00DA7AA0">
          <w:delText>AIC</w:delText>
        </w:r>
      </w:del>
      <w:ins w:id="3147" w:author="Nobu Masaki" w:date="2025-09-16T17:22:00Z" w16du:dateUtc="2025-09-17T00:22:00Z">
        <w:r w:rsidR="00DA7AA0">
          <w:t>BIC</w:t>
        </w:r>
      </w:ins>
      <w:r w:rsidR="002C2C8E" w:rsidRPr="00C10536">
        <w:t xml:space="preserve"> selects the true distribution in </w:t>
      </w:r>
      <w:r w:rsidR="004066D3" w:rsidRPr="00C10536">
        <w:t>most cases</w:t>
      </w:r>
      <w:r w:rsidR="00695495">
        <w:t xml:space="preserve"> (see </w:t>
      </w:r>
      <w:del w:id="3148" w:author="Nobu Masaki" w:date="2025-09-24T15:13:00Z" w16du:dateUtc="2025-09-24T22:13:00Z">
        <w:r w:rsidR="00695495" w:rsidDel="00DB17E1">
          <w:delText>S2 Table</w:delText>
        </w:r>
      </w:del>
      <w:ins w:id="3149" w:author="Nobu Masaki" w:date="2025-09-24T15:13:00Z" w16du:dateUtc="2025-09-24T22:13:00Z">
        <w:r w:rsidR="00DB17E1">
          <w:t>Table 3</w:t>
        </w:r>
      </w:ins>
      <w:r w:rsidR="00695495">
        <w:t>)</w:t>
      </w:r>
      <w:r w:rsidR="004066D3" w:rsidRPr="00C10536">
        <w:t>.</w:t>
      </w:r>
    </w:p>
    <w:p w14:paraId="6F4F4483" w14:textId="44BC395D" w:rsidR="00D453B3" w:rsidRPr="00C10536" w:rsidRDefault="005F6926" w:rsidP="009C7E32">
      <w:r w:rsidRPr="00C10536">
        <w:rPr>
          <w:color w:val="000000" w:themeColor="text1"/>
        </w:rPr>
        <w:t>Applying our method to observed tract lengths detected from the UK Biobank whole autosome data, we found that the mixture setting</w:t>
      </w:r>
      <w:del w:id="3150" w:author="Nobu Masaki" w:date="2025-09-03T11:47:00Z" w16du:dateUtc="2025-09-03T18:47:00Z">
        <w:r w:rsidRPr="00C10536" w:rsidDel="00484097">
          <w:rPr>
            <w:color w:val="000000" w:themeColor="text1"/>
          </w:rPr>
          <w:delText>, which had the lowest AI</w:delText>
        </w:r>
        <w:r w:rsidR="00670533" w:rsidRPr="00C10536" w:rsidDel="00484097">
          <w:rPr>
            <w:color w:val="000000" w:themeColor="text1"/>
          </w:rPr>
          <w:delText>C by a large margin</w:delText>
        </w:r>
      </w:del>
      <w:ins w:id="3151" w:author="Nobu Masaki" w:date="2025-09-03T11:47:00Z" w16du:dateUtc="2025-09-03T18:47:00Z">
        <w:r w:rsidR="00484097">
          <w:rPr>
            <w:color w:val="000000" w:themeColor="text1"/>
          </w:rPr>
          <w:t xml:space="preserve"> had the lowest </w:t>
        </w:r>
      </w:ins>
      <w:ins w:id="3152" w:author="Nobu Masaki" w:date="2025-09-12T15:10:00Z" w16du:dateUtc="2025-09-12T22:10:00Z">
        <w:r w:rsidR="00DF242B">
          <w:rPr>
            <w:color w:val="000000" w:themeColor="text1"/>
          </w:rPr>
          <w:t>BIC</w:t>
        </w:r>
      </w:ins>
      <w:ins w:id="3153" w:author="Nobu Masaki" w:date="2025-09-03T11:47:00Z" w16du:dateUtc="2025-09-03T18:47:00Z">
        <w:r w:rsidR="00484097">
          <w:rPr>
            <w:color w:val="000000" w:themeColor="text1"/>
          </w:rPr>
          <w:t xml:space="preserve"> by a large margin. Using this model, we</w:t>
        </w:r>
      </w:ins>
      <w:del w:id="3154" w:author="Nobu Masaki" w:date="2025-09-03T11:47:00Z" w16du:dateUtc="2025-09-03T18:47:00Z">
        <w:r w:rsidR="00670533" w:rsidRPr="00C10536" w:rsidDel="00484097">
          <w:rPr>
            <w:color w:val="000000" w:themeColor="text1"/>
          </w:rPr>
          <w:delText>,</w:delText>
        </w:r>
      </w:del>
      <w:r w:rsidR="00670533" w:rsidRPr="00C10536">
        <w:rPr>
          <w:color w:val="000000" w:themeColor="text1"/>
        </w:rPr>
        <w:t xml:space="preserve"> </w:t>
      </w:r>
      <w:r w:rsidR="00F02B62" w:rsidRPr="00C10536">
        <w:rPr>
          <w:color w:val="000000" w:themeColor="text1"/>
        </w:rPr>
        <w:t xml:space="preserve">estimated </w:t>
      </w:r>
      <w:del w:id="3155" w:author="Nobu Masaki" w:date="2025-09-03T11:47:00Z" w16du:dateUtc="2025-09-03T18:47:00Z">
        <w:r w:rsidR="00F02B62" w:rsidRPr="00C10536" w:rsidDel="00484097">
          <w:rPr>
            <w:color w:val="000000" w:themeColor="text1"/>
          </w:rPr>
          <w:delText xml:space="preserve">most </w:delText>
        </w:r>
      </w:del>
      <w:ins w:id="3156" w:author="Nobu Masaki" w:date="2025-09-03T11:47:00Z" w16du:dateUtc="2025-09-03T18:47:00Z">
        <w:r w:rsidR="00484097">
          <w:rPr>
            <w:color w:val="000000" w:themeColor="text1"/>
          </w:rPr>
          <w:t xml:space="preserve">the means of the two geometric distributions to be </w:t>
        </w:r>
      </w:ins>
      <w:del w:id="3157" w:author="Nobu Masaki" w:date="2025-09-03T11:47:00Z" w16du:dateUtc="2025-09-03T18:47:00Z">
        <w:r w:rsidR="00F02B62" w:rsidRPr="00C10536" w:rsidDel="00484097">
          <w:rPr>
            <w:color w:val="000000" w:themeColor="text1"/>
          </w:rPr>
          <w:delText xml:space="preserve">tracts </w:delText>
        </w:r>
        <w:r w:rsidR="00325C71" w:rsidRPr="00C10536" w:rsidDel="00484097">
          <w:rPr>
            <w:color w:val="000000" w:themeColor="text1"/>
          </w:rPr>
          <w:delText xml:space="preserve">have </w:delText>
        </w:r>
        <w:r w:rsidR="00F02B62" w:rsidRPr="00C10536" w:rsidDel="00484097">
          <w:rPr>
            <w:color w:val="000000" w:themeColor="text1"/>
          </w:rPr>
          <w:delText xml:space="preserve">a small mean </w:delText>
        </w:r>
        <w:r w:rsidR="009C7E32" w:rsidRPr="00C10536" w:rsidDel="00484097">
          <w:rPr>
            <w:color w:val="000000" w:themeColor="text1"/>
          </w:rPr>
          <w:delText xml:space="preserve">of </w:delText>
        </w:r>
      </w:del>
      <w:r w:rsidR="00F02B62" w:rsidRPr="00C10536">
        <w:t>16.9</w:t>
      </w:r>
      <w:ins w:id="3158" w:author="Nobu Masaki" w:date="2025-09-03T11:48:00Z" w16du:dateUtc="2025-09-03T18:48:00Z">
        <w:r w:rsidR="00484097">
          <w:t xml:space="preserve"> bp</w:t>
        </w:r>
      </w:ins>
      <w:r w:rsidR="00F02B62" w:rsidRPr="00C10536">
        <w:t xml:space="preserve"> (95% CI: [16.4, 17.0])</w:t>
      </w:r>
      <w:ins w:id="3159" w:author="Nobu Masaki" w:date="2025-09-03T11:48:00Z" w16du:dateUtc="2025-09-03T18:48:00Z">
        <w:r w:rsidR="00484097">
          <w:t xml:space="preserve"> and </w:t>
        </w:r>
      </w:ins>
      <w:del w:id="3160" w:author="Nobu Masaki" w:date="2025-09-03T11:48:00Z" w16du:dateUtc="2025-09-03T18:48:00Z">
        <w:r w:rsidR="00F02B62" w:rsidRPr="00C10536" w:rsidDel="00484097">
          <w:delText xml:space="preserve">, </w:delText>
        </w:r>
        <w:r w:rsidR="009C7E32" w:rsidRPr="00C10536" w:rsidDel="00484097">
          <w:delText xml:space="preserve">and only a small proportion of tracts have a much larger mean of </w:delText>
        </w:r>
      </w:del>
      <w:r w:rsidR="009C7E32" w:rsidRPr="00C10536">
        <w:t>724.7</w:t>
      </w:r>
      <w:ins w:id="3161" w:author="Nobu Masaki" w:date="2025-09-03T11:48:00Z" w16du:dateUtc="2025-09-03T18:48:00Z">
        <w:r w:rsidR="00484097">
          <w:t xml:space="preserve"> bp</w:t>
        </w:r>
      </w:ins>
      <w:r w:rsidR="009C7E32" w:rsidRPr="00C10536">
        <w:t xml:space="preserve"> (95% CI: [720.1, 728.7]). The </w:t>
      </w:r>
      <w:r w:rsidR="00F02B62" w:rsidRPr="00C10536">
        <w:t xml:space="preserve">mixing proportion for the </w:t>
      </w:r>
      <w:r w:rsidR="009C7E32" w:rsidRPr="00C10536">
        <w:t xml:space="preserve">geometric distribution with the smaller mean was estimated </w:t>
      </w:r>
      <w:r w:rsidR="00F02B62" w:rsidRPr="00C10536">
        <w:t>to be 0.00525 (95% CI: [0.005, 0.00525]).</w:t>
      </w:r>
      <w:r w:rsidR="00012AE1" w:rsidRPr="00C10536">
        <w:t xml:space="preserve"> </w:t>
      </w:r>
      <w:r w:rsidR="00822330" w:rsidRPr="00C10536">
        <w:t xml:space="preserve">We estimate the overall mean to be 20.6 (95% CI: [19.9, 20.7]). </w:t>
      </w:r>
    </w:p>
    <w:p w14:paraId="5056B2DC" w14:textId="1570B1D1" w:rsidR="0078509B" w:rsidRPr="00C10536" w:rsidRDefault="00012AE1" w:rsidP="009C7E32">
      <w:r w:rsidRPr="00C10536">
        <w:t xml:space="preserve">Our estimate of the mean gene conversion tract length is very sensitive to the </w:t>
      </w:r>
      <w:r w:rsidR="00C44FBE" w:rsidRPr="00C10536">
        <w:t>assumed</w:t>
      </w:r>
      <w:r w:rsidR="00742939" w:rsidRPr="00C10536">
        <w:t xml:space="preserve"> tract </w:t>
      </w:r>
      <w:r w:rsidR="00F609F1" w:rsidRPr="00C10536">
        <w:t xml:space="preserve">length </w:t>
      </w:r>
      <w:r w:rsidR="00742939" w:rsidRPr="00C10536">
        <w:t>distribution.</w:t>
      </w:r>
      <w:r w:rsidRPr="00C10536">
        <w:t xml:space="preserve">  When assuming that gene conversion tract lengths are geometric, our model estimates the mean gene conversion tract length to be 459</w:t>
      </w:r>
      <w:r w:rsidR="00CB0D41" w:rsidRPr="00C10536">
        <w:t>.0</w:t>
      </w:r>
      <w:r w:rsidRPr="00C10536">
        <w:t xml:space="preserve"> bp (95% CI: [457</w:t>
      </w:r>
      <w:r w:rsidR="00CB0D41" w:rsidRPr="00C10536">
        <w:t>.3</w:t>
      </w:r>
      <w:r w:rsidRPr="00C10536">
        <w:t>, 46</w:t>
      </w:r>
      <w:r w:rsidR="00CB0D41" w:rsidRPr="00C10536">
        <w:t>0.5</w:t>
      </w:r>
      <w:r w:rsidRPr="00C10536">
        <w:t>])</w:t>
      </w:r>
      <w:r w:rsidR="00822330" w:rsidRPr="00C10536">
        <w:t>, which is much higher than our estimate under the mixture setting</w:t>
      </w:r>
      <w:r w:rsidRPr="00C10536">
        <w:t xml:space="preserve">. </w:t>
      </w:r>
      <w:r w:rsidR="00B23DB3" w:rsidRPr="00C10536">
        <w:t xml:space="preserve">However, given the large </w:t>
      </w:r>
      <w:del w:id="3162" w:author="Nobu Masaki" w:date="2025-09-16T17:22:00Z" w16du:dateUtc="2025-09-17T00:22:00Z">
        <w:r w:rsidR="00B23DB3" w:rsidRPr="00C10536" w:rsidDel="00DA7AA0">
          <w:delText>AIC</w:delText>
        </w:r>
      </w:del>
      <w:ins w:id="3163" w:author="Nobu Masaki" w:date="2025-09-16T17:22:00Z" w16du:dateUtc="2025-09-17T00:22:00Z">
        <w:r w:rsidR="00DA7AA0">
          <w:t>BIC</w:t>
        </w:r>
      </w:ins>
      <w:r w:rsidR="00B23DB3" w:rsidRPr="00C10536">
        <w:t xml:space="preserve"> difference between these two models (</w:t>
      </w:r>
      <w:ins w:id="3164" w:author="Nobu Masaki" w:date="2025-09-24T15:41:00Z" w16du:dateUtc="2025-09-24T22:41:00Z">
        <w:r w:rsidR="00B12BF2" w:rsidRPr="00AD4AE5">
          <w:t>341</w:t>
        </w:r>
        <w:r w:rsidR="00B12BF2">
          <w:t>,</w:t>
        </w:r>
        <w:r w:rsidR="00B12BF2" w:rsidRPr="00AD4AE5">
          <w:t>5</w:t>
        </w:r>
        <w:r w:rsidR="00B12BF2">
          <w:t>69</w:t>
        </w:r>
      </w:ins>
      <w:del w:id="3165" w:author="Nobu Masaki" w:date="2025-09-24T15:41:00Z" w16du:dateUtc="2025-09-24T22:41:00Z">
        <w:r w:rsidR="00532727" w:rsidRPr="00C10536" w:rsidDel="00B12BF2">
          <w:delText>341,593</w:delText>
        </w:r>
      </w:del>
      <w:r w:rsidR="00B23DB3" w:rsidRPr="00C10536">
        <w:t xml:space="preserve">), we are confident that the mixture distribution </w:t>
      </w:r>
      <w:r w:rsidR="00DF40F8" w:rsidRPr="00C10536">
        <w:t>is a much better fit to the data</w:t>
      </w:r>
      <w:r w:rsidR="00B23DB3" w:rsidRPr="00C10536">
        <w:t>.</w:t>
      </w:r>
      <w:del w:id="3166" w:author="Nobu Masaki" w:date="2025-09-24T16:00:00Z" w16du:dateUtc="2025-09-24T23:00:00Z">
        <w:r w:rsidR="00B23DB3" w:rsidRPr="00C10536" w:rsidDel="004D38F4">
          <w:delText xml:space="preserve"> </w:delText>
        </w:r>
      </w:del>
      <w:ins w:id="3167" w:author="Nobu Masaki" w:date="2025-09-24T16:00:00Z" w16du:dateUtc="2025-09-24T23:00:00Z">
        <w:r w:rsidR="004D38F4">
          <w:t xml:space="preserve"> The model assuming a mixture distribution for </w:t>
        </w:r>
      </w:ins>
      <w:ins w:id="3168" w:author="Nobu Masaki" w:date="2025-09-24T16:02:00Z" w16du:dateUtc="2025-09-24T23:02:00Z">
        <w:r w:rsidR="004D38F4">
          <w:t>tract</w:t>
        </w:r>
      </w:ins>
      <w:ins w:id="3169" w:author="Nobu Masaki" w:date="2025-09-24T16:00:00Z" w16du:dateUtc="2025-09-24T23:00:00Z">
        <w:r w:rsidR="004D38F4">
          <w:t xml:space="preserve"> lengths also</w:t>
        </w:r>
      </w:ins>
      <w:ins w:id="3170" w:author="Nobu Masaki" w:date="2025-09-24T16:01:00Z" w16du:dateUtc="2025-09-24T23:01:00Z">
        <w:r w:rsidR="004D38F4">
          <w:t xml:space="preserve"> better fits the empirical distribution of observed tract lengths (see Fig </w:t>
        </w:r>
      </w:ins>
      <w:ins w:id="3171" w:author="Nobu Masaki" w:date="2025-09-24T16:03:00Z" w16du:dateUtc="2025-09-24T23:03:00Z">
        <w:r w:rsidR="00972A25">
          <w:t>3</w:t>
        </w:r>
      </w:ins>
      <w:ins w:id="3172" w:author="Nobu Masaki" w:date="2025-09-24T16:01:00Z" w16du:dateUtc="2025-09-24T23:01:00Z">
        <w:r w:rsidR="004D38F4">
          <w:t>).</w:t>
        </w:r>
      </w:ins>
      <w:ins w:id="3173" w:author="Nobu Masaki" w:date="2025-09-24T16:00:00Z" w16du:dateUtc="2025-09-24T23:00:00Z">
        <w:r w:rsidR="004D38F4">
          <w:t xml:space="preserve"> </w:t>
        </w:r>
      </w:ins>
      <w:r w:rsidR="00B23DB3" w:rsidRPr="00C10536">
        <w:t>This result aligns with previous findings in humans</w:t>
      </w:r>
      <w:ins w:id="3174" w:author="Nobu Masaki" w:date="2025-09-24T15:42:00Z" w16du:dateUtc="2025-09-24T22:42:00Z">
        <w:r w:rsidR="00774D8D">
          <w:t xml:space="preserve"> </w:t>
        </w:r>
      </w:ins>
      <w:del w:id="3175" w:author="Nobu Masaki" w:date="2025-09-24T15:42:00Z" w16du:dateUtc="2025-09-24T22:42:00Z">
        <w:r w:rsidR="00B23DB3" w:rsidRPr="00C10536" w:rsidDel="00774D8D">
          <w:delText>.</w:delText>
        </w:r>
        <w:r w:rsidR="00272457" w:rsidRPr="00C10536" w:rsidDel="00774D8D">
          <w:delText xml:space="preserve"> </w:delText>
        </w:r>
        <w:r w:rsidR="000F1109" w:rsidRPr="00C10536" w:rsidDel="00774D8D">
          <w:delText>Palsson et al. found that among tracts shorter than 1 kb, the majority had a smaller mean length compared to the longer tracts</w:delText>
        </w:r>
        <w:r w:rsidR="00706356" w:rsidRPr="00C10536" w:rsidDel="00774D8D">
          <w:delText xml:space="preserve"> </w:delText>
        </w:r>
      </w:del>
      <w:r w:rsidR="000F1109" w:rsidRPr="00C10536">
        <w:fldChar w:fldCharType="begin"/>
      </w:r>
      <w:r w:rsidR="00493CD6">
        <w:instrText xml:space="preserve"> ADDIN ZOTERO_ITEM CSL_CITATION {"citationID":"toDdIkEH","properties":{"formattedCitation":"[11]","plainCitation":"[11]","noteIndex":0},"citationItems":[{"id":153,"uris":["http://zotero.org/users/14121098/items/RH6JCRV9"],"itemData":{"id":153,"type":"article-journal","abstract":"Human recombination maps are a valuable resource for association and linkage studies and crucial for many inferences of population history and natural selection. Existing maps1–5 are based solely on cross-over (CO) recombination, omitting non-cross-overs (NCOs)—the more common form of recombination6—owing to the difficulty in detecting them. Using whole-genome sequence data in families, we estimate the number of NCOs transmitted from parent to offspring and derive complete, sex-specific recombination maps including both NCOs and COs. Mothers have fewer but longer NCOs than fathers, and oocytes accumulate NCOs in a non-regulated fashion with maternal age. Recombination, primarily NCO, is responsible for 1.8% (95% confidence interval: 1.3–2.3) and 11.3% (95% confidence interval: 9.0–13.6) of paternal and maternal de novo mutations, respectively, and may drive the increase in de novo mutations with maternal age. NCOs are substantially more prominent than COs in centromeres, possibly to avoid large-scale genomic changes that may cause aneuploidy. Our results demonstrate that NCOs highlight to a much greater extent than COs the differences in the meiotic process between the sexes, in which maternal NCOs may reflect the safeguarding of oocytes from infancy until ovulation.","container-title":"Nature","DOI":"10.1038/s41586-024-08450-5","ISSN":"1476-4687","issue":"8055","language":"en","license":"2025 The Author(s)","note":"publisher: Nature Publishing Group","page":"700-707","source":"www.nature.com","title":"Complete human recombination maps","volume":"639","author":[{"family":"Palsson","given":"Gunnar"},{"family":"Hardarson","given":"Marteinn T."},{"family":"Jonsson","given":"Hakon"},{"family":"Steinthorsdottir","given":"Valgerdur"},{"family":"Stefansson","given":"Olafur A."},{"family":"Eggertsson","given":"Hannes P."},{"family":"Gudjonsson","given":"Sigurjon A."},{"family":"Olason","given":"Pall I."},{"family":"Gylfason","given":"Arnaldur"},{"family":"Masson","given":"Gisli"},{"family":"Thorsteinsdottir","given":"Unnur"},{"family":"Sulem","given":"Patrick"},{"family":"Helgason","given":"Agnar"},{"family":"Gudbjartsson","given":"Daniel F."},{"family":"Halldorsson","given":"Bjarni V."},{"family":"Stefansson","given":"Kari"}],"issued":{"date-parts":[["2025",3]]}}}],"schema":"https://github.com/citation-style-language/schema/raw/master/csl-citation.json"} </w:instrText>
      </w:r>
      <w:r w:rsidR="000F1109" w:rsidRPr="00C10536">
        <w:fldChar w:fldCharType="separate"/>
      </w:r>
      <w:r w:rsidR="00493CD6">
        <w:rPr>
          <w:rFonts w:ascii="Calibri" w:cs="Calibri"/>
          <w:kern w:val="0"/>
        </w:rPr>
        <w:t>[11]</w:t>
      </w:r>
      <w:r w:rsidR="000F1109" w:rsidRPr="00C10536">
        <w:fldChar w:fldCharType="end"/>
      </w:r>
      <w:r w:rsidR="00706356" w:rsidRPr="00C10536">
        <w:t>.</w:t>
      </w:r>
      <w:r w:rsidR="000F1109" w:rsidRPr="00C10536">
        <w:t xml:space="preserve"> </w:t>
      </w:r>
      <w:r w:rsidR="001A6944" w:rsidRPr="00C10536">
        <w:t>The</w:t>
      </w:r>
      <w:r w:rsidR="00516620" w:rsidRPr="00C10536">
        <w:t xml:space="preserve"> higher estimate </w:t>
      </w:r>
      <w:r w:rsidR="001A6944" w:rsidRPr="00C10536">
        <w:t xml:space="preserve">we obtained </w:t>
      </w:r>
      <w:r w:rsidR="00516620" w:rsidRPr="00C10536">
        <w:t xml:space="preserve">under the geometric distribution is also consistent with our simulation results. </w:t>
      </w:r>
      <w:r w:rsidR="00C85302" w:rsidRPr="00C10536">
        <w:t xml:space="preserve">In </w:t>
      </w:r>
      <w:r w:rsidR="00D97C82" w:rsidRPr="00C10536">
        <w:t>the</w:t>
      </w:r>
      <w:r w:rsidR="00C85302" w:rsidRPr="00C10536">
        <w:t xml:space="preserve"> simulation</w:t>
      </w:r>
      <w:r w:rsidR="004C1B53" w:rsidRPr="00C10536">
        <w:t xml:space="preserve"> assessing the robustness of our method</w:t>
      </w:r>
      <w:r w:rsidR="00C85302" w:rsidRPr="00C10536">
        <w:t>, where we dr</w:t>
      </w:r>
      <w:r w:rsidR="00E85933" w:rsidRPr="00C10536">
        <w:t>a</w:t>
      </w:r>
      <w:r w:rsidR="00C85302" w:rsidRPr="00C10536">
        <w:t>w gene conversion tract lengths from various distributions</w:t>
      </w:r>
      <w:del w:id="3176" w:author="Nobu Masaki" w:date="2025-09-24T15:42:00Z" w16du:dateUtc="2025-09-24T22:42:00Z">
        <w:r w:rsidR="00DF1B9E" w:rsidRPr="00C10536" w:rsidDel="00514B8F">
          <w:delText xml:space="preserve"> (see </w:delText>
        </w:r>
        <w:r w:rsidR="005424AD" w:rsidDel="00514B8F">
          <w:delText xml:space="preserve">S2 </w:delText>
        </w:r>
        <w:r w:rsidR="00DF1B9E" w:rsidRPr="00C10536" w:rsidDel="00514B8F">
          <w:delText>Appendix)</w:delText>
        </w:r>
      </w:del>
      <w:r w:rsidR="00DF1B9E" w:rsidRPr="00C10536">
        <w:t xml:space="preserve">, </w:t>
      </w:r>
      <w:r w:rsidR="007D38D8" w:rsidRPr="00C10536">
        <w:t>we found that assuming a geometric distribution when the true distribution is a mixture of two geometric components can lead to an inflated estimate of the mean tract length</w:t>
      </w:r>
      <w:r w:rsidR="00947149" w:rsidRPr="00C10536">
        <w:t xml:space="preserve">, </w:t>
      </w:r>
      <w:r w:rsidR="007D38D8" w:rsidRPr="00C10536">
        <w:t xml:space="preserve">particularly when one component has a substantially larger mean but contributes relatively few tracts (see </w:t>
      </w:r>
      <w:del w:id="3177" w:author="Nobu Masaki" w:date="2025-09-24T15:42:00Z" w16du:dateUtc="2025-09-24T22:42:00Z">
        <w:r w:rsidR="00096C36" w:rsidDel="00A879FD">
          <w:delText>S1 Table</w:delText>
        </w:r>
      </w:del>
      <w:ins w:id="3178" w:author="Nobu Masaki" w:date="2025-09-24T15:42:00Z" w16du:dateUtc="2025-09-24T22:42:00Z">
        <w:r w:rsidR="00A879FD">
          <w:t>Table 2</w:t>
        </w:r>
      </w:ins>
      <w:r w:rsidR="007D38D8" w:rsidRPr="00C10536">
        <w:t>).</w:t>
      </w:r>
    </w:p>
    <w:p w14:paraId="758024B5" w14:textId="6BA1E011" w:rsidR="00AC1BD8" w:rsidRPr="00C10536" w:rsidRDefault="00AC1BD8" w:rsidP="00AC1BD8">
      <w:r w:rsidRPr="00C10536">
        <w:t>We estimated the overall mean gene conversion tract length to be 20.6 bp (95% CI: [19.9, 20.7]), which is shorter than previous estimates. For instance, Palsson et al. reported mean tract lengths of 123 bp (95% CI: [94, 135]) for paternal and 102 bp (95% CI: [71, 125]) for maternal transmissions</w:t>
      </w:r>
      <w:r w:rsidR="005740B7" w:rsidRPr="00C10536">
        <w:t xml:space="preserve"> </w:t>
      </w:r>
      <w:r w:rsidRPr="00C10536">
        <w:fldChar w:fldCharType="begin"/>
      </w:r>
      <w:r w:rsidR="00493CD6">
        <w:instrText xml:space="preserve"> ADDIN ZOTERO_ITEM CSL_CITATION {"citationID":"qZdqTO9V","properties":{"formattedCitation":"[11]","plainCitation":"[11]","noteIndex":0},"citationItems":[{"id":153,"uris":["http://zotero.org/users/14121098/items/RH6JCRV9"],"itemData":{"id":153,"type":"article-journal","abstract":"Human recombination maps are a valuable resource for association and linkage studies and crucial for many inferences of population history and natural selection. Existing maps1–5 are based solely on cross-over (CO) recombination, omitting non-cross-overs (NCOs)—the more common form of recombination6—owing to the difficulty in detecting them. Using whole-genome sequence data in families, we estimate the number of NCOs transmitted from parent to offspring and derive complete, sex-specific recombination maps including both NCOs and COs. Mothers have fewer but longer NCOs than fathers, and oocytes accumulate NCOs in a non-regulated fashion with maternal age. Recombination, primarily NCO, is responsible for 1.8% (95% confidence interval: 1.3–2.3) and 11.3% (95% confidence interval: 9.0–13.6) of paternal and maternal de novo mutations, respectively, and may drive the increase in de novo mutations with maternal age. NCOs are substantially more prominent than COs in centromeres, possibly to avoid large-scale genomic changes that may cause aneuploidy. Our results demonstrate that NCOs highlight to a much greater extent than COs the differences in the meiotic process between the sexes, in which maternal NCOs may reflect the safeguarding of oocytes from infancy until ovulation.","container-title":"Nature","DOI":"10.1038/s41586-024-08450-5","ISSN":"1476-4687","issue":"8055","language":"en","license":"2025 The Author(s)","note":"publisher: Nature Publishing Group","page":"700-707","source":"www.nature.com","title":"Complete human recombination maps","volume":"639","author":[{"family":"Palsson","given":"Gunnar"},{"family":"Hardarson","given":"Marteinn T."},{"family":"Jonsson","given":"Hakon"},{"family":"Steinthorsdottir","given":"Valgerdur"},{"family":"Stefansson","given":"Olafur A."},{"family":"Eggertsson","given":"Hannes P."},{"family":"Gudjonsson","given":"Sigurjon A."},{"family":"Olason","given":"Pall I."},{"family":"Gylfason","given":"Arnaldur"},{"family":"Masson","given":"Gisli"},{"family":"Thorsteinsdottir","given":"Unnur"},{"family":"Sulem","given":"Patrick"},{"family":"Helgason","given":"Agnar"},{"family":"Gudbjartsson","given":"Daniel F."},{"family":"Halldorsson","given":"Bjarni V."},{"family":"Stefansson","given":"Kari"}],"issued":{"date-parts":[["2025",3]]}}}],"schema":"https://github.com/citation-style-language/schema/raw/master/csl-citation.json"} </w:instrText>
      </w:r>
      <w:r w:rsidRPr="00C10536">
        <w:fldChar w:fldCharType="separate"/>
      </w:r>
      <w:r w:rsidR="00493CD6">
        <w:rPr>
          <w:rFonts w:ascii="Calibri" w:cs="Calibri"/>
          <w:kern w:val="0"/>
        </w:rPr>
        <w:t>[11]</w:t>
      </w:r>
      <w:r w:rsidRPr="00C10536">
        <w:fldChar w:fldCharType="end"/>
      </w:r>
      <w:r w:rsidR="005740B7" w:rsidRPr="00C10536">
        <w:t>.</w:t>
      </w:r>
      <w:r w:rsidR="00464A3E" w:rsidRPr="00C10536">
        <w:t xml:space="preserve"> M</w:t>
      </w:r>
      <w:r w:rsidRPr="00C10536">
        <w:t xml:space="preserve">ethodological differences between our approach and the NCOurd model used by Palsson et al. may account for this </w:t>
      </w:r>
      <w:r w:rsidRPr="00C10536">
        <w:lastRenderedPageBreak/>
        <w:t>discrepancy</w:t>
      </w:r>
      <w:r w:rsidR="00560833" w:rsidRPr="00C10536">
        <w:t xml:space="preserve"> </w:t>
      </w:r>
      <w:r w:rsidR="001242D5" w:rsidRPr="00C10536">
        <w:fldChar w:fldCharType="begin"/>
      </w:r>
      <w:r w:rsidR="00493CD6">
        <w:instrText xml:space="preserve"> ADDIN ZOTERO_ITEM CSL_CITATION {"citationID":"2QOJvfS7","properties":{"formattedCitation":"[10]","plainCitation":"[10]","noteIndex":0},"citationItems":[{"id":29,"uris":["http://zotero.org/users/14121098/items/5IALHFKE"],"itemData":{"id":29,"type":"article-journal","abstract":"Meiotic recombination is the main driving force of human genetic diversity, along with mutations. Recombinations split into crossovers, separating large chromosomal regions originating from different homologous chromosomes, and non-crossovers (NCOs), where a small segment from one chromosome is embedded in a region originating from the homologous chromosome. NCOs are much less studied than mutations and crossovers as NCOs are short and can only be detected at markers heterozygous in the transmitting parent, leaving most of them undetectable.The detectable NCOs, known as gene conversions, hide information about NCOs, including their number and length, waiting to be unveiled. We introduce NCOurd, software, and algorithm, based on an expectation–maximization algorithm, to estimate the number of NCOs and their length distribution from gene conversion data.https://github.com/DecodeGenetics/NCOurd","container-title":"Bioinformatics","DOI":"10.1093/bioinformatics/btad485","ISSN":"1367-4811","issue":"8","journalAbbreviation":"Bioinformatics","page":"btad485","source":"Silverchair","title":"NCOurd: modelling length distributions of NCO events and gene conversion tracts","title-short":"NCOurd","volume":"39","author":[{"family":"Hardarson","given":"Marteinn T"},{"family":"Palsson","given":"Gunnar"},{"family":"Halldorsson","given":"Bjarni V"}],"issued":{"date-parts":[["2023",8,1]]}}}],"schema":"https://github.com/citation-style-language/schema/raw/master/csl-citation.json"} </w:instrText>
      </w:r>
      <w:r w:rsidR="001242D5" w:rsidRPr="00C10536">
        <w:fldChar w:fldCharType="separate"/>
      </w:r>
      <w:r w:rsidR="00493CD6">
        <w:rPr>
          <w:rFonts w:ascii="Calibri" w:cs="Calibri"/>
          <w:kern w:val="0"/>
        </w:rPr>
        <w:t>[10]</w:t>
      </w:r>
      <w:r w:rsidR="001242D5" w:rsidRPr="00C10536">
        <w:fldChar w:fldCharType="end"/>
      </w:r>
      <w:r w:rsidR="00560833" w:rsidRPr="00C10536">
        <w:t>.</w:t>
      </w:r>
      <w:r w:rsidR="001242D5" w:rsidRPr="00C10536">
        <w:t xml:space="preserve"> </w:t>
      </w:r>
      <w:bookmarkStart w:id="3179" w:name="_Hlk196842431"/>
      <w:r w:rsidRPr="00C10536">
        <w:t>NCOurd </w:t>
      </w:r>
      <w:bookmarkEnd w:id="3179"/>
      <w:r w:rsidRPr="00C10536">
        <w:t>requires specifying a penetrance parameter</w:t>
      </w:r>
      <w:r w:rsidR="007C2EA0" w:rsidRPr="00C10536">
        <w:t xml:space="preserve">, </w:t>
      </w:r>
      <w:r w:rsidRPr="00C10536">
        <w:t xml:space="preserve">defined as the probability that a heterozygous </w:t>
      </w:r>
      <w:del w:id="3180" w:author="Nobu Masaki" w:date="2025-09-04T10:51:00Z" w16du:dateUtc="2025-09-04T17:51:00Z">
        <w:r w:rsidRPr="00C10536" w:rsidDel="00923B89">
          <w:delText xml:space="preserve">marker </w:delText>
        </w:r>
      </w:del>
      <w:ins w:id="3181" w:author="Nobu Masaki" w:date="2025-09-04T10:51:00Z" w16du:dateUtc="2025-09-04T17:51:00Z">
        <w:r w:rsidR="00923B89">
          <w:t>position</w:t>
        </w:r>
        <w:r w:rsidR="00923B89" w:rsidRPr="00C10536">
          <w:t xml:space="preserve"> </w:t>
        </w:r>
      </w:ins>
      <w:r w:rsidRPr="00C10536">
        <w:t>within a gene conversion tract is allele</w:t>
      </w:r>
      <w:r w:rsidR="00D91645" w:rsidRPr="00C10536">
        <w:t xml:space="preserve"> </w:t>
      </w:r>
      <w:r w:rsidRPr="00C10536">
        <w:t xml:space="preserve">converted. In our framework, we set the allele conversion probability within each tract equal to the local mean heterozygosity rate. This effectively assumes that, for shorter gene conversion tracts (&lt;1.5 kb), all heterozygous </w:t>
      </w:r>
      <w:del w:id="3182" w:author="Nobu Masaki" w:date="2025-09-04T10:51:00Z" w16du:dateUtc="2025-09-04T17:51:00Z">
        <w:r w:rsidRPr="00C10536" w:rsidDel="00923B89">
          <w:delText xml:space="preserve">markers </w:delText>
        </w:r>
      </w:del>
      <w:ins w:id="3183" w:author="Nobu Masaki" w:date="2025-09-04T10:51:00Z" w16du:dateUtc="2025-09-04T17:51:00Z">
        <w:r w:rsidR="00923B89">
          <w:t>positions</w:t>
        </w:r>
        <w:r w:rsidR="00923B89" w:rsidRPr="00C10536">
          <w:t xml:space="preserve"> </w:t>
        </w:r>
      </w:ins>
      <w:r w:rsidRPr="00C10536">
        <w:t xml:space="preserve">are </w:t>
      </w:r>
      <w:r w:rsidR="006E5309" w:rsidRPr="00C10536">
        <w:t xml:space="preserve">allele </w:t>
      </w:r>
      <w:r w:rsidRPr="00C10536">
        <w:t>converted.</w:t>
      </w:r>
      <w:r w:rsidR="007D5DCA" w:rsidRPr="00C10536">
        <w:t xml:space="preserve"> This would correspond to using a penetrance of one in NCOurd.</w:t>
      </w:r>
      <w:r w:rsidRPr="00C10536">
        <w:t xml:space="preserve"> In contrast, Palsson et al. estimate a fixed penetrance of 0.66 for all detected tracts by </w:t>
      </w:r>
      <w:r w:rsidR="00914C40" w:rsidRPr="00C10536">
        <w:t>using a</w:t>
      </w:r>
      <w:r w:rsidR="00F02A98" w:rsidRPr="00C10536">
        <w:t xml:space="preserve"> grid of penetrance values</w:t>
      </w:r>
      <w:r w:rsidRPr="00C10536">
        <w:t xml:space="preserve"> and selecting the one that maximizes </w:t>
      </w:r>
      <w:r w:rsidR="0072709E" w:rsidRPr="00C10536">
        <w:t xml:space="preserve">the </w:t>
      </w:r>
      <w:r w:rsidRPr="00C10536">
        <w:t xml:space="preserve">model likelihood. This implies that roughly </w:t>
      </w:r>
      <w:r w:rsidR="00270535" w:rsidRPr="00C10536">
        <w:t>a third</w:t>
      </w:r>
      <w:r w:rsidRPr="00C10536">
        <w:t xml:space="preserve"> of heterozygous sites within a </w:t>
      </w:r>
      <w:r w:rsidR="00CC5EAE" w:rsidRPr="00C10536">
        <w:t xml:space="preserve">gene conversion </w:t>
      </w:r>
      <w:r w:rsidRPr="00C10536">
        <w:t>tract do not undergo allele conversion, leading to longer estimated tract lengths. Importantly, penetrance may vary with tract length, making the use of a single</w:t>
      </w:r>
      <w:r w:rsidR="00FA6D7D" w:rsidRPr="00C10536">
        <w:t xml:space="preserve"> penetrance value</w:t>
      </w:r>
      <w:r w:rsidR="004F2610" w:rsidRPr="00C10536">
        <w:t xml:space="preserve"> </w:t>
      </w:r>
      <w:r w:rsidRPr="00C10536">
        <w:t xml:space="preserve">potentially inappropriate. However, estimating penetrance </w:t>
      </w:r>
      <w:r w:rsidR="004B3D7D" w:rsidRPr="00C10536">
        <w:t xml:space="preserve">as a function of the tract length </w:t>
      </w:r>
      <w:r w:rsidRPr="00C10536">
        <w:t xml:space="preserve">is challenging, especially for short tracts, which often </w:t>
      </w:r>
      <w:r w:rsidR="006838F1" w:rsidRPr="00C10536">
        <w:t xml:space="preserve">do not overlap with many </w:t>
      </w:r>
      <w:ins w:id="3184" w:author="Nobu Masaki" w:date="2025-09-16T16:45:00Z" w16du:dateUtc="2025-09-16T23:45:00Z">
        <w:r w:rsidR="000378A0">
          <w:t xml:space="preserve">SNV </w:t>
        </w:r>
      </w:ins>
      <w:del w:id="3185" w:author="Nobu Masaki" w:date="2025-09-04T10:51:00Z" w16du:dateUtc="2025-09-04T17:51:00Z">
        <w:r w:rsidR="006838F1" w:rsidRPr="00C10536" w:rsidDel="00923B89">
          <w:delText>markers</w:delText>
        </w:r>
      </w:del>
      <w:ins w:id="3186" w:author="Nobu Masaki" w:date="2025-09-04T10:51:00Z" w16du:dateUtc="2025-09-04T17:51:00Z">
        <w:r w:rsidR="00923B89">
          <w:t>positions</w:t>
        </w:r>
      </w:ins>
      <w:r w:rsidRPr="00C10536">
        <w:t>. This limitation has been noted in the original </w:t>
      </w:r>
      <w:r w:rsidR="00687D41" w:rsidRPr="00C10536">
        <w:t>NCOurd </w:t>
      </w:r>
      <w:r w:rsidRPr="00C10536">
        <w:t>publication</w:t>
      </w:r>
      <w:r w:rsidR="00EE024E" w:rsidRPr="00C10536">
        <w:t xml:space="preserve"> </w:t>
      </w:r>
      <w:r w:rsidR="00687D41" w:rsidRPr="00C10536">
        <w:fldChar w:fldCharType="begin"/>
      </w:r>
      <w:r w:rsidR="00493CD6">
        <w:instrText xml:space="preserve"> ADDIN ZOTERO_ITEM CSL_CITATION {"citationID":"bjIbLkg7","properties":{"formattedCitation":"[10]","plainCitation":"[10]","noteIndex":0},"citationItems":[{"id":29,"uris":["http://zotero.org/users/14121098/items/5IALHFKE"],"itemData":{"id":29,"type":"article-journal","abstract":"Meiotic recombination is the main driving force of human genetic diversity, along with mutations. Recombinations split into crossovers, separating large chromosomal regions originating from different homologous chromosomes, and non-crossovers (NCOs), where a small segment from one chromosome is embedded in a region originating from the homologous chromosome. NCOs are much less studied than mutations and crossovers as NCOs are short and can only be detected at markers heterozygous in the transmitting parent, leaving most of them undetectable.The detectable NCOs, known as gene conversions, hide information about NCOs, including their number and length, waiting to be unveiled. We introduce NCOurd, software, and algorithm, based on an expectation–maximization algorithm, to estimate the number of NCOs and their length distribution from gene conversion data.https://github.com/DecodeGenetics/NCOurd","container-title":"Bioinformatics","DOI":"10.1093/bioinformatics/btad485","ISSN":"1367-4811","issue":"8","journalAbbreviation":"Bioinformatics","page":"btad485","source":"Silverchair","title":"NCOurd: modelling length distributions of NCO events and gene conversion tracts","title-short":"NCOurd","volume":"39","author":[{"family":"Hardarson","given":"Marteinn T"},{"family":"Palsson","given":"Gunnar"},{"family":"Halldorsson","given":"Bjarni V"}],"issued":{"date-parts":[["2023",8,1]]}}}],"schema":"https://github.com/citation-style-language/schema/raw/master/csl-citation.json"} </w:instrText>
      </w:r>
      <w:r w:rsidR="00687D41" w:rsidRPr="00C10536">
        <w:fldChar w:fldCharType="separate"/>
      </w:r>
      <w:r w:rsidR="00493CD6">
        <w:rPr>
          <w:rFonts w:ascii="Calibri" w:cs="Calibri"/>
          <w:kern w:val="0"/>
        </w:rPr>
        <w:t>[10]</w:t>
      </w:r>
      <w:r w:rsidR="00687D41" w:rsidRPr="00C10536">
        <w:fldChar w:fldCharType="end"/>
      </w:r>
      <w:r w:rsidR="00EE024E" w:rsidRPr="00C10536">
        <w:t>.</w:t>
      </w:r>
    </w:p>
    <w:p w14:paraId="531B5698" w14:textId="06F4D035" w:rsidR="002328D1" w:rsidRPr="00C10536" w:rsidRDefault="00A03309" w:rsidP="00AC1BD8">
      <w:r w:rsidRPr="00C10536">
        <w:t xml:space="preserve">There are a few other </w:t>
      </w:r>
      <w:r w:rsidR="008C644E" w:rsidRPr="00C10536">
        <w:t xml:space="preserve">findings </w:t>
      </w:r>
      <w:r w:rsidR="00F07658" w:rsidRPr="00C10536">
        <w:t>on the length distribution of gene conversion tracts</w:t>
      </w:r>
      <w:r w:rsidR="00C15F58" w:rsidRPr="00C10536">
        <w:t xml:space="preserve"> in humans</w:t>
      </w:r>
      <w:ins w:id="3187" w:author="Nobu Masaki" w:date="2025-09-12T15:11:00Z" w16du:dateUtc="2025-09-12T22:11:00Z">
        <w:r w:rsidR="00DF242B">
          <w:t>.</w:t>
        </w:r>
      </w:ins>
      <w:ins w:id="3188" w:author="Nobu Masaki" w:date="2025-09-12T15:13:00Z" w16du:dateUtc="2025-09-12T22:13:00Z">
        <w:r w:rsidR="00DF242B">
          <w:t xml:space="preserve"> </w:t>
        </w:r>
      </w:ins>
      <w:del w:id="3189" w:author="Nobu Masaki" w:date="2025-09-12T15:11:00Z" w16du:dateUtc="2025-09-12T22:11:00Z">
        <w:r w:rsidR="00F07658" w:rsidRPr="00C10536" w:rsidDel="00DF242B">
          <w:delText xml:space="preserve">, most notably, </w:delText>
        </w:r>
      </w:del>
      <w:del w:id="3190" w:author="Nobu Masaki" w:date="2025-09-12T15:13:00Z" w16du:dateUtc="2025-09-12T22:13:00Z">
        <w:r w:rsidR="00F07658" w:rsidRPr="00C10536" w:rsidDel="00DF242B">
          <w:delText xml:space="preserve">in the </w:delText>
        </w:r>
      </w:del>
      <w:ins w:id="3191" w:author="Nobu Masaki" w:date="2025-09-12T15:13:00Z" w16du:dateUtc="2025-09-12T22:13:00Z">
        <w:r w:rsidR="00DF242B">
          <w:t>A s</w:t>
        </w:r>
      </w:ins>
      <w:del w:id="3192" w:author="Nobu Masaki" w:date="2025-09-12T15:13:00Z" w16du:dateUtc="2025-09-12T22:13:00Z">
        <w:r w:rsidR="00F07658" w:rsidRPr="00C10536" w:rsidDel="00DF242B">
          <w:delText>s</w:delText>
        </w:r>
      </w:del>
      <w:r w:rsidR="00F07658" w:rsidRPr="00C10536">
        <w:t>perm-</w:t>
      </w:r>
      <w:r w:rsidR="00C15F58" w:rsidRPr="00C10536">
        <w:t>typing</w:t>
      </w:r>
      <w:r w:rsidR="00F07658" w:rsidRPr="00C10536">
        <w:t xml:space="preserve"> study by Jeffreys and May</w:t>
      </w:r>
      <w:ins w:id="3193" w:author="Nobu Masaki" w:date="2025-09-12T15:13:00Z" w16du:dateUtc="2025-09-12T22:13:00Z">
        <w:r w:rsidR="00DF242B">
          <w:t xml:space="preserve"> </w:t>
        </w:r>
      </w:ins>
      <w:del w:id="3194" w:author="Nobu Masaki" w:date="2025-09-12T15:13:00Z" w16du:dateUtc="2025-09-12T22:13:00Z">
        <w:r w:rsidR="00F07658" w:rsidRPr="00C10536" w:rsidDel="00DF242B">
          <w:delText xml:space="preserve">, which </w:delText>
        </w:r>
      </w:del>
      <w:r w:rsidR="00F07658" w:rsidRPr="00C10536">
        <w:t>concluded that the mean length is in the range of 55-290</w:t>
      </w:r>
      <w:r w:rsidR="00C15F58" w:rsidRPr="00C10536">
        <w:t xml:space="preserve"> </w:t>
      </w:r>
      <w:r w:rsidR="00F07658" w:rsidRPr="00C10536">
        <w:t>bp</w:t>
      </w:r>
      <w:r w:rsidR="00784D71" w:rsidRPr="00C10536">
        <w:t xml:space="preserve"> </w:t>
      </w:r>
      <w:r w:rsidR="00C15F58" w:rsidRPr="00C10536">
        <w:fldChar w:fldCharType="begin"/>
      </w:r>
      <w:r w:rsidR="00D61323" w:rsidRPr="00C10536">
        <w:instrText xml:space="preserve"> ADDIN ZOTERO_ITEM CSL_CITATION {"citationID":"B5hTWorY","properties":{"formattedCitation":"[3]","plainCitation":"[3]","noteIndex":0},"citationItems":[{"id":32,"uris":["http://zotero.org/users/14121098/items/CQNGGHDD"],"itemData":{"id":32,"type":"article-journal","abstract":"Meiotic gene conversion has an important role in allele diversification and in the homogenization of gene and other repeat DNA sequence families1,2,3,4,5, sometimes with pathological consequences6,7. But little is known about the dynamics of gene conversion in humans and its relationship to meiotic crossover. We therefore developed screening and selection methods to characterize sperm conversions in two meiotic crossover hot spots in the major histocompatibility complex (MHC)8 and one in the sex chromosomal pseudoautosomal pairing region PAR1 (ref. 9). All three hot spots are active in gene conversion and crossover. Conversion tracts are short and define a steep bidirectional gradient centered at the peak of crossover activity, consistent with crossovers and conversions being produced by the same recombination-initiating events. These initiations seem to be spread over a narrow zone, rather than occurring at a single site, and seem preferentially to yield conversions rather than crossovers. Crossover breakpoints are more broadly diffused than conversion breakpoints, suggesting either differences between conversion and crossover processing after initiation or the existence of a quality control checkpoint at which short interactions between homologous chromosomes are preferentially aborted as conversions.","container-title":"Nature Genetics","DOI":"10.1038/ng1287","ISSN":"1546-1718","issue":"2","journalAbbreviation":"Nat Genet","language":"en","license":"2004 Springer Nature America, Inc.","note":"publisher: Nature Publishing Group","page":"151-156","source":"www.nature.com","title":"Intense and highly localized gene conversion activity in human meiotic crossover hot spots","volume":"36","author":[{"family":"Jeffreys","given":"Alec J."},{"family":"May","given":"Celia A."}],"issued":{"date-parts":[["2004",2]]}}}],"schema":"https://github.com/citation-style-language/schema/raw/master/csl-citation.json"} </w:instrText>
      </w:r>
      <w:r w:rsidR="00C15F58" w:rsidRPr="00C10536">
        <w:fldChar w:fldCharType="separate"/>
      </w:r>
      <w:r w:rsidR="00D61323" w:rsidRPr="00C10536">
        <w:rPr>
          <w:rFonts w:ascii="Calibri" w:cs="Calibri"/>
          <w:kern w:val="0"/>
        </w:rPr>
        <w:t>[3]</w:t>
      </w:r>
      <w:r w:rsidR="00C15F58" w:rsidRPr="00C10536">
        <w:fldChar w:fldCharType="end"/>
      </w:r>
      <w:r w:rsidR="00784D71" w:rsidRPr="00C10536">
        <w:t>.</w:t>
      </w:r>
      <w:r w:rsidR="00C15F58" w:rsidRPr="00C10536">
        <w:t xml:space="preserve"> </w:t>
      </w:r>
      <w:r w:rsidR="00AD38F1" w:rsidRPr="00C10536">
        <w:t>Jeffreys and May inferred the range of mean gene conversion tract lengths (55</w:t>
      </w:r>
      <w:r w:rsidR="002D3902" w:rsidRPr="00C10536">
        <w:t>-</w:t>
      </w:r>
      <w:r w:rsidR="00AD38F1" w:rsidRPr="00C10536">
        <w:t xml:space="preserve">290 bp) by comparing observed gene conversion lengths to simulated </w:t>
      </w:r>
      <w:r w:rsidR="00C03D5B" w:rsidRPr="00C10536">
        <w:t>tracts</w:t>
      </w:r>
      <w:r w:rsidR="00AD38F1" w:rsidRPr="00C10536">
        <w:t xml:space="preserve"> under geometric</w:t>
      </w:r>
      <w:r w:rsidR="00E147A7" w:rsidRPr="00C10536">
        <w:t>ally</w:t>
      </w:r>
      <w:r w:rsidR="00AD38F1" w:rsidRPr="00C10536">
        <w:t xml:space="preserve"> and normal</w:t>
      </w:r>
      <w:r w:rsidR="00E147A7" w:rsidRPr="00C10536">
        <w:t>ly distributed</w:t>
      </w:r>
      <w:r w:rsidR="00AD38F1" w:rsidRPr="00C10536">
        <w:t xml:space="preserve"> gene conversion tract lengths.</w:t>
      </w:r>
      <w:r w:rsidR="000F288A" w:rsidRPr="00C10536">
        <w:rPr>
          <w:rFonts w:ascii="-webkit-standard" w:hAnsi="-webkit-standard"/>
          <w:color w:val="000000"/>
          <w:sz w:val="27"/>
          <w:szCs w:val="27"/>
        </w:rPr>
        <w:t xml:space="preserve"> </w:t>
      </w:r>
      <w:r w:rsidR="000F288A" w:rsidRPr="00C10536">
        <w:t>However, our simulation</w:t>
      </w:r>
      <w:r w:rsidR="00D5413C" w:rsidRPr="00C10536">
        <w:t xml:space="preserve"> where </w:t>
      </w:r>
      <w:r w:rsidR="002F6FBD" w:rsidRPr="00C10536">
        <w:t xml:space="preserve">tract lengths </w:t>
      </w:r>
      <w:r w:rsidR="0087328F" w:rsidRPr="00C10536">
        <w:t>are</w:t>
      </w:r>
      <w:r w:rsidR="00D5413C" w:rsidRPr="00C10536">
        <w:t xml:space="preserve"> drawn from a mixture distribution</w:t>
      </w:r>
      <w:r w:rsidR="000F288A" w:rsidRPr="00C10536">
        <w:t xml:space="preserve"> </w:t>
      </w:r>
      <w:r w:rsidR="00090B50" w:rsidRPr="00C10536">
        <w:t>suggests</w:t>
      </w:r>
      <w:r w:rsidR="000F288A" w:rsidRPr="00C10536">
        <w:t xml:space="preserve"> that modeling all tracts using a single distribution, without explicitly accounting for outliers, can lead to an inflated estimate of the mean</w:t>
      </w:r>
      <w:del w:id="3195" w:author="Nobu Masaki" w:date="2025-09-24T15:46:00Z" w16du:dateUtc="2025-09-24T22:46:00Z">
        <w:r w:rsidR="000F288A" w:rsidRPr="00C10536" w:rsidDel="009E6F20">
          <w:delText xml:space="preserve"> </w:delText>
        </w:r>
      </w:del>
      <w:ins w:id="3196" w:author="Nobu Masaki" w:date="2025-09-24T15:46:00Z" w16du:dateUtc="2025-09-24T22:46:00Z">
        <w:r w:rsidR="009E6F20">
          <w:t xml:space="preserve"> (see Table 2</w:t>
        </w:r>
      </w:ins>
      <w:del w:id="3197" w:author="Nobu Masaki" w:date="2025-09-24T15:46:00Z" w16du:dateUtc="2025-09-24T22:46:00Z">
        <w:r w:rsidR="000F288A" w:rsidRPr="00C10536" w:rsidDel="009E6F20">
          <w:delText xml:space="preserve">when a small proportion of tracts are </w:delText>
        </w:r>
        <w:r w:rsidR="00E41F27" w:rsidRPr="00C10536" w:rsidDel="009E6F20">
          <w:delText>much</w:delText>
        </w:r>
        <w:r w:rsidR="000F288A" w:rsidRPr="00C10536" w:rsidDel="009E6F20">
          <w:delText xml:space="preserve"> longer than the rest</w:delText>
        </w:r>
        <w:r w:rsidR="00090B50" w:rsidRPr="00C10536" w:rsidDel="009E6F20">
          <w:delText xml:space="preserve"> (see </w:delText>
        </w:r>
        <w:r w:rsidR="00FA39D5" w:rsidDel="009E6F20">
          <w:delText xml:space="preserve">S2 </w:delText>
        </w:r>
        <w:r w:rsidR="00090B50" w:rsidRPr="00C10536" w:rsidDel="009E6F20">
          <w:delText>Appendix</w:delText>
        </w:r>
        <w:r w:rsidR="004E0102" w:rsidDel="009E6F20">
          <w:delText xml:space="preserve"> and S1 Table</w:delText>
        </w:r>
      </w:del>
      <w:ins w:id="3198" w:author="Nobu Masaki" w:date="2025-09-24T15:46:00Z" w16du:dateUtc="2025-09-24T22:46:00Z">
        <w:r w:rsidR="009E6F20">
          <w:t>)</w:t>
        </w:r>
      </w:ins>
      <w:del w:id="3199" w:author="Nobu Masaki" w:date="2025-09-24T15:46:00Z" w16du:dateUtc="2025-09-24T22:46:00Z">
        <w:r w:rsidR="00090B50" w:rsidRPr="00C10536" w:rsidDel="009E6F20">
          <w:delText>)</w:delText>
        </w:r>
      </w:del>
      <w:r w:rsidR="000F288A" w:rsidRPr="00C10536">
        <w:t>.</w:t>
      </w:r>
      <w:ins w:id="3200" w:author="Nobu Masaki" w:date="2025-09-12T15:11:00Z" w16du:dateUtc="2025-09-12T22:11:00Z">
        <w:r w:rsidR="00DF242B">
          <w:t xml:space="preserve"> </w:t>
        </w:r>
      </w:ins>
      <w:ins w:id="3201" w:author="Nobu Masaki" w:date="2025-09-12T15:13:00Z" w16du:dateUtc="2025-09-12T22:13:00Z">
        <w:r w:rsidR="00DF242B">
          <w:t xml:space="preserve">Using gene conversions detected from HiFi PacBio long-read sequencing of human sperm, </w:t>
        </w:r>
      </w:ins>
      <w:ins w:id="3202" w:author="Nobu Masaki" w:date="2025-09-12T15:15:00Z" w16du:dateUtc="2025-09-12T22:15:00Z">
        <w:r w:rsidR="00C950FA">
          <w:t xml:space="preserve">and assuming a geometric distribution for tract lengths, </w:t>
        </w:r>
      </w:ins>
      <w:ins w:id="3203" w:author="Nobu Masaki" w:date="2025-09-12T15:13:00Z" w16du:dateUtc="2025-09-12T22:13:00Z">
        <w:r w:rsidR="00DF242B">
          <w:t xml:space="preserve">Charmouh et al. estimated the mean </w:t>
        </w:r>
      </w:ins>
      <w:ins w:id="3204" w:author="Nobu Masaki" w:date="2025-09-12T15:15:00Z" w16du:dateUtc="2025-09-12T22:15:00Z">
        <w:r w:rsidR="00C950FA">
          <w:t>tract length to be 46 b</w:t>
        </w:r>
      </w:ins>
      <w:ins w:id="3205" w:author="Nobu Masaki" w:date="2025-09-12T15:16:00Z" w16du:dateUtc="2025-09-12T22:16:00Z">
        <w:r w:rsidR="00C950FA">
          <w:t>p (95% CI: [24, 84])</w:t>
        </w:r>
      </w:ins>
      <w:ins w:id="3206" w:author="Nobu Masaki" w:date="2025-09-24T15:47:00Z" w16du:dateUtc="2025-09-24T22:47:00Z">
        <w:r w:rsidR="0004352D">
          <w:t>, which is closer to our estimate</w:t>
        </w:r>
      </w:ins>
      <w:ins w:id="3207" w:author="Nobu Masaki" w:date="2025-09-12T15:16:00Z" w16du:dateUtc="2025-09-12T22:16:00Z">
        <w:r w:rsidR="00C950FA">
          <w:t>.</w:t>
        </w:r>
      </w:ins>
    </w:p>
    <w:p w14:paraId="4C3C58B8" w14:textId="0B55FA36" w:rsidR="00AC1BD8" w:rsidRPr="00C10536" w:rsidRDefault="00AC1BD8" w:rsidP="009C7E32">
      <w:r w:rsidRPr="00C10536">
        <w:t>Wall et al. analyzed gene conversion tracts shorter than 10 kb in a captive baboon colony using a mixture of two geometric distributions</w:t>
      </w:r>
      <w:r w:rsidR="001804A1" w:rsidRPr="00C10536">
        <w:t xml:space="preserve"> </w:t>
      </w:r>
      <w:r w:rsidR="001804A1" w:rsidRPr="00C10536">
        <w:fldChar w:fldCharType="begin"/>
      </w:r>
      <w:r w:rsidR="00493CD6">
        <w:instrText xml:space="preserve"> ADDIN ZOTERO_ITEM CSL_CITATION {"citationID":"SfhEEWir","properties":{"formattedCitation":"[9]","plainCitation":"[9]","noteIndex":0},"citationItems":[{"id":30,"uris":["http://zotero.org/users/14121098/items/P4S3NZ9X"],"itemData":{"id":30,"type":"article-journal","abstract":"Homologous recombination has been extensively studied in humans and a handful of model organisms. Much less is known about recombination in other species, including nonhuman primates. Here, we present a study of crossovers (COs) and noncrossover (NCO) recombination in olive baboons (Papio anubis) from two pedigrees containing a total of 20 paternal and 17 maternal meioses, and compare these results to linkage disequilibrium (LD) based recombination estimates from 36 unrelated olive baboons. We demonstrate how COs, combined with LD-based recombination estimates, can be used to identify genome assembly errors. We also quantify sex-specific differences in recombination rates, including elevated male CO and reduced female CO rates near telomeres. Finally, we add to the increasing body of evidence suggesting that while most NCO recombination tracts in mammals are short (e.g., &amp;lt;500 bp), there is a non-negligible fraction of longer (e.g., &amp;gt;1 kb) NCO tracts. For NCO tracts shorter than 10 kb, we fit a mixture of two (truncated) geometric distributions model to the NCO tract length distribution and estimate that &amp;gt;99% of all NCO tracts are very short (mean 24 bp), but the remaining tracts can be quite long (mean 4.3 kb). A single geometric distribution model for NCO tract lengths is incompatible with the data, suggesting that LD-based methods for estimating NCO recombination rates that make this assumption may need to be modified.","container-title":"Genome Biology and Evolution","DOI":"10.1093/gbe/evac040","ISSN":"1759-6653","issue":"4","journalAbbreviation":"Genome Biology and Evolution","page":"evac040","source":"Silverchair","title":"High-Resolution Estimates of Crossover and Noncrossover Recombination from a Captive Baboon Colony","volume":"14","author":[{"family":"Wall","given":"Jeffrey D."},{"family":"Robinson","given":"Jacqueline A."},{"family":"Cox","given":"Laura A."}],"issued":{"date-parts":[["2022",4,1]]}}}],"schema":"https://github.com/citation-style-language/schema/raw/master/csl-citation.json"} </w:instrText>
      </w:r>
      <w:r w:rsidR="001804A1" w:rsidRPr="00C10536">
        <w:fldChar w:fldCharType="separate"/>
      </w:r>
      <w:r w:rsidR="00493CD6">
        <w:rPr>
          <w:noProof/>
        </w:rPr>
        <w:t>[9]</w:t>
      </w:r>
      <w:r w:rsidR="001804A1" w:rsidRPr="00C10536">
        <w:fldChar w:fldCharType="end"/>
      </w:r>
      <w:r w:rsidRPr="00C10536">
        <w:t xml:space="preserve">. They estimated that 99.8% of tracts had a mean length of 24 bp (95% </w:t>
      </w:r>
      <w:r w:rsidRPr="00C10536">
        <w:lastRenderedPageBreak/>
        <w:t xml:space="preserve">CI: [18, 31]), while the remaining </w:t>
      </w:r>
      <w:r w:rsidR="00687D41" w:rsidRPr="00C10536">
        <w:t>tracts had a mean of</w:t>
      </w:r>
      <w:r w:rsidRPr="00C10536">
        <w:t xml:space="preserve"> 4.3 kb (95% CI: [2.6, 4.9]). </w:t>
      </w:r>
      <w:r w:rsidR="00CD15B9" w:rsidRPr="00C10536">
        <w:t xml:space="preserve">Both </w:t>
      </w:r>
      <w:r w:rsidRPr="00C10536">
        <w:t xml:space="preserve">the mixing proportion and the mean of the shorter component are </w:t>
      </w:r>
      <w:r w:rsidR="003260D9" w:rsidRPr="00C10536">
        <w:t>similar to our estimates.</w:t>
      </w:r>
    </w:p>
    <w:p w14:paraId="1B7B422C" w14:textId="01F86680" w:rsidR="00161A0E" w:rsidRPr="00C10536" w:rsidRDefault="00161A0E" w:rsidP="009C7E32">
      <w:r w:rsidRPr="00C10536">
        <w:t xml:space="preserve">We ran an additional analysis in which we stratified detected gene conversion tracts from the UK Biobank whole autosome data by whether </w:t>
      </w:r>
      <w:r w:rsidR="00DB04A4" w:rsidRPr="00C10536">
        <w:t>their midpoints were located</w:t>
      </w:r>
      <w:r w:rsidRPr="00C10536">
        <w:t xml:space="preserve"> with</w:t>
      </w:r>
      <w:r w:rsidR="00E24569" w:rsidRPr="00C10536">
        <w:t>in</w:t>
      </w:r>
      <w:r w:rsidRPr="00C10536">
        <w:t xml:space="preserve"> a </w:t>
      </w:r>
      <w:r w:rsidR="00E24569" w:rsidRPr="00C10536">
        <w:t xml:space="preserve">crossover </w:t>
      </w:r>
      <w:r w:rsidRPr="00C10536">
        <w:t>hotspot. In both sets of tracts, the set of tracts with</w:t>
      </w:r>
      <w:r w:rsidR="00E24569" w:rsidRPr="00C10536">
        <w:t xml:space="preserve"> midpoints located within</w:t>
      </w:r>
      <w:r w:rsidRPr="00C10536">
        <w:t xml:space="preserve"> a </w:t>
      </w:r>
      <w:r w:rsidR="00E24569" w:rsidRPr="00C10536">
        <w:t xml:space="preserve">crossover </w:t>
      </w:r>
      <w:r w:rsidRPr="00C10536">
        <w:t xml:space="preserve">hotspot and the remaining tracts, </w:t>
      </w:r>
      <w:del w:id="3208" w:author="Nobu Masaki" w:date="2025-09-16T17:22:00Z" w16du:dateUtc="2025-09-17T00:22:00Z">
        <w:r w:rsidRPr="00C10536" w:rsidDel="00DA7AA0">
          <w:delText>AIC</w:delText>
        </w:r>
      </w:del>
      <w:ins w:id="3209" w:author="Nobu Masaki" w:date="2025-09-16T17:22:00Z" w16du:dateUtc="2025-09-17T00:22:00Z">
        <w:r w:rsidR="00DA7AA0">
          <w:t>BIC</w:t>
        </w:r>
      </w:ins>
      <w:r w:rsidRPr="00C10536">
        <w:t xml:space="preserve"> was smallest when assuming a mixture distribution for the true tract length distribution. Comparing the estimated parameters for the mixture distribution in each set, detected tracts </w:t>
      </w:r>
      <w:r w:rsidR="00BE04E5" w:rsidRPr="00C10536">
        <w:t>with</w:t>
      </w:r>
      <w:r w:rsidR="00E24569" w:rsidRPr="00C10536">
        <w:t xml:space="preserve"> midpoints located within a</w:t>
      </w:r>
      <w:r w:rsidRPr="00C10536">
        <w:t xml:space="preserve"> hotspot were estimated to have a larger proportion of longer tracts (0.0095; 95% CI: [0.00925, 0.01]) compared to the remaining</w:t>
      </w:r>
      <w:r w:rsidR="00DD2FC6" w:rsidRPr="00C10536">
        <w:t xml:space="preserve"> detected</w:t>
      </w:r>
      <w:r w:rsidRPr="00C10536">
        <w:t xml:space="preserve"> tracts (0.004; 95% CI: [0.00375, 0.004]). The mean of the longer component of the mixture distribution was estimated to be smaller for hotspot tracts (579.8 bp; 95% CI: [574.8, 585.5]) compared to the remaining tracts (813.9 bp; 95% CI: [807.7, 819.3]). The mean of the shorter component of the mixture distribution was estimated to be larger for hotspot tracts (20.3 bp; 95% CI: [19.7, 21.1]) compared to the remaining tracts (15.5 bp; 95% CI: [14.9, 15.6]). The overall mean was larger for hotspot tracts (25.6 bp; 95% CI: [24.9, 26.7]) compared to the remaining tracts (18.7 bp; 95% CI: [17.9, 18.8]). </w:t>
      </w:r>
      <w:r w:rsidR="004B5FA1" w:rsidRPr="00C10536">
        <w:t>These</w:t>
      </w:r>
      <w:r w:rsidRPr="00C10536">
        <w:t xml:space="preserve"> differences in the proportion of longer tracts, and in the mean lengths of the shorter and longer </w:t>
      </w:r>
      <w:r w:rsidR="00EC5FED" w:rsidRPr="00C10536">
        <w:t>components</w:t>
      </w:r>
      <w:r w:rsidRPr="00C10536">
        <w:t xml:space="preserve"> were significant. This is a preliminary finding and we recommend further analysis to confirm this result. Recombination hotspots correlate with other genomic features such as GC rate</w:t>
      </w:r>
      <w:r w:rsidR="00375895" w:rsidRPr="00C10536">
        <w:t xml:space="preserve"> </w:t>
      </w:r>
      <w:r w:rsidRPr="00C10536">
        <w:fldChar w:fldCharType="begin"/>
      </w:r>
      <w:r w:rsidR="00A97E2D">
        <w:instrText xml:space="preserve"> ADDIN ZOTERO_ITEM CSL_CITATION {"citationID":"IhZSu5Bv","properties":{"formattedCitation":"[25]","plainCitation":"[25]","noteIndex":0},"citationItems":[{"id":133,"uris":["http://zotero.org/users/14121098/items/XSQ89JHB"],"itemData":{"id":133,"type":"article-journal","container-title":"Molecular Biology and Evolution","DOI":"10.1093/oxfordjournals.molbev.a003886","ISSN":"0737-4038","issue":"6","journalAbbreviation":"Molecular Biology and Evolution","page":"1139-1142","source":"Silverchair","title":"Local Rates of Recombination Are Positively Correlated with GC Content in the Human Genome","volume":"18","author":[{"family":"Fullerton","given":"Stephanie M."},{"family":"Bernardo Carvalho","given":"Antonio"},{"family":"Clark","given":"Andrew G."}],"issued":{"date-parts":[["2001",6,1]]}}}],"schema":"https://github.com/citation-style-language/schema/raw/master/csl-citation.json"} </w:instrText>
      </w:r>
      <w:r w:rsidRPr="00C10536">
        <w:fldChar w:fldCharType="separate"/>
      </w:r>
      <w:r w:rsidR="00A97E2D">
        <w:rPr>
          <w:rFonts w:ascii="Calibri" w:cs="Calibri"/>
          <w:kern w:val="0"/>
        </w:rPr>
        <w:t>[25]</w:t>
      </w:r>
      <w:r w:rsidRPr="00C10536">
        <w:fldChar w:fldCharType="end"/>
      </w:r>
      <w:r w:rsidR="00375895" w:rsidRPr="00C10536">
        <w:t>,</w:t>
      </w:r>
      <w:r w:rsidRPr="00C10536">
        <w:t xml:space="preserve"> so the difference may be caused by factors other than </w:t>
      </w:r>
      <w:r w:rsidR="00E24569" w:rsidRPr="00C10536">
        <w:t xml:space="preserve">the </w:t>
      </w:r>
      <w:r w:rsidRPr="00C10536">
        <w:t>recombination rate</w:t>
      </w:r>
      <w:r w:rsidR="00E24569" w:rsidRPr="00C10536">
        <w:t xml:space="preserve"> itself</w:t>
      </w:r>
      <w:r w:rsidRPr="00C10536">
        <w:t>.</w:t>
      </w:r>
    </w:p>
    <w:p w14:paraId="407E735A" w14:textId="1A5C4573" w:rsidR="00120A6F" w:rsidRPr="00C10536" w:rsidRDefault="00120A6F" w:rsidP="00120A6F">
      <w:r w:rsidRPr="00C10536">
        <w:t xml:space="preserve">It is important to acknowledge that our method omits observed tract lengths exceeding 1.5 </w:t>
      </w:r>
      <w:r w:rsidR="00E4691C" w:rsidRPr="00C10536">
        <w:t>kb</w:t>
      </w:r>
      <w:r w:rsidRPr="00C10536">
        <w:t xml:space="preserve">, because we cannot accurately detect observed tract lengths corresponding to longer gene conversion tracts. Complex gene conversion events, which result in both allele converted and non-allele converted </w:t>
      </w:r>
      <w:del w:id="3210" w:author="Nobu Masaki" w:date="2025-09-04T10:52:00Z" w16du:dateUtc="2025-09-04T17:52:00Z">
        <w:r w:rsidRPr="00C10536" w:rsidDel="00923B89">
          <w:delText>markers</w:delText>
        </w:r>
      </w:del>
      <w:ins w:id="3211" w:author="Nobu Masaki" w:date="2025-09-04T10:52:00Z" w16du:dateUtc="2025-09-04T17:52:00Z">
        <w:r w:rsidR="00923B89">
          <w:t>heterozygous positions</w:t>
        </w:r>
      </w:ins>
      <w:r w:rsidRPr="00C10536">
        <w:t>, often span more than 1.5 kb</w:t>
      </w:r>
      <w:r w:rsidR="007656D0" w:rsidRPr="00C10536">
        <w:t xml:space="preserve"> </w:t>
      </w:r>
      <w:r w:rsidR="006A3217" w:rsidRPr="00C10536">
        <w:fldChar w:fldCharType="begin"/>
      </w:r>
      <w:r w:rsidR="00D61323" w:rsidRPr="00C10536">
        <w:instrText xml:space="preserve"> ADDIN ZOTERO_ITEM CSL_CITATION {"citationID":"dpgZFT3d","properties":{"formattedCitation":"[5]","plainCitation":"[5]","noteIndex":0},"citationItems":[{"id":33,"uris":["http://zotero.org/users/14121098/items/LPEQ4CVT"],"itemData":{"id":33,"type":"article-journal","abstract":"Meiotic recombination involves a combination of gene conversion and crossover events that, along with mutations, produce germline genetic diversity. Here we report the discovery of 3,176 SNP and 61 indel gene conversions. Our estimate of the non-crossover (NCO) gene conversion rate (G) is 7.0 for SNPs and 5.8 for indels per megabase per generation, and the GC bias is 67.6%. For indels, we demonstrate a 65.6% preference for the shorter allele. NCO gene conversions from mothers are longer than those from fathers, and G is 2.17 times greater in mothers. Notably, G increases with the age of mothers, but not the age of fathers. A disproportionate number of NCO gene conversions in older mothers occur outside double-strand break (DSB) regions and in regions with relatively low GC content. This points to age-related changes in the mechanisms of meiotic gene conversion in oocytes.","container-title":"Nature Genetics","DOI":"10.1038/ng.3669","ISSN":"1546-1718","issue":"11","journalAbbreviation":"Nat Genet","language":"eng","note":"PMID: 27643539\nPMCID: PMC5083143","page":"1377-1384","source":"PubMed","title":"The rate of meiotic gene conversion varies by sex and age","volume":"48","author":[{"family":"Halldorsson","given":"Bjarni V."},{"family":"Hardarson","given":"Marteinn T."},{"family":"Kehr","given":"Birte"},{"family":"Styrkarsdottir","given":"Unnur"},{"family":"Gylfason","given":"Arnaldur"},{"family":"Thorleifsson","given":"Gudmar"},{"family":"Zink","given":"Florian"},{"family":"Jonasdottir","given":"Adalbjorg"},{"family":"Jonasdottir","given":"Aslaug"},{"family":"Sulem","given":"Patrick"},{"family":"Masson","given":"Gisli"},{"family":"Thorsteinsdottir","given":"Unnur"},{"family":"Helgason","given":"Agnar"},{"family":"Kong","given":"Augustine"},{"family":"Gudbjartsson","given":"Daniel F."},{"family":"Stefansson","given":"Kari"}],"issued":{"date-parts":[["2016",11]]}}}],"schema":"https://github.com/citation-style-language/schema/raw/master/csl-citation.json"} </w:instrText>
      </w:r>
      <w:r w:rsidR="006A3217" w:rsidRPr="00C10536">
        <w:fldChar w:fldCharType="separate"/>
      </w:r>
      <w:r w:rsidR="00D61323" w:rsidRPr="00C10536">
        <w:rPr>
          <w:rFonts w:ascii="Calibri" w:cs="Calibri"/>
          <w:kern w:val="0"/>
        </w:rPr>
        <w:t>[5]</w:t>
      </w:r>
      <w:r w:rsidR="006A3217" w:rsidRPr="00C10536">
        <w:fldChar w:fldCharType="end"/>
      </w:r>
      <w:r w:rsidR="007656D0" w:rsidRPr="00C10536">
        <w:t>.</w:t>
      </w:r>
      <w:r w:rsidR="009B5113" w:rsidRPr="00C10536">
        <w:t xml:space="preserve"> </w:t>
      </w:r>
      <w:r w:rsidR="0052338D" w:rsidRPr="00C10536">
        <w:t xml:space="preserve">To appropriately model the lengths of these </w:t>
      </w:r>
      <w:r w:rsidR="00082B97" w:rsidRPr="00C10536">
        <w:t>longer</w:t>
      </w:r>
      <w:r w:rsidR="0052338D" w:rsidRPr="00C10536">
        <w:t xml:space="preserve"> tracts, we would need to apply a detection method that can reliably detect these tracts.</w:t>
      </w:r>
      <w:r w:rsidR="00F427DA" w:rsidRPr="00C10536">
        <w:t xml:space="preserve"> </w:t>
      </w:r>
    </w:p>
    <w:p w14:paraId="517E320D" w14:textId="24D51060" w:rsidR="005E3E02" w:rsidRPr="00C10536" w:rsidRDefault="005E3E02" w:rsidP="00120A6F">
      <w:r w:rsidRPr="00C10536">
        <w:lastRenderedPageBreak/>
        <w:t xml:space="preserve">In this study, we did not extend the </w:t>
      </w:r>
      <w:r w:rsidR="00827973" w:rsidRPr="00C10536">
        <w:t xml:space="preserve">mixture distribution, which was strongly favored by </w:t>
      </w:r>
      <w:del w:id="3212" w:author="Nobu Masaki" w:date="2025-09-16T17:22:00Z" w16du:dateUtc="2025-09-17T00:22:00Z">
        <w:r w:rsidR="00827973" w:rsidRPr="00C10536" w:rsidDel="00DA7AA0">
          <w:delText>AIC</w:delText>
        </w:r>
      </w:del>
      <w:ins w:id="3213" w:author="Nobu Masaki" w:date="2025-09-16T17:22:00Z" w16du:dateUtc="2025-09-17T00:22:00Z">
        <w:r w:rsidR="00DA7AA0">
          <w:t>BIC</w:t>
        </w:r>
      </w:ins>
      <w:r w:rsidR="00827973" w:rsidRPr="00C10536">
        <w:t>,</w:t>
      </w:r>
      <w:r w:rsidRPr="00C10536">
        <w:t xml:space="preserve"> to have more than two components. </w:t>
      </w:r>
      <w:r w:rsidR="00C4300B" w:rsidRPr="00C10536">
        <w:t>While a mixture model with additional components may better capture the true distribution of gene conversion tract lengths, exploring such models proved computationally challenging due to the complexity of the optimization procedure and the large number of detected gene conversion tracts</w:t>
      </w:r>
      <w:r w:rsidR="00933BFD" w:rsidRPr="00C10536">
        <w:t xml:space="preserve">. </w:t>
      </w:r>
      <w:r w:rsidR="00865A5C" w:rsidRPr="00C10536">
        <w:t>Future work may consider more flexible models, such as three-component mixtures, particularly as methods for detecting longer or complex gene conversion events from population-level sequence data become available.</w:t>
      </w:r>
    </w:p>
    <w:p w14:paraId="32251935" w14:textId="47049B68" w:rsidR="00167F94" w:rsidRPr="00C10536" w:rsidRDefault="00167F94" w:rsidP="00167F94">
      <w:pPr>
        <w:pStyle w:val="Heading1"/>
      </w:pPr>
      <w:r w:rsidRPr="00C10536">
        <w:t>Acknowledgements</w:t>
      </w:r>
    </w:p>
    <w:p w14:paraId="7DD4BADF" w14:textId="6C39FEAF" w:rsidR="00167F94" w:rsidRPr="00C10536" w:rsidRDefault="00D57D90" w:rsidP="00120A6F">
      <w:r w:rsidRPr="00C10536">
        <w:t xml:space="preserve">This research has been conducted using the UK Biobank Resource under application number 19934. </w:t>
      </w:r>
    </w:p>
    <w:p w14:paraId="245308B9" w14:textId="5D600DA8" w:rsidR="00120A6F" w:rsidRPr="00C10536" w:rsidRDefault="00120A6F" w:rsidP="00120A6F">
      <w:pPr>
        <w:pStyle w:val="Heading1"/>
      </w:pPr>
      <w:bookmarkStart w:id="3214" w:name="_Hlk157629171"/>
      <w:r w:rsidRPr="00C10536">
        <w:t>References</w:t>
      </w:r>
    </w:p>
    <w:p w14:paraId="54C16EEC" w14:textId="77777777" w:rsidR="00253F61" w:rsidRPr="00253F61" w:rsidRDefault="00F213C9" w:rsidP="00253F61">
      <w:pPr>
        <w:pStyle w:val="Bibliography"/>
        <w:rPr>
          <w:rFonts w:ascii="Calibri" w:cs="Calibri"/>
        </w:rPr>
      </w:pPr>
      <w:r w:rsidRPr="00C10536">
        <w:rPr>
          <w:rFonts w:cstheme="minorHAnsi"/>
        </w:rPr>
        <w:fldChar w:fldCharType="begin"/>
      </w:r>
      <w:r w:rsidR="006006B3">
        <w:rPr>
          <w:rFonts w:cstheme="minorHAnsi"/>
        </w:rPr>
        <w:instrText xml:space="preserve"> ADDIN ZOTERO_BIBL {"uncited":[],"omitted":[],"custom":[]} CSL_BIBLIOGRAPHY </w:instrText>
      </w:r>
      <w:r w:rsidRPr="00C10536">
        <w:rPr>
          <w:rFonts w:cstheme="minorHAnsi"/>
        </w:rPr>
        <w:fldChar w:fldCharType="separate"/>
      </w:r>
      <w:r w:rsidR="00253F61" w:rsidRPr="00253F61">
        <w:rPr>
          <w:rFonts w:ascii="Calibri" w:cs="Calibri"/>
        </w:rPr>
        <w:t xml:space="preserve">1. </w:t>
      </w:r>
      <w:r w:rsidR="00253F61" w:rsidRPr="00253F61">
        <w:rPr>
          <w:rFonts w:ascii="Calibri" w:cs="Calibri"/>
        </w:rPr>
        <w:tab/>
        <w:t>Williams AL, Genovese G, Dyer T, Altemose N, Truax K, Jun G, et al. Non-crossover gene conversions show strong GC bias and unexpected clustering in humans. de Massy B, editor. eLife. 2015;4: e04637. doi:10.7554/eLife.04637</w:t>
      </w:r>
    </w:p>
    <w:p w14:paraId="1BC94986" w14:textId="77777777" w:rsidR="00253F61" w:rsidRPr="00253F61" w:rsidRDefault="00253F61" w:rsidP="00253F61">
      <w:pPr>
        <w:pStyle w:val="Bibliography"/>
        <w:rPr>
          <w:rFonts w:ascii="Calibri" w:cs="Calibri"/>
        </w:rPr>
      </w:pPr>
      <w:r w:rsidRPr="00253F61">
        <w:rPr>
          <w:rFonts w:ascii="Calibri" w:cs="Calibri"/>
        </w:rPr>
        <w:t xml:space="preserve">2. </w:t>
      </w:r>
      <w:r w:rsidRPr="00253F61">
        <w:rPr>
          <w:rFonts w:ascii="Calibri" w:cs="Calibri"/>
        </w:rPr>
        <w:tab/>
        <w:t>McMahill MS, Sham CW, Bishop DK. Synthesis-Dependent Strand Annealing in Meiosis. Lichten M, editor. PLoS Biol. 2007;5: e299. doi:10.1371/journal.pbio.0050299</w:t>
      </w:r>
    </w:p>
    <w:p w14:paraId="141661D7" w14:textId="77777777" w:rsidR="00253F61" w:rsidRPr="00253F61" w:rsidRDefault="00253F61" w:rsidP="00253F61">
      <w:pPr>
        <w:pStyle w:val="Bibliography"/>
        <w:rPr>
          <w:rFonts w:ascii="Calibri" w:cs="Calibri"/>
        </w:rPr>
      </w:pPr>
      <w:r w:rsidRPr="00253F61">
        <w:rPr>
          <w:rFonts w:ascii="Calibri" w:cs="Calibri"/>
        </w:rPr>
        <w:t xml:space="preserve">3. </w:t>
      </w:r>
      <w:r w:rsidRPr="00253F61">
        <w:rPr>
          <w:rFonts w:ascii="Calibri" w:cs="Calibri"/>
        </w:rPr>
        <w:tab/>
        <w:t>Jeffreys AJ, May CA. Intense and highly localized gene conversion activity in human meiotic crossover hot spots. Nat Genet. 2004;36: 151–156. doi:10.1038/ng1287</w:t>
      </w:r>
    </w:p>
    <w:p w14:paraId="39B42583" w14:textId="77777777" w:rsidR="00253F61" w:rsidRPr="00253F61" w:rsidRDefault="00253F61" w:rsidP="00253F61">
      <w:pPr>
        <w:pStyle w:val="Bibliography"/>
        <w:rPr>
          <w:rFonts w:ascii="Calibri" w:cs="Calibri"/>
        </w:rPr>
      </w:pPr>
      <w:r w:rsidRPr="00253F61">
        <w:rPr>
          <w:rFonts w:ascii="Calibri" w:cs="Calibri"/>
        </w:rPr>
        <w:t xml:space="preserve">4. </w:t>
      </w:r>
      <w:r w:rsidRPr="00253F61">
        <w:rPr>
          <w:rFonts w:ascii="Calibri" w:cs="Calibri"/>
        </w:rPr>
        <w:tab/>
        <w:t>Odenthal-Hesse L, Berg IL, Veselis A, Jeffreys AJ, May CA. Transmission Distortion Affecting Human Noncrossover but Not Crossover Recombination: A Hidden Source of Meiotic Drive. PLOS Genetics. 2014;10: e1004106. doi:10.1371/journal.pgen.1004106</w:t>
      </w:r>
    </w:p>
    <w:p w14:paraId="4F0FD31A" w14:textId="77777777" w:rsidR="00253F61" w:rsidRPr="00253F61" w:rsidRDefault="00253F61" w:rsidP="00253F61">
      <w:pPr>
        <w:pStyle w:val="Bibliography"/>
        <w:rPr>
          <w:rFonts w:ascii="Calibri" w:cs="Calibri"/>
        </w:rPr>
      </w:pPr>
      <w:r w:rsidRPr="00253F61">
        <w:rPr>
          <w:rFonts w:ascii="Calibri" w:cs="Calibri"/>
        </w:rPr>
        <w:t xml:space="preserve">5. </w:t>
      </w:r>
      <w:r w:rsidRPr="00253F61">
        <w:rPr>
          <w:rFonts w:ascii="Calibri" w:cs="Calibri"/>
        </w:rPr>
        <w:tab/>
        <w:t>Halldorsson BV, Hardarson MT, Kehr B, Styrkarsdottir U, Gylfason A, Thorleifsson G, et al. The rate of meiotic gene conversion varies by sex and age. Nat Genet. 2016;48: 1377–1384. doi:10.1038/ng.3669</w:t>
      </w:r>
    </w:p>
    <w:p w14:paraId="2D227559" w14:textId="77777777" w:rsidR="00253F61" w:rsidRPr="00253F61" w:rsidRDefault="00253F61" w:rsidP="00253F61">
      <w:pPr>
        <w:pStyle w:val="Bibliography"/>
        <w:rPr>
          <w:rFonts w:ascii="Calibri" w:cs="Calibri"/>
        </w:rPr>
      </w:pPr>
      <w:r w:rsidRPr="00253F61">
        <w:rPr>
          <w:rFonts w:ascii="Calibri" w:cs="Calibri"/>
        </w:rPr>
        <w:t xml:space="preserve">6. </w:t>
      </w:r>
      <w:r w:rsidRPr="00253F61">
        <w:rPr>
          <w:rFonts w:ascii="Calibri" w:cs="Calibri"/>
        </w:rPr>
        <w:tab/>
        <w:t>Charmouh AP, Porsborg PS, Hansen LT, Besenbacher S, Boeg Winge S, Almstrup K, et al. Estimating Gene Conversion Tract Length and Rate From PacBio HiFi Data. Mol Biol Evol. 2025;42: msaf019. doi:10.1093/molbev/msaf019</w:t>
      </w:r>
    </w:p>
    <w:p w14:paraId="1DFC9633" w14:textId="77777777" w:rsidR="00253F61" w:rsidRPr="00253F61" w:rsidRDefault="00253F61" w:rsidP="00253F61">
      <w:pPr>
        <w:pStyle w:val="Bibliography"/>
        <w:rPr>
          <w:rFonts w:ascii="Calibri" w:cs="Calibri"/>
        </w:rPr>
      </w:pPr>
      <w:r w:rsidRPr="00253F61">
        <w:rPr>
          <w:rFonts w:ascii="Calibri" w:cs="Calibri"/>
        </w:rPr>
        <w:t xml:space="preserve">7. </w:t>
      </w:r>
      <w:r w:rsidRPr="00253F61">
        <w:rPr>
          <w:rFonts w:ascii="Calibri" w:cs="Calibri"/>
        </w:rPr>
        <w:tab/>
        <w:t>Schweiger R, Lee S, Zhou C, Yang T-P, Smith K, Li S, et al. Insights into non-crossover recombination from long-read sperm sequencing. bioRxiv; 2024. p. 2024.07.05.602249. doi:10.1101/2024.07.05.602249</w:t>
      </w:r>
    </w:p>
    <w:p w14:paraId="7E1AE536" w14:textId="77777777" w:rsidR="00253F61" w:rsidRPr="00253F61" w:rsidRDefault="00253F61" w:rsidP="00253F61">
      <w:pPr>
        <w:pStyle w:val="Bibliography"/>
        <w:rPr>
          <w:rFonts w:ascii="Calibri" w:cs="Calibri"/>
        </w:rPr>
      </w:pPr>
      <w:r w:rsidRPr="00253F61">
        <w:rPr>
          <w:rFonts w:ascii="Calibri" w:cs="Calibri"/>
        </w:rPr>
        <w:lastRenderedPageBreak/>
        <w:t xml:space="preserve">8. </w:t>
      </w:r>
      <w:r w:rsidRPr="00253F61">
        <w:rPr>
          <w:rFonts w:ascii="Calibri" w:cs="Calibri"/>
        </w:rPr>
        <w:tab/>
        <w:t>Porsborg PS, Charmouh AP, Singh VK, Winge SB, Hvilsom C, Pelizzola M, et al. Insights into gene conversion and crossing-over processes from long-read sequencing of human, chimpanzee and gorilla testes and sperm. bioRxiv; 2024. p. 2024.07.05.601967. doi:10.1101/2024.07.05.601967</w:t>
      </w:r>
    </w:p>
    <w:p w14:paraId="68D83BC8" w14:textId="77777777" w:rsidR="00253F61" w:rsidRPr="00253F61" w:rsidRDefault="00253F61" w:rsidP="00253F61">
      <w:pPr>
        <w:pStyle w:val="Bibliography"/>
        <w:rPr>
          <w:rFonts w:ascii="Calibri" w:cs="Calibri"/>
        </w:rPr>
      </w:pPr>
      <w:r w:rsidRPr="00253F61">
        <w:rPr>
          <w:rFonts w:ascii="Calibri" w:cs="Calibri"/>
        </w:rPr>
        <w:t xml:space="preserve">9. </w:t>
      </w:r>
      <w:r w:rsidRPr="00253F61">
        <w:rPr>
          <w:rFonts w:ascii="Calibri" w:cs="Calibri"/>
        </w:rPr>
        <w:tab/>
        <w:t>Wall JD, Robinson JA, Cox LA. High-Resolution Estimates of Crossover and Noncrossover Recombination from a Captive Baboon Colony. Genome Biology and Evolution. 2022;14: evac040. doi:10.1093/gbe/evac040</w:t>
      </w:r>
    </w:p>
    <w:p w14:paraId="4A7A488A" w14:textId="77777777" w:rsidR="00253F61" w:rsidRPr="00253F61" w:rsidRDefault="00253F61" w:rsidP="00253F61">
      <w:pPr>
        <w:pStyle w:val="Bibliography"/>
        <w:rPr>
          <w:rFonts w:ascii="Calibri" w:cs="Calibri"/>
        </w:rPr>
      </w:pPr>
      <w:r w:rsidRPr="00253F61">
        <w:rPr>
          <w:rFonts w:ascii="Calibri" w:cs="Calibri"/>
        </w:rPr>
        <w:t xml:space="preserve">10. </w:t>
      </w:r>
      <w:r w:rsidRPr="00253F61">
        <w:rPr>
          <w:rFonts w:ascii="Calibri" w:cs="Calibri"/>
        </w:rPr>
        <w:tab/>
        <w:t>Hardarson MT, Palsson G, Halldorsson BV. NCOurd: modelling length distributions of NCO events and gene conversion tracts. Bioinformatics. 2023;39: btad485. doi:10.1093/bioinformatics/btad485</w:t>
      </w:r>
    </w:p>
    <w:p w14:paraId="503DAAA7" w14:textId="77777777" w:rsidR="00253F61" w:rsidRPr="00253F61" w:rsidRDefault="00253F61" w:rsidP="00253F61">
      <w:pPr>
        <w:pStyle w:val="Bibliography"/>
        <w:rPr>
          <w:rFonts w:ascii="Calibri" w:cs="Calibri"/>
        </w:rPr>
      </w:pPr>
      <w:r w:rsidRPr="00253F61">
        <w:rPr>
          <w:rFonts w:ascii="Calibri" w:cs="Calibri"/>
        </w:rPr>
        <w:t xml:space="preserve">11. </w:t>
      </w:r>
      <w:r w:rsidRPr="00253F61">
        <w:rPr>
          <w:rFonts w:ascii="Calibri" w:cs="Calibri"/>
        </w:rPr>
        <w:tab/>
        <w:t>Palsson G, Hardarson MT, Jonsson H, Steinthorsdottir V, Stefansson OA, Eggertsson HP, et al. Complete human recombination maps. Nature. 2025;639: 700–707. doi:10.1038/s41586-024-08450-5</w:t>
      </w:r>
    </w:p>
    <w:p w14:paraId="68C89E4F" w14:textId="77777777" w:rsidR="00253F61" w:rsidRPr="00253F61" w:rsidRDefault="00253F61" w:rsidP="00253F61">
      <w:pPr>
        <w:pStyle w:val="Bibliography"/>
        <w:rPr>
          <w:rFonts w:ascii="Calibri" w:cs="Calibri"/>
        </w:rPr>
      </w:pPr>
      <w:r w:rsidRPr="00253F61">
        <w:rPr>
          <w:rFonts w:ascii="Calibri" w:cs="Calibri"/>
        </w:rPr>
        <w:t xml:space="preserve">12. </w:t>
      </w:r>
      <w:r w:rsidRPr="00253F61">
        <w:rPr>
          <w:rFonts w:ascii="Calibri" w:cs="Calibri"/>
        </w:rPr>
        <w:tab/>
        <w:t>Li R, Bitoun E, Altemose N, Davies RW, Davies B, Myers SR. A high-resolution map of non-crossover events reveals impacts of genetic diversity on mammalian meiotic recombination. Nat Commun. 2019;10: 3900. doi:10.1038/s41467-019-11675-y</w:t>
      </w:r>
    </w:p>
    <w:p w14:paraId="736E2E23" w14:textId="77777777" w:rsidR="00253F61" w:rsidRPr="00253F61" w:rsidRDefault="00253F61" w:rsidP="00253F61">
      <w:pPr>
        <w:pStyle w:val="Bibliography"/>
        <w:rPr>
          <w:rFonts w:ascii="Calibri" w:cs="Calibri"/>
        </w:rPr>
      </w:pPr>
      <w:r w:rsidRPr="00253F61">
        <w:rPr>
          <w:rFonts w:ascii="Calibri" w:cs="Calibri"/>
        </w:rPr>
        <w:t xml:space="preserve">13. </w:t>
      </w:r>
      <w:r w:rsidRPr="00253F61">
        <w:rPr>
          <w:rFonts w:ascii="Calibri" w:cs="Calibri"/>
        </w:rPr>
        <w:tab/>
        <w:t>Browning SR, Browning BL. Biobank-scale inference of multi-individual identity by descent and gene conversion. The American Journal of Human Genetics. 2024;111: 691–700. doi:10.1016/j.ajhg.2024.02.015</w:t>
      </w:r>
    </w:p>
    <w:p w14:paraId="64ECF511" w14:textId="77777777" w:rsidR="00253F61" w:rsidRPr="00253F61" w:rsidRDefault="00253F61" w:rsidP="00253F61">
      <w:pPr>
        <w:pStyle w:val="Bibliography"/>
        <w:rPr>
          <w:rFonts w:ascii="Calibri" w:cs="Calibri"/>
        </w:rPr>
      </w:pPr>
      <w:r w:rsidRPr="00253F61">
        <w:rPr>
          <w:rFonts w:ascii="Calibri" w:cs="Calibri"/>
        </w:rPr>
        <w:t xml:space="preserve">14. </w:t>
      </w:r>
      <w:r w:rsidRPr="00253F61">
        <w:rPr>
          <w:rFonts w:ascii="Calibri" w:cs="Calibri"/>
        </w:rPr>
        <w:tab/>
        <w:t>Hilliker AJ, Harauz G, Reaume AG, Gray M, Clark SH, Chovnick A. Meiotic gene conversion tract length distribution within the rosy locus of Drosophila melanogaster. Genetics. 1994;137: 1019–1026. doi:10.1093/genetics/137.4.1019</w:t>
      </w:r>
    </w:p>
    <w:p w14:paraId="71826CDB" w14:textId="77777777" w:rsidR="00253F61" w:rsidRPr="00253F61" w:rsidRDefault="00253F61" w:rsidP="00253F61">
      <w:pPr>
        <w:pStyle w:val="Bibliography"/>
        <w:rPr>
          <w:rFonts w:ascii="Calibri" w:cs="Calibri"/>
        </w:rPr>
      </w:pPr>
      <w:r w:rsidRPr="00253F61">
        <w:rPr>
          <w:rFonts w:ascii="Calibri" w:cs="Calibri"/>
        </w:rPr>
        <w:t xml:space="preserve">15. </w:t>
      </w:r>
      <w:r w:rsidRPr="00253F61">
        <w:rPr>
          <w:rFonts w:ascii="Calibri" w:cs="Calibri"/>
        </w:rPr>
        <w:tab/>
        <w:t xml:space="preserve">Schwarz G. Estimating the Dimension of a Model. The Annals of Statistics. 1978;6: 461–464. </w:t>
      </w:r>
    </w:p>
    <w:p w14:paraId="33970C0A" w14:textId="77777777" w:rsidR="00253F61" w:rsidRPr="00253F61" w:rsidRDefault="00253F61" w:rsidP="00253F61">
      <w:pPr>
        <w:pStyle w:val="Bibliography"/>
        <w:rPr>
          <w:rFonts w:ascii="Calibri" w:cs="Calibri"/>
        </w:rPr>
      </w:pPr>
      <w:r w:rsidRPr="00253F61">
        <w:rPr>
          <w:rFonts w:ascii="Calibri" w:cs="Calibri"/>
        </w:rPr>
        <w:t xml:space="preserve">16. </w:t>
      </w:r>
      <w:r w:rsidRPr="00253F61">
        <w:rPr>
          <w:rFonts w:ascii="Calibri" w:cs="Calibri"/>
        </w:rPr>
        <w:tab/>
        <w:t>Baumdicker F, Bisschop G, Goldstein D, Gower G, Ragsdale AP, Tsambos G, et al. Efficient ancestry and mutation simulation with msprime 1.0. Genetics. 2022;220: iyab229. doi:10.1093/genetics/iyab229</w:t>
      </w:r>
    </w:p>
    <w:p w14:paraId="44B5A67C" w14:textId="77777777" w:rsidR="00253F61" w:rsidRPr="00253F61" w:rsidRDefault="00253F61" w:rsidP="00253F61">
      <w:pPr>
        <w:pStyle w:val="Bibliography"/>
        <w:rPr>
          <w:rFonts w:ascii="Calibri" w:cs="Calibri"/>
        </w:rPr>
      </w:pPr>
      <w:r w:rsidRPr="00253F61">
        <w:rPr>
          <w:rFonts w:ascii="Calibri" w:cs="Calibri"/>
        </w:rPr>
        <w:t xml:space="preserve">17. </w:t>
      </w:r>
      <w:r w:rsidRPr="00253F61">
        <w:rPr>
          <w:rFonts w:ascii="Calibri" w:cs="Calibri"/>
        </w:rPr>
        <w:tab/>
        <w:t>Halldorsson BV, Eggertsson HP, Moore KHS, Hauswedell H, Eiriksson O, Ulfarsson MO, et al. The sequences of 150,119 genomes in the UK Biobank. Nature. 2022;607: 732–740. doi:10.1038/s41586-022-04965-x</w:t>
      </w:r>
    </w:p>
    <w:p w14:paraId="07C0CE7F" w14:textId="77777777" w:rsidR="00253F61" w:rsidRPr="00253F61" w:rsidRDefault="00253F61" w:rsidP="00253F61">
      <w:pPr>
        <w:pStyle w:val="Bibliography"/>
        <w:rPr>
          <w:rFonts w:ascii="Calibri" w:cs="Calibri"/>
        </w:rPr>
      </w:pPr>
      <w:r w:rsidRPr="00253F61">
        <w:rPr>
          <w:rFonts w:ascii="Calibri" w:cs="Calibri"/>
        </w:rPr>
        <w:t xml:space="preserve">18. </w:t>
      </w:r>
      <w:r w:rsidRPr="00253F61">
        <w:rPr>
          <w:rFonts w:ascii="Calibri" w:cs="Calibri"/>
        </w:rPr>
        <w:tab/>
        <w:t>Browning BL, Tian X, Zhou Y, Browning SR. Fast two-stage phasing of large-scale sequence data. The American Journal of Human Genetics. 2021;108: 1880–1890. doi:10.1016/j.ajhg.2021.08.005</w:t>
      </w:r>
    </w:p>
    <w:p w14:paraId="0ABEA3C0" w14:textId="77777777" w:rsidR="00253F61" w:rsidRPr="00253F61" w:rsidRDefault="00253F61" w:rsidP="00253F61">
      <w:pPr>
        <w:pStyle w:val="Bibliography"/>
        <w:rPr>
          <w:rFonts w:ascii="Calibri" w:cs="Calibri"/>
        </w:rPr>
      </w:pPr>
      <w:r w:rsidRPr="00253F61">
        <w:rPr>
          <w:rFonts w:ascii="Calibri" w:cs="Calibri"/>
        </w:rPr>
        <w:t xml:space="preserve">19. </w:t>
      </w:r>
      <w:r w:rsidRPr="00253F61">
        <w:rPr>
          <w:rFonts w:ascii="Calibri" w:cs="Calibri"/>
        </w:rPr>
        <w:tab/>
        <w:t>Browning BL, Browning SR. Statistical phasing of 150,119 sequenced genomes in the UK Biobank. The American Journal of Human Genetics. 2023;110: 161–165. doi:10.1016/j.ajhg.2022.11.008</w:t>
      </w:r>
    </w:p>
    <w:p w14:paraId="4E9CA669" w14:textId="77777777" w:rsidR="00253F61" w:rsidRPr="00253F61" w:rsidRDefault="00253F61" w:rsidP="00253F61">
      <w:pPr>
        <w:pStyle w:val="Bibliography"/>
        <w:rPr>
          <w:rFonts w:ascii="Calibri" w:cs="Calibri"/>
        </w:rPr>
      </w:pPr>
      <w:r w:rsidRPr="00253F61">
        <w:rPr>
          <w:rFonts w:ascii="Calibri" w:cs="Calibri"/>
        </w:rPr>
        <w:t xml:space="preserve">20. </w:t>
      </w:r>
      <w:r w:rsidRPr="00253F61">
        <w:rPr>
          <w:rFonts w:ascii="Calibri" w:cs="Calibri"/>
        </w:rPr>
        <w:tab/>
        <w:t xml:space="preserve">Betran E, Rozas J, Navarro A, Barbadilla A. The Estimation of the Number and the Length Distribution of Gene Conversion Tracts from Population DNA Sequence Data. Genetics. 1997;146: 89–99. </w:t>
      </w:r>
    </w:p>
    <w:p w14:paraId="6AA8E3AE" w14:textId="77777777" w:rsidR="00253F61" w:rsidRPr="00253F61" w:rsidRDefault="00253F61" w:rsidP="00253F61">
      <w:pPr>
        <w:pStyle w:val="Bibliography"/>
        <w:rPr>
          <w:rFonts w:ascii="Calibri" w:cs="Calibri"/>
        </w:rPr>
      </w:pPr>
      <w:r w:rsidRPr="00253F61">
        <w:rPr>
          <w:rFonts w:ascii="Calibri" w:cs="Calibri"/>
        </w:rPr>
        <w:t xml:space="preserve">21. </w:t>
      </w:r>
      <w:r w:rsidRPr="00253F61">
        <w:rPr>
          <w:rFonts w:ascii="Calibri" w:cs="Calibri"/>
        </w:rPr>
        <w:tab/>
        <w:t>Virtanen P, Gommers R, Oliphant TE, Haberland M, Reddy T, Cournapeau D, et al. SciPy 1.0: fundamental algorithms for scientific computing in Python. Nat Methods. 2020;17: 261–272. doi:10.1038/s41592-019-0686-2</w:t>
      </w:r>
    </w:p>
    <w:p w14:paraId="6C338CBC" w14:textId="77777777" w:rsidR="00253F61" w:rsidRPr="00253F61" w:rsidRDefault="00253F61" w:rsidP="00253F61">
      <w:pPr>
        <w:pStyle w:val="Bibliography"/>
        <w:rPr>
          <w:rFonts w:ascii="Calibri" w:cs="Calibri"/>
        </w:rPr>
      </w:pPr>
      <w:r w:rsidRPr="00253F61">
        <w:rPr>
          <w:rFonts w:ascii="Calibri" w:cs="Calibri"/>
        </w:rPr>
        <w:lastRenderedPageBreak/>
        <w:t xml:space="preserve">22. </w:t>
      </w:r>
      <w:r w:rsidRPr="00253F61">
        <w:rPr>
          <w:rFonts w:ascii="Calibri" w:cs="Calibri"/>
        </w:rPr>
        <w:tab/>
        <w:t>Tian X, Cai R, Browning SR. Estimating the genome-wide mutation rate from thousands of unrelated individuals. The American Journal of Human Genetics. 2022;109: 2178–2184. doi:10.1016/j.ajhg.2022.10.015</w:t>
      </w:r>
    </w:p>
    <w:p w14:paraId="10AAF22C" w14:textId="77777777" w:rsidR="00253F61" w:rsidRPr="00253F61" w:rsidRDefault="00253F61" w:rsidP="00253F61">
      <w:pPr>
        <w:pStyle w:val="Bibliography"/>
        <w:rPr>
          <w:rFonts w:ascii="Calibri" w:cs="Calibri"/>
        </w:rPr>
      </w:pPr>
      <w:r w:rsidRPr="00253F61">
        <w:rPr>
          <w:rFonts w:ascii="Calibri" w:cs="Calibri"/>
        </w:rPr>
        <w:t xml:space="preserve">23. </w:t>
      </w:r>
      <w:r w:rsidRPr="00253F61">
        <w:rPr>
          <w:rFonts w:ascii="Calibri" w:cs="Calibri"/>
        </w:rPr>
        <w:tab/>
        <w:t>Palamara PF, Francioli LC, Wilton PR, Genovese G, Gusev A, Finucane HK, et al. Leveraging Distant Relatedness to Quantify Human Mutation and Gene-Conversion Rates. The American Journal of Human Genetics. 2015;97: 775–789. doi:10.1016/j.ajhg.2015.10.006</w:t>
      </w:r>
    </w:p>
    <w:p w14:paraId="09194ECA" w14:textId="77777777" w:rsidR="00253F61" w:rsidRPr="00253F61" w:rsidRDefault="00253F61" w:rsidP="00253F61">
      <w:pPr>
        <w:pStyle w:val="Bibliography"/>
        <w:rPr>
          <w:rFonts w:ascii="Calibri" w:cs="Calibri"/>
        </w:rPr>
      </w:pPr>
      <w:r w:rsidRPr="00253F61">
        <w:rPr>
          <w:rFonts w:ascii="Calibri" w:cs="Calibri"/>
        </w:rPr>
        <w:t xml:space="preserve">24. </w:t>
      </w:r>
      <w:r w:rsidRPr="00253F61">
        <w:rPr>
          <w:rFonts w:ascii="Calibri" w:cs="Calibri"/>
        </w:rPr>
        <w:tab/>
        <w:t>Halldorsson BV, Palsson G, Stefansson OA, Jonsson H, Hardarson MT, Eggertsson HP, et al. Characterizing mutagenic effects of recombination through a sequence-level genetic map. Science. 2019;363: eaau1043. doi:10.1126/science.aau1043</w:t>
      </w:r>
    </w:p>
    <w:p w14:paraId="2AF055D4" w14:textId="77777777" w:rsidR="00253F61" w:rsidRPr="00253F61" w:rsidRDefault="00253F61" w:rsidP="00253F61">
      <w:pPr>
        <w:pStyle w:val="Bibliography"/>
        <w:rPr>
          <w:rFonts w:ascii="Calibri" w:cs="Calibri"/>
        </w:rPr>
      </w:pPr>
      <w:r w:rsidRPr="00253F61">
        <w:rPr>
          <w:rFonts w:ascii="Calibri" w:cs="Calibri"/>
        </w:rPr>
        <w:t xml:space="preserve">25. </w:t>
      </w:r>
      <w:r w:rsidRPr="00253F61">
        <w:rPr>
          <w:rFonts w:ascii="Calibri" w:cs="Calibri"/>
        </w:rPr>
        <w:tab/>
        <w:t>Fullerton SM, Bernardo Carvalho A, Clark AG. Local Rates of Recombination Are Positively Correlated with GC Content in the Human Genome. Molecular Biology and Evolution. 2001;18: 1139–1142. doi:10.1093/oxfordjournals.molbev.a003886</w:t>
      </w:r>
    </w:p>
    <w:p w14:paraId="70BBAEFB" w14:textId="61197391" w:rsidR="00E356ED" w:rsidRPr="00C10536" w:rsidRDefault="00F213C9" w:rsidP="00253F61">
      <w:pPr>
        <w:pStyle w:val="Bibliography"/>
        <w:rPr>
          <w:rFonts w:cstheme="minorHAnsi"/>
          <w:kern w:val="0"/>
        </w:rPr>
      </w:pPr>
      <w:r w:rsidRPr="00C10536">
        <w:rPr>
          <w:rFonts w:cstheme="minorHAnsi"/>
          <w:kern w:val="0"/>
        </w:rPr>
        <w:fldChar w:fldCharType="end"/>
      </w:r>
    </w:p>
    <w:p w14:paraId="6D6DA977" w14:textId="77777777" w:rsidR="00ED61EA" w:rsidRPr="00C10536" w:rsidDel="00AB395D" w:rsidRDefault="00ED61EA" w:rsidP="00ED61EA">
      <w:pPr>
        <w:rPr>
          <w:del w:id="3215" w:author="Nobu Masaki" w:date="2025-09-24T16:09:00Z" w16du:dateUtc="2025-09-24T23:09:00Z"/>
        </w:rPr>
      </w:pPr>
    </w:p>
    <w:p w14:paraId="4C83E0AD" w14:textId="77777777" w:rsidR="00ED61EA" w:rsidRPr="00C10536" w:rsidDel="00383FB8" w:rsidRDefault="00ED61EA" w:rsidP="00ED61EA">
      <w:pPr>
        <w:rPr>
          <w:del w:id="3216" w:author="Nobu Masaki" w:date="2025-09-24T16:04:00Z" w16du:dateUtc="2025-09-24T23:04:00Z"/>
        </w:rPr>
      </w:pPr>
    </w:p>
    <w:p w14:paraId="07067FE6" w14:textId="77777777" w:rsidR="00ED61EA" w:rsidRPr="00C10536" w:rsidRDefault="00ED61EA" w:rsidP="00ED61EA"/>
    <w:p w14:paraId="532E4C13" w14:textId="77777777" w:rsidR="00ED61EA" w:rsidRPr="00C10536" w:rsidDel="00383FB8" w:rsidRDefault="00ED61EA" w:rsidP="00ED61EA">
      <w:pPr>
        <w:rPr>
          <w:del w:id="3217" w:author="Nobu Masaki" w:date="2025-09-24T16:03:00Z" w16du:dateUtc="2025-09-24T23:03:00Z"/>
        </w:rPr>
      </w:pPr>
    </w:p>
    <w:p w14:paraId="5174246F" w14:textId="10C6E412" w:rsidR="00ED61EA" w:rsidDel="00383FB8" w:rsidRDefault="00ED61EA" w:rsidP="00ED61EA">
      <w:pPr>
        <w:rPr>
          <w:del w:id="3218" w:author="Nobu Masaki" w:date="2025-09-24T16:03:00Z" w16du:dateUtc="2025-09-24T23:03:00Z"/>
        </w:rPr>
      </w:pPr>
    </w:p>
    <w:p w14:paraId="4A88180C" w14:textId="77777777" w:rsidR="00B60C7B" w:rsidDel="00383FB8" w:rsidRDefault="00B60C7B" w:rsidP="00ED61EA">
      <w:pPr>
        <w:rPr>
          <w:del w:id="3219" w:author="Nobu Masaki" w:date="2025-09-24T16:03:00Z" w16du:dateUtc="2025-09-24T23:03:00Z"/>
        </w:rPr>
      </w:pPr>
    </w:p>
    <w:p w14:paraId="5DA2BEC0" w14:textId="77777777" w:rsidR="00B60C7B" w:rsidRPr="00C10536" w:rsidDel="00383FB8" w:rsidRDefault="00B60C7B" w:rsidP="00ED61EA">
      <w:pPr>
        <w:rPr>
          <w:del w:id="3220" w:author="Nobu Masaki" w:date="2025-09-24T16:03:00Z" w16du:dateUtc="2025-09-24T23:03:00Z"/>
        </w:rPr>
      </w:pPr>
    </w:p>
    <w:p w14:paraId="0968B9FB" w14:textId="77777777" w:rsidR="00D81E92" w:rsidRPr="00C10536" w:rsidDel="00383FB8" w:rsidRDefault="00D81E92" w:rsidP="00ED61EA">
      <w:pPr>
        <w:rPr>
          <w:del w:id="3221" w:author="Nobu Masaki" w:date="2025-09-24T16:03:00Z" w16du:dateUtc="2025-09-24T23:03:00Z"/>
        </w:rPr>
      </w:pPr>
    </w:p>
    <w:p w14:paraId="13C9B59D" w14:textId="77777777" w:rsidR="00D81E92" w:rsidRPr="00C10536" w:rsidDel="00383FB8" w:rsidRDefault="00D81E92" w:rsidP="00ED61EA">
      <w:pPr>
        <w:rPr>
          <w:del w:id="3222" w:author="Nobu Masaki" w:date="2025-09-24T16:04:00Z" w16du:dateUtc="2025-09-24T23:04:00Z"/>
        </w:rPr>
      </w:pPr>
    </w:p>
    <w:p w14:paraId="27FD7A80" w14:textId="5D5AACD2" w:rsidR="004F6D8B" w:rsidRDefault="004F6D8B" w:rsidP="00ED61EA">
      <w:pPr>
        <w:rPr>
          <w:b/>
          <w:bCs/>
        </w:rPr>
      </w:pPr>
      <w:r w:rsidRPr="00841B85">
        <w:rPr>
          <w:b/>
          <w:bCs/>
        </w:rPr>
        <w:t>S</w:t>
      </w:r>
      <w:r>
        <w:rPr>
          <w:b/>
          <w:bCs/>
        </w:rPr>
        <w:t>1</w:t>
      </w:r>
      <w:r w:rsidRPr="00841B85">
        <w:rPr>
          <w:b/>
          <w:bCs/>
        </w:rPr>
        <w:t xml:space="preserve"> </w:t>
      </w:r>
      <w:r>
        <w:rPr>
          <w:b/>
          <w:bCs/>
        </w:rPr>
        <w:t>Appendix</w:t>
      </w:r>
      <w:r w:rsidRPr="00841B85">
        <w:rPr>
          <w:b/>
          <w:bCs/>
        </w:rPr>
        <w:t xml:space="preserve">. </w:t>
      </w:r>
      <w:r>
        <w:rPr>
          <w:b/>
          <w:bCs/>
        </w:rPr>
        <w:t>The effect of linkage disequilibrium on the distribution of observed tract lengths.</w:t>
      </w:r>
    </w:p>
    <w:p w14:paraId="5526B22E" w14:textId="220441EB" w:rsidR="00B42F49" w:rsidDel="0033740D" w:rsidRDefault="00B42F49" w:rsidP="00ED61EA">
      <w:pPr>
        <w:rPr>
          <w:del w:id="3223" w:author="Nobu Masaki" w:date="2025-09-24T16:04:00Z" w16du:dateUtc="2025-09-24T23:04:00Z"/>
          <w:b/>
          <w:bCs/>
        </w:rPr>
      </w:pPr>
      <w:del w:id="3224" w:author="Nobu Masaki" w:date="2025-09-24T16:04:00Z" w16du:dateUtc="2025-09-24T23:04:00Z">
        <w:r w:rsidRPr="00841B85" w:rsidDel="0033740D">
          <w:rPr>
            <w:b/>
            <w:bCs/>
          </w:rPr>
          <w:delText>S</w:delText>
        </w:r>
        <w:r w:rsidDel="0033740D">
          <w:rPr>
            <w:b/>
            <w:bCs/>
          </w:rPr>
          <w:delText>2</w:delText>
        </w:r>
        <w:r w:rsidRPr="00841B85" w:rsidDel="0033740D">
          <w:rPr>
            <w:b/>
            <w:bCs/>
          </w:rPr>
          <w:delText xml:space="preserve"> </w:delText>
        </w:r>
        <w:r w:rsidDel="0033740D">
          <w:rPr>
            <w:b/>
            <w:bCs/>
          </w:rPr>
          <w:delText>Appendix</w:delText>
        </w:r>
        <w:r w:rsidRPr="00841B85" w:rsidDel="0033740D">
          <w:rPr>
            <w:b/>
            <w:bCs/>
          </w:rPr>
          <w:delText xml:space="preserve">. </w:delText>
        </w:r>
        <w:r w:rsidRPr="007012F9" w:rsidDel="0033740D">
          <w:rPr>
            <w:b/>
            <w:bCs/>
          </w:rPr>
          <w:delText>Simulation study to assess the robustness of the model</w:delText>
        </w:r>
        <w:r w:rsidDel="0033740D">
          <w:rPr>
            <w:b/>
            <w:bCs/>
          </w:rPr>
          <w:delText>.</w:delText>
        </w:r>
      </w:del>
    </w:p>
    <w:p w14:paraId="443B9ACB" w14:textId="38768D09" w:rsidR="00D81E92" w:rsidRPr="00C10536" w:rsidRDefault="00841B85" w:rsidP="00ED61EA">
      <w:r w:rsidRPr="00841B85">
        <w:rPr>
          <w:b/>
          <w:bCs/>
        </w:rPr>
        <w:t>S</w:t>
      </w:r>
      <w:ins w:id="3225" w:author="Nobu Masaki" w:date="2025-09-24T16:04:00Z" w16du:dateUtc="2025-09-24T23:04:00Z">
        <w:r w:rsidR="0033740D">
          <w:rPr>
            <w:b/>
            <w:bCs/>
          </w:rPr>
          <w:t>2</w:t>
        </w:r>
      </w:ins>
      <w:del w:id="3226" w:author="Nobu Masaki" w:date="2025-09-24T16:04:00Z" w16du:dateUtc="2025-09-24T23:04:00Z">
        <w:r w:rsidR="00B42F49" w:rsidDel="0033740D">
          <w:rPr>
            <w:b/>
            <w:bCs/>
          </w:rPr>
          <w:delText>3</w:delText>
        </w:r>
      </w:del>
      <w:r w:rsidRPr="00841B85">
        <w:rPr>
          <w:b/>
          <w:bCs/>
        </w:rPr>
        <w:t xml:space="preserve"> </w:t>
      </w:r>
      <w:r>
        <w:rPr>
          <w:b/>
          <w:bCs/>
        </w:rPr>
        <w:t>Appendix</w:t>
      </w:r>
      <w:r w:rsidRPr="00841B85">
        <w:rPr>
          <w:b/>
          <w:bCs/>
        </w:rPr>
        <w:t xml:space="preserve">. </w:t>
      </w:r>
      <w:r w:rsidR="007012F9" w:rsidRPr="007012F9">
        <w:rPr>
          <w:b/>
          <w:bCs/>
        </w:rPr>
        <w:t>Deriving the marginal distribution of the observed tract length under two alternative settings</w:t>
      </w:r>
      <w:r w:rsidR="007012F9">
        <w:rPr>
          <w:b/>
          <w:bCs/>
        </w:rPr>
        <w:t>.</w:t>
      </w:r>
    </w:p>
    <w:p w14:paraId="711E99ED" w14:textId="7765FFAC" w:rsidR="005F7294" w:rsidRDefault="005F7294" w:rsidP="005F7294">
      <w:pPr>
        <w:rPr>
          <w:b/>
          <w:bCs/>
        </w:rPr>
      </w:pPr>
      <w:r w:rsidRPr="00841B85">
        <w:rPr>
          <w:b/>
          <w:bCs/>
        </w:rPr>
        <w:t>S</w:t>
      </w:r>
      <w:r>
        <w:rPr>
          <w:b/>
          <w:bCs/>
        </w:rPr>
        <w:t>1</w:t>
      </w:r>
      <w:r w:rsidRPr="00841B85">
        <w:rPr>
          <w:b/>
          <w:bCs/>
        </w:rPr>
        <w:t xml:space="preserve"> </w:t>
      </w:r>
      <w:r>
        <w:rPr>
          <w:b/>
          <w:bCs/>
        </w:rPr>
        <w:t>Fig</w:t>
      </w:r>
      <w:r w:rsidRPr="00841B85">
        <w:rPr>
          <w:b/>
          <w:bCs/>
        </w:rPr>
        <w:t xml:space="preserve">. </w:t>
      </w:r>
      <w:r>
        <w:rPr>
          <w:b/>
          <w:bCs/>
          <w:iCs/>
        </w:rPr>
        <w:t xml:space="preserve">Comparing the CDF of </w:t>
      </w:r>
      <m:oMath>
        <m:r>
          <m:rPr>
            <m:sty m:val="bi"/>
          </m:rPr>
          <w:rPr>
            <w:rFonts w:ascii="Cambria Math" w:hAnsi="Cambria Math"/>
          </w:rPr>
          <m:t>L</m:t>
        </m:r>
      </m:oMath>
      <w:r>
        <w:rPr>
          <w:b/>
          <w:bCs/>
          <w:iCs/>
        </w:rPr>
        <w:t xml:space="preserve"> and the empirical CDF of observed tract lengths</w:t>
      </w:r>
      <w:r w:rsidRPr="00A35C4B">
        <w:rPr>
          <w:b/>
          <w:bCs/>
          <w:iCs/>
        </w:rPr>
        <w:t xml:space="preserve"> </w:t>
      </w:r>
      <w:r>
        <w:rPr>
          <w:b/>
          <w:bCs/>
          <w:iCs/>
        </w:rPr>
        <w:t xml:space="preserve">detected </w:t>
      </w:r>
      <w:r>
        <w:rPr>
          <w:rFonts w:cs="Times New Roman"/>
          <w:b/>
          <w:bCs/>
        </w:rPr>
        <w:t>in</w:t>
      </w:r>
      <w:r w:rsidRPr="00A35C4B">
        <w:rPr>
          <w:rFonts w:cs="Times New Roman"/>
          <w:b/>
          <w:bCs/>
        </w:rPr>
        <w:t xml:space="preserve"> the </w:t>
      </w:r>
      <w:r>
        <w:rPr>
          <w:rFonts w:cs="Times New Roman"/>
          <w:b/>
          <w:bCs/>
        </w:rPr>
        <w:t>coalescent simulation</w:t>
      </w:r>
      <w:r w:rsidRPr="00A35C4B">
        <w:rPr>
          <w:b/>
          <w:bCs/>
          <w:iCs/>
        </w:rPr>
        <w:t>.</w:t>
      </w:r>
      <w:r w:rsidR="00A023F5">
        <w:rPr>
          <w:b/>
          <w:bCs/>
          <w:iCs/>
        </w:rPr>
        <w:t xml:space="preserve"> </w:t>
      </w:r>
      <w:r w:rsidR="00A023F5" w:rsidRPr="00A35C4B">
        <w:rPr>
          <w:iCs/>
        </w:rPr>
        <w:t>We plot the</w:t>
      </w:r>
      <w:r w:rsidR="00A023F5">
        <w:rPr>
          <w:iCs/>
        </w:rPr>
        <w:t xml:space="preserve"> </w:t>
      </w:r>
      <w:r w:rsidR="00A023F5" w:rsidRPr="00A35C4B">
        <w:rPr>
          <w:iCs/>
        </w:rPr>
        <w:t>CDF</w:t>
      </w:r>
      <w:r w:rsidR="00A023F5">
        <w:rPr>
          <w:iCs/>
        </w:rPr>
        <w:t xml:space="preserve"> of </w:t>
      </w:r>
      <m:oMath>
        <m:r>
          <w:rPr>
            <w:rFonts w:ascii="Cambria Math" w:hAnsi="Cambria Math"/>
          </w:rPr>
          <m:t>L</m:t>
        </m:r>
      </m:oMath>
      <w:r w:rsidR="00A023F5">
        <w:t xml:space="preserve"> truncated between 2 and 1,500 bp</w:t>
      </w:r>
      <w:r w:rsidR="00A023F5" w:rsidRPr="00A35C4B">
        <w:rPr>
          <w:iCs/>
        </w:rPr>
        <w:t xml:space="preserve"> (in grey) and the empirical CDF of observed tract lengths</w:t>
      </w:r>
      <w:r w:rsidR="00A023F5">
        <w:rPr>
          <w:iCs/>
        </w:rPr>
        <w:t xml:space="preserve"> between</w:t>
      </w:r>
      <w:r w:rsidR="00A023F5" w:rsidRPr="00A35C4B">
        <w:rPr>
          <w:iCs/>
        </w:rPr>
        <w:t xml:space="preserve"> 2 and 1</w:t>
      </w:r>
      <w:r w:rsidR="00A023F5">
        <w:rPr>
          <w:iCs/>
        </w:rPr>
        <w:t>,</w:t>
      </w:r>
      <w:r w:rsidR="00A023F5" w:rsidRPr="00A35C4B">
        <w:rPr>
          <w:iCs/>
        </w:rPr>
        <w:t>500 bp</w:t>
      </w:r>
      <w:r w:rsidR="00A023F5">
        <w:rPr>
          <w:iCs/>
        </w:rPr>
        <w:t xml:space="preserve"> </w:t>
      </w:r>
      <w:r w:rsidR="00A023F5" w:rsidRPr="00A35C4B">
        <w:rPr>
          <w:iCs/>
        </w:rPr>
        <w:t xml:space="preserve">detected in the </w:t>
      </w:r>
      <w:r w:rsidR="00A023F5">
        <w:rPr>
          <w:iCs/>
        </w:rPr>
        <w:t xml:space="preserve">coalescent simulation </w:t>
      </w:r>
      <w:r w:rsidR="00A023F5" w:rsidRPr="00A35C4B">
        <w:rPr>
          <w:iCs/>
        </w:rPr>
        <w:t>(in red).</w:t>
      </w:r>
    </w:p>
    <w:p w14:paraId="47F0D787" w14:textId="1C43A56C" w:rsidR="005F7294" w:rsidRDefault="005F7294" w:rsidP="00ED61EA">
      <w:pPr>
        <w:rPr>
          <w:ins w:id="3227" w:author="Nobu Masaki" w:date="2025-09-24T13:12:00Z" w16du:dateUtc="2025-09-24T20:12:00Z"/>
          <w:iCs/>
        </w:rPr>
      </w:pPr>
      <w:r w:rsidRPr="00841B85">
        <w:rPr>
          <w:b/>
          <w:bCs/>
        </w:rPr>
        <w:t>S</w:t>
      </w:r>
      <w:r>
        <w:rPr>
          <w:b/>
          <w:bCs/>
        </w:rPr>
        <w:t>2</w:t>
      </w:r>
      <w:r w:rsidRPr="00841B85">
        <w:rPr>
          <w:b/>
          <w:bCs/>
        </w:rPr>
        <w:t xml:space="preserve"> </w:t>
      </w:r>
      <w:r>
        <w:rPr>
          <w:b/>
          <w:bCs/>
        </w:rPr>
        <w:t>Fig</w:t>
      </w:r>
      <w:r w:rsidRPr="00841B85">
        <w:rPr>
          <w:b/>
          <w:bCs/>
        </w:rPr>
        <w:t xml:space="preserve">. </w:t>
      </w:r>
      <w:r>
        <w:rPr>
          <w:b/>
          <w:bCs/>
          <w:iCs/>
        </w:rPr>
        <w:t xml:space="preserve">Comparing the CDF of </w:t>
      </w:r>
      <m:oMath>
        <m:r>
          <m:rPr>
            <m:sty m:val="bi"/>
          </m:rPr>
          <w:rPr>
            <w:rFonts w:ascii="Cambria Math" w:hAnsi="Cambria Math"/>
          </w:rPr>
          <m:t>L</m:t>
        </m:r>
      </m:oMath>
      <w:r>
        <w:rPr>
          <w:b/>
          <w:bCs/>
          <w:iCs/>
        </w:rPr>
        <w:t xml:space="preserve"> and the empirical CDF of observed tract lengths</w:t>
      </w:r>
      <w:r w:rsidRPr="00A35C4B">
        <w:rPr>
          <w:b/>
          <w:bCs/>
          <w:iCs/>
        </w:rPr>
        <w:t xml:space="preserve"> </w:t>
      </w:r>
      <w:r>
        <w:rPr>
          <w:b/>
          <w:bCs/>
          <w:iCs/>
        </w:rPr>
        <w:t xml:space="preserve">generated </w:t>
      </w:r>
      <w:r>
        <w:rPr>
          <w:rFonts w:cs="Times New Roman"/>
          <w:b/>
          <w:bCs/>
        </w:rPr>
        <w:t>in</w:t>
      </w:r>
      <w:r w:rsidRPr="00A35C4B">
        <w:rPr>
          <w:rFonts w:cs="Times New Roman"/>
          <w:b/>
          <w:bCs/>
        </w:rPr>
        <w:t xml:space="preserve"> the </w:t>
      </w:r>
      <w:r>
        <w:rPr>
          <w:rFonts w:cs="Times New Roman"/>
          <w:b/>
          <w:bCs/>
        </w:rPr>
        <w:t>simulation without linkage disequilibrium</w:t>
      </w:r>
      <w:r w:rsidRPr="00A35C4B">
        <w:rPr>
          <w:b/>
          <w:bCs/>
          <w:iCs/>
        </w:rPr>
        <w:t>.</w:t>
      </w:r>
      <w:r w:rsidR="00405F38">
        <w:rPr>
          <w:b/>
          <w:bCs/>
          <w:iCs/>
        </w:rPr>
        <w:t xml:space="preserve"> </w:t>
      </w:r>
      <w:r w:rsidR="00405F38" w:rsidRPr="00A35C4B">
        <w:rPr>
          <w:iCs/>
        </w:rPr>
        <w:t>We plot the</w:t>
      </w:r>
      <w:r w:rsidR="00405F38">
        <w:rPr>
          <w:iCs/>
        </w:rPr>
        <w:t xml:space="preserve"> </w:t>
      </w:r>
      <w:r w:rsidR="00405F38" w:rsidRPr="00A35C4B">
        <w:rPr>
          <w:iCs/>
        </w:rPr>
        <w:t>CDF</w:t>
      </w:r>
      <w:r w:rsidR="00405F38">
        <w:rPr>
          <w:iCs/>
        </w:rPr>
        <w:t xml:space="preserve"> of </w:t>
      </w:r>
      <m:oMath>
        <m:r>
          <w:rPr>
            <w:rFonts w:ascii="Cambria Math" w:hAnsi="Cambria Math"/>
          </w:rPr>
          <m:t>L</m:t>
        </m:r>
      </m:oMath>
      <w:r w:rsidR="00405F38">
        <w:t xml:space="preserve"> truncated between 2 and 1,500 bp</w:t>
      </w:r>
      <w:r w:rsidR="00405F38" w:rsidRPr="00A35C4B">
        <w:rPr>
          <w:iCs/>
        </w:rPr>
        <w:t xml:space="preserve"> (in grey) and the empirical CDF of observed tract lengths</w:t>
      </w:r>
      <w:r w:rsidR="00405F38">
        <w:rPr>
          <w:iCs/>
        </w:rPr>
        <w:t xml:space="preserve"> between</w:t>
      </w:r>
      <w:r w:rsidR="00405F38" w:rsidRPr="00A35C4B">
        <w:rPr>
          <w:iCs/>
        </w:rPr>
        <w:t xml:space="preserve"> 2 and 1</w:t>
      </w:r>
      <w:r w:rsidR="00405F38">
        <w:rPr>
          <w:iCs/>
        </w:rPr>
        <w:t>,</w:t>
      </w:r>
      <w:r w:rsidR="00405F38" w:rsidRPr="00A35C4B">
        <w:rPr>
          <w:iCs/>
        </w:rPr>
        <w:t xml:space="preserve">500 bp </w:t>
      </w:r>
      <w:r w:rsidR="00405F38">
        <w:rPr>
          <w:iCs/>
        </w:rPr>
        <w:t>generated</w:t>
      </w:r>
      <w:r w:rsidR="00405F38" w:rsidRPr="00A35C4B">
        <w:rPr>
          <w:iCs/>
        </w:rPr>
        <w:t xml:space="preserve"> in the </w:t>
      </w:r>
      <w:r w:rsidR="00405F38">
        <w:rPr>
          <w:iCs/>
        </w:rPr>
        <w:t xml:space="preserve">simulation without linkage disequilibrium </w:t>
      </w:r>
      <w:r w:rsidR="00405F38" w:rsidRPr="00A35C4B">
        <w:rPr>
          <w:iCs/>
        </w:rPr>
        <w:t>(in red).</w:t>
      </w:r>
    </w:p>
    <w:p w14:paraId="17AEE128" w14:textId="0AFA1569" w:rsidR="001679A4" w:rsidRPr="0033740D" w:rsidRDefault="001679A4" w:rsidP="00ED61EA">
      <w:pPr>
        <w:rPr>
          <w:b/>
          <w:bCs/>
        </w:rPr>
      </w:pPr>
      <w:ins w:id="3228" w:author="Nobu Masaki" w:date="2025-09-24T13:12:00Z" w16du:dateUtc="2025-09-24T20:12:00Z">
        <w:r w:rsidRPr="0033740D">
          <w:rPr>
            <w:b/>
            <w:bCs/>
            <w:iCs/>
            <w:rPrChange w:id="3229" w:author="Nobu Masaki" w:date="2025-09-24T16:04:00Z" w16du:dateUtc="2025-09-24T23:04:00Z">
              <w:rPr>
                <w:iCs/>
              </w:rPr>
            </w:rPrChange>
          </w:rPr>
          <w:t xml:space="preserve">S3 Fig. </w:t>
        </w:r>
      </w:ins>
      <w:ins w:id="3230" w:author="Nobu Masaki" w:date="2025-09-24T16:08:00Z" w16du:dateUtc="2025-09-24T23:08:00Z">
        <w:r w:rsidR="00463496">
          <w:rPr>
            <w:rFonts w:ascii="Calibri" w:hAnsi="Calibri" w:cs="Calibri"/>
            <w:b/>
            <w:bCs/>
            <w:iCs/>
            <w:szCs w:val="22"/>
          </w:rPr>
          <w:t xml:space="preserve">Probability distribution functions (log scale) of the </w:t>
        </w:r>
        <w:r w:rsidR="00463496">
          <w:rPr>
            <w:rFonts w:ascii="Calibri" w:hAnsi="Calibri" w:cs="Calibri"/>
            <w:b/>
            <w:bCs/>
            <w:iCs/>
            <w:szCs w:val="22"/>
          </w:rPr>
          <w:t>t</w:t>
        </w:r>
        <w:r w:rsidR="00B47F0D">
          <w:rPr>
            <w:rFonts w:ascii="Calibri" w:hAnsi="Calibri" w:cs="Calibri"/>
            <w:b/>
            <w:bCs/>
            <w:iCs/>
            <w:szCs w:val="22"/>
          </w:rPr>
          <w:t>en</w:t>
        </w:r>
        <w:r w:rsidR="00463496">
          <w:rPr>
            <w:rFonts w:ascii="Calibri" w:hAnsi="Calibri" w:cs="Calibri"/>
            <w:b/>
            <w:bCs/>
            <w:iCs/>
            <w:szCs w:val="22"/>
          </w:rPr>
          <w:t xml:space="preserve"> distributions used to simulate gene conversion tract lengths. </w:t>
        </w:r>
        <w:r w:rsidR="00463496">
          <w:rPr>
            <w:rFonts w:ascii="Calibri" w:hAnsi="Calibri" w:cs="Calibri"/>
            <w:iCs/>
            <w:szCs w:val="22"/>
          </w:rPr>
          <w:t xml:space="preserve">We plot the distribution functions of the geometric distribution, the sum of two geometric random variables, the sum of three geometric random variables, the discrete uniform </w:t>
        </w:r>
        <w:r w:rsidR="00463496">
          <w:rPr>
            <w:rFonts w:ascii="Calibri" w:hAnsi="Calibri" w:cs="Calibri"/>
            <w:iCs/>
            <w:szCs w:val="22"/>
          </w:rPr>
          <w:lastRenderedPageBreak/>
          <w:t>distribution, and the mixture of two geometric components that we draw the gene conversion tract lengths from the simulation study used to assess the robustness of the model.</w:t>
        </w:r>
      </w:ins>
    </w:p>
    <w:p w14:paraId="43CAD2FB" w14:textId="33AAD3BA" w:rsidR="00E03754" w:rsidRDefault="00E03754" w:rsidP="00E03754">
      <w:pPr>
        <w:rPr>
          <w:ins w:id="3231" w:author="Nobu Masaki" w:date="2025-09-23T15:34:00Z" w16du:dateUtc="2025-09-23T22:34:00Z"/>
          <w:rFonts w:ascii="Calibri" w:hAnsi="Calibri" w:cs="Calibri"/>
          <w:iCs/>
          <w:szCs w:val="22"/>
        </w:rPr>
      </w:pPr>
      <w:ins w:id="3232" w:author="Nobu Masaki" w:date="2025-09-23T15:34:00Z" w16du:dateUtc="2025-09-23T22:34:00Z">
        <w:r>
          <w:rPr>
            <w:rFonts w:ascii="Calibri" w:hAnsi="Calibri" w:cs="Calibri"/>
            <w:b/>
            <w:bCs/>
            <w:szCs w:val="22"/>
          </w:rPr>
          <w:t>S</w:t>
        </w:r>
      </w:ins>
      <w:ins w:id="3233" w:author="Nobu Masaki" w:date="2025-09-24T13:12:00Z" w16du:dateUtc="2025-09-24T20:12:00Z">
        <w:r w:rsidR="00E64547">
          <w:rPr>
            <w:rFonts w:ascii="Calibri" w:hAnsi="Calibri" w:cs="Calibri"/>
            <w:b/>
            <w:bCs/>
            <w:szCs w:val="22"/>
          </w:rPr>
          <w:t>4</w:t>
        </w:r>
      </w:ins>
      <w:ins w:id="3234" w:author="Nobu Masaki" w:date="2025-09-23T15:34:00Z" w16du:dateUtc="2025-09-23T22:34:00Z">
        <w:r>
          <w:rPr>
            <w:rFonts w:ascii="Calibri" w:hAnsi="Calibri" w:cs="Calibri"/>
            <w:b/>
            <w:bCs/>
            <w:szCs w:val="22"/>
          </w:rPr>
          <w:t xml:space="preserve"> Fig</w:t>
        </w:r>
        <w:r w:rsidRPr="00C10536">
          <w:rPr>
            <w:rFonts w:ascii="Calibri" w:hAnsi="Calibri" w:cs="Calibri"/>
            <w:b/>
            <w:bCs/>
            <w:szCs w:val="22"/>
          </w:rPr>
          <w:t>.</w:t>
        </w:r>
        <w:r w:rsidRPr="00C10536">
          <w:rPr>
            <w:rFonts w:ascii="Calibri" w:hAnsi="Calibri" w:cs="Calibri"/>
            <w:b/>
            <w:bCs/>
            <w:iCs/>
            <w:szCs w:val="22"/>
          </w:rPr>
          <w:t xml:space="preserve"> </w:t>
        </w:r>
        <w:r>
          <w:rPr>
            <w:rFonts w:ascii="Calibri" w:hAnsi="Calibri" w:cs="Calibri"/>
            <w:b/>
            <w:bCs/>
            <w:iCs/>
            <w:szCs w:val="22"/>
          </w:rPr>
          <w:t>Empirical distribution of observed tract lengths and model fits</w:t>
        </w:r>
        <w:r w:rsidR="00717395">
          <w:rPr>
            <w:rFonts w:ascii="Calibri" w:hAnsi="Calibri" w:cs="Calibri"/>
            <w:b/>
            <w:bCs/>
            <w:iCs/>
            <w:szCs w:val="22"/>
          </w:rPr>
          <w:t xml:space="preserve"> </w:t>
        </w:r>
      </w:ins>
      <w:ins w:id="3235" w:author="Nobu Masaki" w:date="2025-09-23T15:35:00Z" w16du:dateUtc="2025-09-23T22:35:00Z">
        <w:r w:rsidR="00717395">
          <w:rPr>
            <w:rFonts w:ascii="Calibri" w:hAnsi="Calibri" w:cs="Calibri"/>
            <w:b/>
            <w:bCs/>
            <w:iCs/>
            <w:szCs w:val="22"/>
          </w:rPr>
          <w:t>in simulation study 1</w:t>
        </w:r>
      </w:ins>
      <w:ins w:id="3236" w:author="Nobu Masaki" w:date="2025-09-23T15:34:00Z" w16du:dateUtc="2025-09-23T22:34:00Z">
        <w:r>
          <w:rPr>
            <w:rFonts w:ascii="Calibri" w:hAnsi="Calibri" w:cs="Calibri"/>
            <w:b/>
            <w:bCs/>
            <w:iCs/>
            <w:szCs w:val="22"/>
          </w:rPr>
          <w:t xml:space="preserve">. </w:t>
        </w:r>
        <w:r>
          <w:rPr>
            <w:rFonts w:ascii="Calibri" w:hAnsi="Calibri" w:cs="Calibri"/>
            <w:iCs/>
            <w:szCs w:val="22"/>
          </w:rPr>
          <w:t xml:space="preserve">We plot the inferred distribution of observed tract lengths under </w:t>
        </w:r>
      </w:ins>
      <w:ins w:id="3237" w:author="Nobu Masaki" w:date="2025-09-24T16:09:00Z" w16du:dateUtc="2025-09-24T23:09:00Z">
        <w:r w:rsidR="009F63DC">
          <w:rPr>
            <w:rFonts w:ascii="Calibri" w:hAnsi="Calibri" w:cs="Calibri"/>
            <w:iCs/>
            <w:szCs w:val="22"/>
          </w:rPr>
          <w:t>our</w:t>
        </w:r>
      </w:ins>
      <w:ins w:id="3238" w:author="Nobu Masaki" w:date="2025-09-23T15:34:00Z" w16du:dateUtc="2025-09-23T22:34:00Z">
        <w:r>
          <w:rPr>
            <w:rFonts w:ascii="Calibri" w:hAnsi="Calibri" w:cs="Calibri"/>
            <w:iCs/>
            <w:szCs w:val="22"/>
          </w:rPr>
          <w:t xml:space="preserve"> three </w:t>
        </w:r>
      </w:ins>
      <w:ins w:id="3239" w:author="Nobu Masaki" w:date="2025-09-24T16:06:00Z" w16du:dateUtc="2025-09-24T23:06:00Z">
        <w:r w:rsidR="000311E5">
          <w:rPr>
            <w:rFonts w:ascii="Calibri" w:hAnsi="Calibri" w:cs="Calibri"/>
            <w:iCs/>
            <w:szCs w:val="22"/>
          </w:rPr>
          <w:t>tract length</w:t>
        </w:r>
        <w:r w:rsidR="00F47478">
          <w:rPr>
            <w:rFonts w:ascii="Calibri" w:hAnsi="Calibri" w:cs="Calibri"/>
            <w:iCs/>
            <w:szCs w:val="22"/>
          </w:rPr>
          <w:t xml:space="preserve"> </w:t>
        </w:r>
        <w:r w:rsidR="000311E5">
          <w:rPr>
            <w:rFonts w:ascii="Calibri" w:hAnsi="Calibri" w:cs="Calibri"/>
            <w:iCs/>
            <w:szCs w:val="22"/>
          </w:rPr>
          <w:t>distributions</w:t>
        </w:r>
      </w:ins>
      <w:ins w:id="3240" w:author="Nobu Masaki" w:date="2025-09-23T15:34:00Z" w16du:dateUtc="2025-09-23T22:34:00Z">
        <w:r>
          <w:rPr>
            <w:rFonts w:ascii="Calibri" w:hAnsi="Calibri" w:cs="Calibri"/>
            <w:iCs/>
            <w:szCs w:val="22"/>
          </w:rPr>
          <w:t xml:space="preserve">, and the empirical distribution of observed tract lengths </w:t>
        </w:r>
      </w:ins>
      <w:ins w:id="3241" w:author="Nobu Masaki" w:date="2025-09-23T15:35:00Z" w16du:dateUtc="2025-09-23T22:35:00Z">
        <w:r w:rsidR="00717395">
          <w:rPr>
            <w:rFonts w:ascii="Calibri" w:hAnsi="Calibri" w:cs="Calibri"/>
            <w:iCs/>
            <w:szCs w:val="22"/>
          </w:rPr>
          <w:t>from replicates 7 and 19 of simulation study 1</w:t>
        </w:r>
      </w:ins>
      <w:ins w:id="3242" w:author="Nobu Masaki" w:date="2025-09-23T15:34:00Z" w16du:dateUtc="2025-09-23T22:34:00Z">
        <w:r>
          <w:rPr>
            <w:rFonts w:ascii="Calibri" w:hAnsi="Calibri" w:cs="Calibri"/>
            <w:iCs/>
            <w:szCs w:val="22"/>
          </w:rPr>
          <w:t>. Probabilities are in the log 10 scale. To obtain the model fits, we average the probability mass at each observed tract length value across estimated allele conversion probabilities for each tract (</w:t>
        </w:r>
      </w:ins>
      <m:oMath>
        <m:sSub>
          <m:sSubPr>
            <m:ctrlPr>
              <w:ins w:id="3243" w:author="Nobu Masaki" w:date="2025-09-23T15:34:00Z" w16du:dateUtc="2025-09-23T22:34:00Z">
                <w:rPr>
                  <w:rFonts w:ascii="Cambria Math" w:hAnsi="Cambria Math"/>
                  <w:i/>
                </w:rPr>
              </w:ins>
            </m:ctrlPr>
          </m:sSubPr>
          <m:e>
            <m:acc>
              <m:accPr>
                <m:ctrlPr>
                  <w:ins w:id="3244" w:author="Nobu Masaki" w:date="2025-09-23T15:34:00Z" w16du:dateUtc="2025-09-23T22:34:00Z">
                    <w:rPr>
                      <w:rFonts w:ascii="Cambria Math" w:hAnsi="Cambria Math"/>
                      <w:i/>
                    </w:rPr>
                  </w:ins>
                </m:ctrlPr>
              </m:accPr>
              <m:e>
                <m:r>
                  <w:ins w:id="3245" w:author="Nobu Masaki" w:date="2025-09-23T15:34:00Z" w16du:dateUtc="2025-09-23T22:34:00Z">
                    <w:rPr>
                      <w:rFonts w:ascii="Cambria Math" w:hAnsi="Cambria Math"/>
                    </w:rPr>
                    <m:t>ψ</m:t>
                  </w:ins>
                </m:r>
              </m:e>
            </m:acc>
          </m:e>
          <m:sub>
            <m:r>
              <w:ins w:id="3246" w:author="Nobu Masaki" w:date="2025-09-23T15:34:00Z" w16du:dateUtc="2025-09-23T22:34:00Z">
                <w:rPr>
                  <w:rFonts w:ascii="Cambria Math" w:hAnsi="Cambria Math"/>
                </w:rPr>
                <m:t>j</m:t>
              </w:ins>
            </m:r>
          </m:sub>
        </m:sSub>
      </m:oMath>
      <w:ins w:id="3247" w:author="Nobu Masaki" w:date="2025-09-23T15:34:00Z" w16du:dateUtc="2025-09-23T22:34:00Z">
        <w:r>
          <w:rPr>
            <w:rFonts w:ascii="Calibri" w:hAnsi="Calibri" w:cs="Calibri"/>
            <w:iCs/>
            <w:szCs w:val="22"/>
          </w:rPr>
          <w:t xml:space="preserve">). </w:t>
        </w:r>
      </w:ins>
    </w:p>
    <w:p w14:paraId="577ACF1B" w14:textId="10383B91" w:rsidR="001B7223" w:rsidDel="00A07758" w:rsidRDefault="001B7223" w:rsidP="002B09DF">
      <w:pPr>
        <w:rPr>
          <w:del w:id="3248" w:author="Nobu Masaki" w:date="2025-09-22T17:54:00Z" w16du:dateUtc="2025-09-23T00:54:00Z"/>
          <w:b/>
          <w:bCs/>
        </w:rPr>
      </w:pPr>
      <w:del w:id="3249" w:author="Nobu Masaki" w:date="2025-09-22T17:54:00Z" w16du:dateUtc="2025-09-23T00:54:00Z">
        <w:r w:rsidRPr="00841B85" w:rsidDel="00A07758">
          <w:rPr>
            <w:b/>
            <w:bCs/>
          </w:rPr>
          <w:delText>S</w:delText>
        </w:r>
        <w:r w:rsidR="005F7294" w:rsidDel="00A07758">
          <w:rPr>
            <w:b/>
            <w:bCs/>
          </w:rPr>
          <w:delText>3</w:delText>
        </w:r>
        <w:r w:rsidRPr="00841B85" w:rsidDel="00A07758">
          <w:rPr>
            <w:b/>
            <w:bCs/>
          </w:rPr>
          <w:delText xml:space="preserve"> </w:delText>
        </w:r>
        <w:r w:rsidDel="00A07758">
          <w:rPr>
            <w:b/>
            <w:bCs/>
          </w:rPr>
          <w:delText>Fig</w:delText>
        </w:r>
        <w:r w:rsidRPr="00841B85" w:rsidDel="00A07758">
          <w:rPr>
            <w:b/>
            <w:bCs/>
          </w:rPr>
          <w:delText xml:space="preserve">. </w:delText>
        </w:r>
        <w:r w:rsidDel="00A07758">
          <w:rPr>
            <w:rFonts w:ascii="Calibri" w:hAnsi="Calibri" w:cs="Calibri"/>
            <w:b/>
            <w:bCs/>
            <w:iCs/>
            <w:szCs w:val="22"/>
          </w:rPr>
          <w:delText>Probability distribution functions (log scale) of the five distributions used to simulate gene conversion tract lengths</w:delText>
        </w:r>
        <w:r w:rsidR="00A1656A" w:rsidDel="00A07758">
          <w:rPr>
            <w:rFonts w:ascii="Calibri" w:hAnsi="Calibri" w:cs="Calibri"/>
            <w:b/>
            <w:bCs/>
            <w:iCs/>
            <w:szCs w:val="22"/>
          </w:rPr>
          <w:delText>.</w:delText>
        </w:r>
        <w:r w:rsidRPr="00841B85" w:rsidDel="00A07758">
          <w:rPr>
            <w:b/>
            <w:bCs/>
          </w:rPr>
          <w:delText xml:space="preserve"> </w:delText>
        </w:r>
        <w:r w:rsidR="004D7048" w:rsidDel="00A07758">
          <w:rPr>
            <w:rFonts w:ascii="Calibri" w:hAnsi="Calibri" w:cs="Calibri"/>
            <w:iCs/>
            <w:szCs w:val="22"/>
          </w:rPr>
          <w:delText>We plot the distribution functions of the geometric distribution, the sum of two geometric random variables, the sum of three geometric random variables, the discrete uniform distribution, and the mixture of two geometric components that we draw the gene conversion tract lengths from the simulation study used to assess the robustness of the model.</w:delText>
        </w:r>
      </w:del>
    </w:p>
    <w:p w14:paraId="096404D2" w14:textId="34E8A4D5" w:rsidR="002B09DF" w:rsidDel="00A07758" w:rsidRDefault="002B09DF" w:rsidP="002B09DF">
      <w:pPr>
        <w:rPr>
          <w:del w:id="3250" w:author="Nobu Masaki" w:date="2025-09-22T17:55:00Z" w16du:dateUtc="2025-09-23T00:55:00Z"/>
        </w:rPr>
      </w:pPr>
      <w:del w:id="3251" w:author="Nobu Masaki" w:date="2025-09-22T17:55:00Z" w16du:dateUtc="2025-09-23T00:55:00Z">
        <w:r w:rsidRPr="00841B85" w:rsidDel="00A07758">
          <w:rPr>
            <w:b/>
            <w:bCs/>
          </w:rPr>
          <w:delText>S</w:delText>
        </w:r>
        <w:r w:rsidDel="00A07758">
          <w:rPr>
            <w:b/>
            <w:bCs/>
          </w:rPr>
          <w:delText>1</w:delText>
        </w:r>
        <w:r w:rsidRPr="00841B85" w:rsidDel="00A07758">
          <w:rPr>
            <w:b/>
            <w:bCs/>
          </w:rPr>
          <w:delText xml:space="preserve"> </w:delText>
        </w:r>
        <w:r w:rsidDel="00A07758">
          <w:rPr>
            <w:b/>
            <w:bCs/>
          </w:rPr>
          <w:delText>Table</w:delText>
        </w:r>
        <w:r w:rsidRPr="00841B85" w:rsidDel="00A07758">
          <w:rPr>
            <w:b/>
            <w:bCs/>
          </w:rPr>
          <w:delText xml:space="preserve">. </w:delText>
        </w:r>
        <w:r w:rsidR="007012F9" w:rsidRPr="007012F9" w:rsidDel="00A07758">
          <w:rPr>
            <w:b/>
            <w:bCs/>
          </w:rPr>
          <w:delText>Results from simulation study to assess robustness.</w:delText>
        </w:r>
        <w:r w:rsidR="004C56C8" w:rsidDel="00A07758">
          <w:rPr>
            <w:b/>
            <w:bCs/>
          </w:rPr>
          <w:delText xml:space="preserve"> </w:delText>
        </w:r>
        <w:r w:rsidR="004C56C8" w:rsidRPr="00C10536" w:rsidDel="00A07758">
          <w:rPr>
            <w:rFonts w:ascii="Calibri" w:hAnsi="Calibri" w:cs="Calibri"/>
            <w:iCs/>
            <w:szCs w:val="22"/>
          </w:rPr>
          <w:delText xml:space="preserve">We assess the performance of our method under each distribution that we use to simulate the true tract lengths (first column) and the chosen setting of the tract length distribution (second column). We report the empirical bias (third column) and standard deviation (fourth column) of our estimate of the mean, as well as the empirical coverage of our 95% confidence interval (fifth column) across 100 replicates of the simulation study. Under the </w:delText>
        </w:r>
      </w:del>
      <w:del w:id="3252" w:author="Nobu Masaki" w:date="2025-09-16T17:22:00Z" w16du:dateUtc="2025-09-17T00:22:00Z">
        <w:r w:rsidR="004C56C8" w:rsidRPr="00C10536" w:rsidDel="00DA7AA0">
          <w:rPr>
            <w:rFonts w:ascii="Calibri" w:hAnsi="Calibri" w:cs="Calibri"/>
            <w:iCs/>
            <w:szCs w:val="22"/>
          </w:rPr>
          <w:delText>AIC</w:delText>
        </w:r>
      </w:del>
      <w:del w:id="3253" w:author="Nobu Masaki" w:date="2025-09-22T17:55:00Z" w16du:dateUtc="2025-09-23T00:55:00Z">
        <w:r w:rsidR="004C56C8" w:rsidRPr="00C10536" w:rsidDel="00A07758">
          <w:rPr>
            <w:rFonts w:ascii="Calibri" w:hAnsi="Calibri" w:cs="Calibri"/>
            <w:iCs/>
            <w:szCs w:val="22"/>
          </w:rPr>
          <w:delText xml:space="preserve">-selected setting, </w:delText>
        </w:r>
        <w:r w:rsidR="004C56C8" w:rsidRPr="00C10536" w:rsidDel="00A07758">
          <w:delText xml:space="preserve">we use the estimate and confidence interval from the distributional setting with the smallest </w:delText>
        </w:r>
      </w:del>
      <w:del w:id="3254" w:author="Nobu Masaki" w:date="2025-09-16T17:23:00Z" w16du:dateUtc="2025-09-17T00:23:00Z">
        <w:r w:rsidR="004C56C8" w:rsidRPr="00C10536" w:rsidDel="00DA7AA0">
          <w:rPr>
            <w:rFonts w:ascii="Calibri" w:hAnsi="Calibri" w:cs="Calibri"/>
            <w:iCs/>
            <w:szCs w:val="22"/>
          </w:rPr>
          <w:delText xml:space="preserve">Akaike </w:delText>
        </w:r>
      </w:del>
      <w:del w:id="3255" w:author="Nobu Masaki" w:date="2025-09-22T17:55:00Z" w16du:dateUtc="2025-09-23T00:55:00Z">
        <w:r w:rsidR="004C56C8" w:rsidRPr="00C10536" w:rsidDel="00A07758">
          <w:rPr>
            <w:rFonts w:ascii="Calibri" w:hAnsi="Calibri" w:cs="Calibri"/>
            <w:iCs/>
            <w:szCs w:val="22"/>
          </w:rPr>
          <w:delText>Information Criterion (</w:delText>
        </w:r>
      </w:del>
      <w:del w:id="3256" w:author="Nobu Masaki" w:date="2025-09-16T17:22:00Z" w16du:dateUtc="2025-09-17T00:22:00Z">
        <w:r w:rsidR="004C56C8" w:rsidRPr="00C10536" w:rsidDel="00DA7AA0">
          <w:rPr>
            <w:rFonts w:ascii="Calibri" w:hAnsi="Calibri" w:cs="Calibri"/>
            <w:iCs/>
            <w:szCs w:val="22"/>
          </w:rPr>
          <w:delText>AIC</w:delText>
        </w:r>
      </w:del>
      <w:del w:id="3257" w:author="Nobu Masaki" w:date="2025-09-22T17:55:00Z" w16du:dateUtc="2025-09-23T00:55:00Z">
        <w:r w:rsidR="004C56C8" w:rsidRPr="00C10536" w:rsidDel="00A07758">
          <w:rPr>
            <w:rFonts w:ascii="Calibri" w:hAnsi="Calibri" w:cs="Calibri"/>
            <w:iCs/>
            <w:szCs w:val="22"/>
          </w:rPr>
          <w:delText>)</w:delText>
        </w:r>
        <w:r w:rsidR="004C56C8" w:rsidRPr="00C10536" w:rsidDel="00A07758">
          <w:delText xml:space="preserve"> value in each of the 100 replicates.</w:delText>
        </w:r>
      </w:del>
    </w:p>
    <w:p w14:paraId="49AE4E84" w14:textId="5C45C344" w:rsidR="00493147" w:rsidRPr="00C10536" w:rsidRDefault="002B09DF" w:rsidP="00ED61EA">
      <w:del w:id="3258" w:author="Nobu Masaki" w:date="2025-09-22T17:55:00Z" w16du:dateUtc="2025-09-23T00:55:00Z">
        <w:r w:rsidRPr="00841B85" w:rsidDel="00A07758">
          <w:rPr>
            <w:b/>
            <w:bCs/>
          </w:rPr>
          <w:delText>S</w:delText>
        </w:r>
        <w:r w:rsidDel="00A07758">
          <w:rPr>
            <w:b/>
            <w:bCs/>
          </w:rPr>
          <w:delText>2</w:delText>
        </w:r>
        <w:r w:rsidRPr="00841B85" w:rsidDel="00A07758">
          <w:rPr>
            <w:b/>
            <w:bCs/>
          </w:rPr>
          <w:delText xml:space="preserve"> </w:delText>
        </w:r>
        <w:r w:rsidDel="00A07758">
          <w:rPr>
            <w:b/>
            <w:bCs/>
          </w:rPr>
          <w:delText>Table</w:delText>
        </w:r>
        <w:r w:rsidRPr="00841B85" w:rsidDel="00A07758">
          <w:rPr>
            <w:b/>
            <w:bCs/>
          </w:rPr>
          <w:delText xml:space="preserve">. </w:delText>
        </w:r>
        <w:bookmarkEnd w:id="3214"/>
        <w:r w:rsidR="006A335C" w:rsidRPr="00C10536" w:rsidDel="00A07758">
          <w:rPr>
            <w:rFonts w:ascii="Calibri" w:hAnsi="Calibri" w:cs="Calibri"/>
            <w:b/>
            <w:bCs/>
            <w:iCs/>
            <w:szCs w:val="22"/>
          </w:rPr>
          <w:delText xml:space="preserve">Number of replicates each distributional setting was selected by the </w:delText>
        </w:r>
      </w:del>
      <w:del w:id="3259" w:author="Nobu Masaki" w:date="2025-09-16T17:23:00Z" w16du:dateUtc="2025-09-17T00:23:00Z">
        <w:r w:rsidR="006A335C" w:rsidRPr="00C10536" w:rsidDel="00DA7AA0">
          <w:rPr>
            <w:rFonts w:ascii="Calibri" w:hAnsi="Calibri" w:cs="Calibri"/>
            <w:b/>
            <w:bCs/>
            <w:iCs/>
            <w:szCs w:val="22"/>
          </w:rPr>
          <w:delText xml:space="preserve">Akaike </w:delText>
        </w:r>
      </w:del>
      <w:del w:id="3260" w:author="Nobu Masaki" w:date="2025-09-22T17:55:00Z" w16du:dateUtc="2025-09-23T00:55:00Z">
        <w:r w:rsidR="006A335C" w:rsidRPr="00C10536" w:rsidDel="00A07758">
          <w:rPr>
            <w:rFonts w:ascii="Calibri" w:hAnsi="Calibri" w:cs="Calibri"/>
            <w:b/>
            <w:bCs/>
            <w:iCs/>
            <w:szCs w:val="22"/>
          </w:rPr>
          <w:delText>Information Criterion (</w:delText>
        </w:r>
      </w:del>
      <w:del w:id="3261" w:author="Nobu Masaki" w:date="2025-09-16T17:22:00Z" w16du:dateUtc="2025-09-17T00:22:00Z">
        <w:r w:rsidR="006A335C" w:rsidRPr="00C10536" w:rsidDel="00DA7AA0">
          <w:rPr>
            <w:rFonts w:ascii="Calibri" w:hAnsi="Calibri" w:cs="Calibri"/>
            <w:b/>
            <w:bCs/>
            <w:iCs/>
            <w:szCs w:val="22"/>
          </w:rPr>
          <w:delText>AIC</w:delText>
        </w:r>
      </w:del>
      <w:del w:id="3262" w:author="Nobu Masaki" w:date="2025-09-22T17:55:00Z" w16du:dateUtc="2025-09-23T00:55:00Z">
        <w:r w:rsidR="006A335C" w:rsidRPr="00C10536" w:rsidDel="00A07758">
          <w:rPr>
            <w:rFonts w:ascii="Calibri" w:hAnsi="Calibri" w:cs="Calibri"/>
            <w:b/>
            <w:bCs/>
            <w:iCs/>
            <w:szCs w:val="22"/>
          </w:rPr>
          <w:delText xml:space="preserve">). </w:delText>
        </w:r>
        <w:r w:rsidR="006A335C" w:rsidRPr="00C10536" w:rsidDel="00A07758">
          <w:rPr>
            <w:rFonts w:ascii="Calibri" w:hAnsi="Calibri" w:cs="Calibri"/>
            <w:iCs/>
            <w:szCs w:val="22"/>
          </w:rPr>
          <w:delText xml:space="preserve">For each of the five data-generating distributions, we simulated 100 sets of observed tract lengths. We then counted how many times each tract length distribution was selected as the best fitting distribution based on </w:delText>
        </w:r>
      </w:del>
      <w:del w:id="3263" w:author="Nobu Masaki" w:date="2025-09-16T17:22:00Z" w16du:dateUtc="2025-09-17T00:22:00Z">
        <w:r w:rsidR="006A335C" w:rsidRPr="00C10536" w:rsidDel="00DA7AA0">
          <w:rPr>
            <w:rFonts w:ascii="Calibri" w:hAnsi="Calibri" w:cs="Calibri"/>
            <w:iCs/>
            <w:szCs w:val="22"/>
          </w:rPr>
          <w:delText>AIC</w:delText>
        </w:r>
      </w:del>
      <w:del w:id="3264" w:author="Nobu Masaki" w:date="2025-09-22T17:55:00Z" w16du:dateUtc="2025-09-23T00:55:00Z">
        <w:r w:rsidR="006A335C" w:rsidRPr="00C10536" w:rsidDel="00A07758">
          <w:rPr>
            <w:rFonts w:ascii="Calibri" w:hAnsi="Calibri" w:cs="Calibri"/>
            <w:iCs/>
            <w:szCs w:val="22"/>
          </w:rPr>
          <w:delText>.</w:delText>
        </w:r>
      </w:del>
    </w:p>
    <w:sectPr w:rsidR="00493147" w:rsidRPr="00C10536" w:rsidSect="00F31659">
      <w:footerReference w:type="default"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6" w:author="Nobu Masaki" w:date="2025-09-23T13:55:00Z" w:initials="NM">
    <w:p w14:paraId="3EFEAF01" w14:textId="77777777" w:rsidR="00436B49" w:rsidRDefault="00436B49" w:rsidP="00436B49">
      <w:pPr>
        <w:jc w:val="left"/>
      </w:pPr>
      <w:r>
        <w:rPr>
          <w:rStyle w:val="CommentReference"/>
        </w:rPr>
        <w:annotationRef/>
      </w:r>
      <w:r>
        <w:rPr>
          <w:sz w:val="20"/>
          <w:szCs w:val="20"/>
        </w:rPr>
        <w:t>For Sharon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FEAF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F19E3A" w16cex:dateUtc="2025-09-23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FEAF01" w16cid:durableId="36F19E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3A9C" w14:textId="77777777" w:rsidR="00882F33" w:rsidRDefault="00882F33" w:rsidP="00EE1442">
      <w:pPr>
        <w:spacing w:after="0" w:line="240" w:lineRule="auto"/>
      </w:pPr>
      <w:r>
        <w:separator/>
      </w:r>
    </w:p>
  </w:endnote>
  <w:endnote w:type="continuationSeparator" w:id="0">
    <w:p w14:paraId="3883C6CB" w14:textId="77777777" w:rsidR="00882F33" w:rsidRDefault="00882F33" w:rsidP="00EE1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gency FB">
    <w:panose1 w:val="020B0503020202020204"/>
    <w:charset w:val="4D"/>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786356"/>
      <w:docPartObj>
        <w:docPartGallery w:val="Page Numbers (Bottom of Page)"/>
        <w:docPartUnique/>
      </w:docPartObj>
    </w:sdtPr>
    <w:sdtEndPr>
      <w:rPr>
        <w:noProof/>
      </w:rPr>
    </w:sdtEndPr>
    <w:sdtContent>
      <w:p w14:paraId="2923A8F1" w14:textId="77777777" w:rsidR="00E24569" w:rsidRDefault="00E24569">
        <w:pPr>
          <w:pStyle w:val="Footer"/>
        </w:pPr>
        <w:r>
          <w:fldChar w:fldCharType="begin"/>
        </w:r>
        <w:r>
          <w:instrText xml:space="preserve"> PAGE   \* MERGEFORMAT </w:instrText>
        </w:r>
        <w:r>
          <w:fldChar w:fldCharType="separate"/>
        </w:r>
        <w:r>
          <w:rPr>
            <w:noProof/>
          </w:rPr>
          <w:t>2</w:t>
        </w:r>
        <w:r>
          <w:rPr>
            <w:noProof/>
          </w:rPr>
          <w:fldChar w:fldCharType="end"/>
        </w:r>
      </w:p>
    </w:sdtContent>
  </w:sdt>
  <w:p w14:paraId="28F4C747" w14:textId="77777777" w:rsidR="00E24569" w:rsidRDefault="00E245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241AE" w14:textId="77777777" w:rsidR="00882F33" w:rsidRDefault="00882F33" w:rsidP="00EE1442">
      <w:pPr>
        <w:spacing w:after="0" w:line="240" w:lineRule="auto"/>
      </w:pPr>
      <w:r>
        <w:separator/>
      </w:r>
    </w:p>
  </w:footnote>
  <w:footnote w:type="continuationSeparator" w:id="0">
    <w:p w14:paraId="014AF914" w14:textId="77777777" w:rsidR="00882F33" w:rsidRDefault="00882F33" w:rsidP="00EE1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51F2"/>
    <w:multiLevelType w:val="hybridMultilevel"/>
    <w:tmpl w:val="DC043AF0"/>
    <w:lvl w:ilvl="0" w:tplc="8804AA7C">
      <w:start w:val="1"/>
      <w:numFmt w:val="decimal"/>
      <w:lvlText w:val="%1."/>
      <w:lvlJc w:val="left"/>
      <w:pPr>
        <w:ind w:left="1020" w:hanging="360"/>
      </w:pPr>
    </w:lvl>
    <w:lvl w:ilvl="1" w:tplc="C5B06828">
      <w:start w:val="1"/>
      <w:numFmt w:val="decimal"/>
      <w:lvlText w:val="%2."/>
      <w:lvlJc w:val="left"/>
      <w:pPr>
        <w:ind w:left="1020" w:hanging="360"/>
      </w:pPr>
    </w:lvl>
    <w:lvl w:ilvl="2" w:tplc="3F5E4776">
      <w:start w:val="1"/>
      <w:numFmt w:val="decimal"/>
      <w:lvlText w:val="%3."/>
      <w:lvlJc w:val="left"/>
      <w:pPr>
        <w:ind w:left="1020" w:hanging="360"/>
      </w:pPr>
    </w:lvl>
    <w:lvl w:ilvl="3" w:tplc="0598175E">
      <w:start w:val="1"/>
      <w:numFmt w:val="decimal"/>
      <w:lvlText w:val="%4."/>
      <w:lvlJc w:val="left"/>
      <w:pPr>
        <w:ind w:left="1020" w:hanging="360"/>
      </w:pPr>
    </w:lvl>
    <w:lvl w:ilvl="4" w:tplc="BF1AC334">
      <w:start w:val="1"/>
      <w:numFmt w:val="decimal"/>
      <w:lvlText w:val="%5."/>
      <w:lvlJc w:val="left"/>
      <w:pPr>
        <w:ind w:left="1020" w:hanging="360"/>
      </w:pPr>
    </w:lvl>
    <w:lvl w:ilvl="5" w:tplc="59FC777A">
      <w:start w:val="1"/>
      <w:numFmt w:val="decimal"/>
      <w:lvlText w:val="%6."/>
      <w:lvlJc w:val="left"/>
      <w:pPr>
        <w:ind w:left="1020" w:hanging="360"/>
      </w:pPr>
    </w:lvl>
    <w:lvl w:ilvl="6" w:tplc="18086894">
      <w:start w:val="1"/>
      <w:numFmt w:val="decimal"/>
      <w:lvlText w:val="%7."/>
      <w:lvlJc w:val="left"/>
      <w:pPr>
        <w:ind w:left="1020" w:hanging="360"/>
      </w:pPr>
    </w:lvl>
    <w:lvl w:ilvl="7" w:tplc="917A63BA">
      <w:start w:val="1"/>
      <w:numFmt w:val="decimal"/>
      <w:lvlText w:val="%8."/>
      <w:lvlJc w:val="left"/>
      <w:pPr>
        <w:ind w:left="1020" w:hanging="360"/>
      </w:pPr>
    </w:lvl>
    <w:lvl w:ilvl="8" w:tplc="53B82ABC">
      <w:start w:val="1"/>
      <w:numFmt w:val="decimal"/>
      <w:lvlText w:val="%9."/>
      <w:lvlJc w:val="left"/>
      <w:pPr>
        <w:ind w:left="1020" w:hanging="360"/>
      </w:pPr>
    </w:lvl>
  </w:abstractNum>
  <w:abstractNum w:abstractNumId="1" w15:restartNumberingAfterBreak="0">
    <w:nsid w:val="0CE43B35"/>
    <w:multiLevelType w:val="hybridMultilevel"/>
    <w:tmpl w:val="50903934"/>
    <w:lvl w:ilvl="0" w:tplc="025CC48C">
      <w:start w:val="1"/>
      <w:numFmt w:val="decimal"/>
      <w:lvlText w:val="%1."/>
      <w:lvlJc w:val="left"/>
      <w:pPr>
        <w:ind w:left="1020" w:hanging="360"/>
      </w:pPr>
    </w:lvl>
    <w:lvl w:ilvl="1" w:tplc="BC14BCB8">
      <w:start w:val="1"/>
      <w:numFmt w:val="decimal"/>
      <w:lvlText w:val="%2."/>
      <w:lvlJc w:val="left"/>
      <w:pPr>
        <w:ind w:left="1020" w:hanging="360"/>
      </w:pPr>
    </w:lvl>
    <w:lvl w:ilvl="2" w:tplc="57F83BEA">
      <w:start w:val="1"/>
      <w:numFmt w:val="decimal"/>
      <w:lvlText w:val="%3."/>
      <w:lvlJc w:val="left"/>
      <w:pPr>
        <w:ind w:left="1020" w:hanging="360"/>
      </w:pPr>
    </w:lvl>
    <w:lvl w:ilvl="3" w:tplc="09F8C830">
      <w:start w:val="1"/>
      <w:numFmt w:val="decimal"/>
      <w:lvlText w:val="%4."/>
      <w:lvlJc w:val="left"/>
      <w:pPr>
        <w:ind w:left="1020" w:hanging="360"/>
      </w:pPr>
    </w:lvl>
    <w:lvl w:ilvl="4" w:tplc="5BA2C8CA">
      <w:start w:val="1"/>
      <w:numFmt w:val="decimal"/>
      <w:lvlText w:val="%5."/>
      <w:lvlJc w:val="left"/>
      <w:pPr>
        <w:ind w:left="1020" w:hanging="360"/>
      </w:pPr>
    </w:lvl>
    <w:lvl w:ilvl="5" w:tplc="60D8D6EA">
      <w:start w:val="1"/>
      <w:numFmt w:val="decimal"/>
      <w:lvlText w:val="%6."/>
      <w:lvlJc w:val="left"/>
      <w:pPr>
        <w:ind w:left="1020" w:hanging="360"/>
      </w:pPr>
    </w:lvl>
    <w:lvl w:ilvl="6" w:tplc="4CB42F16">
      <w:start w:val="1"/>
      <w:numFmt w:val="decimal"/>
      <w:lvlText w:val="%7."/>
      <w:lvlJc w:val="left"/>
      <w:pPr>
        <w:ind w:left="1020" w:hanging="360"/>
      </w:pPr>
    </w:lvl>
    <w:lvl w:ilvl="7" w:tplc="C33EBE24">
      <w:start w:val="1"/>
      <w:numFmt w:val="decimal"/>
      <w:lvlText w:val="%8."/>
      <w:lvlJc w:val="left"/>
      <w:pPr>
        <w:ind w:left="1020" w:hanging="360"/>
      </w:pPr>
    </w:lvl>
    <w:lvl w:ilvl="8" w:tplc="FF54E17C">
      <w:start w:val="1"/>
      <w:numFmt w:val="decimal"/>
      <w:lvlText w:val="%9."/>
      <w:lvlJc w:val="left"/>
      <w:pPr>
        <w:ind w:left="1020" w:hanging="360"/>
      </w:pPr>
    </w:lvl>
  </w:abstractNum>
  <w:abstractNum w:abstractNumId="2" w15:restartNumberingAfterBreak="0">
    <w:nsid w:val="0ECC4B97"/>
    <w:multiLevelType w:val="hybridMultilevel"/>
    <w:tmpl w:val="64687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E4CCB"/>
    <w:multiLevelType w:val="hybridMultilevel"/>
    <w:tmpl w:val="BD54F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D5BDC"/>
    <w:multiLevelType w:val="hybridMultilevel"/>
    <w:tmpl w:val="A866C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3D12C3"/>
    <w:multiLevelType w:val="hybridMultilevel"/>
    <w:tmpl w:val="CEF63FB2"/>
    <w:lvl w:ilvl="0" w:tplc="EA8EDDA6">
      <w:start w:val="1"/>
      <w:numFmt w:val="decimal"/>
      <w:lvlText w:val="%1)"/>
      <w:lvlJc w:val="left"/>
      <w:pPr>
        <w:ind w:left="1080" w:hanging="360"/>
      </w:pPr>
    </w:lvl>
    <w:lvl w:ilvl="1" w:tplc="DEEA4918">
      <w:start w:val="1"/>
      <w:numFmt w:val="decimal"/>
      <w:lvlText w:val="%2)"/>
      <w:lvlJc w:val="left"/>
      <w:pPr>
        <w:ind w:left="1080" w:hanging="360"/>
      </w:pPr>
    </w:lvl>
    <w:lvl w:ilvl="2" w:tplc="A63CC632">
      <w:start w:val="1"/>
      <w:numFmt w:val="decimal"/>
      <w:lvlText w:val="%3)"/>
      <w:lvlJc w:val="left"/>
      <w:pPr>
        <w:ind w:left="1080" w:hanging="360"/>
      </w:pPr>
    </w:lvl>
    <w:lvl w:ilvl="3" w:tplc="F2F4124C">
      <w:start w:val="1"/>
      <w:numFmt w:val="decimal"/>
      <w:lvlText w:val="%4)"/>
      <w:lvlJc w:val="left"/>
      <w:pPr>
        <w:ind w:left="1080" w:hanging="360"/>
      </w:pPr>
    </w:lvl>
    <w:lvl w:ilvl="4" w:tplc="50DED50A">
      <w:start w:val="1"/>
      <w:numFmt w:val="decimal"/>
      <w:lvlText w:val="%5)"/>
      <w:lvlJc w:val="left"/>
      <w:pPr>
        <w:ind w:left="1080" w:hanging="360"/>
      </w:pPr>
    </w:lvl>
    <w:lvl w:ilvl="5" w:tplc="9848783E">
      <w:start w:val="1"/>
      <w:numFmt w:val="decimal"/>
      <w:lvlText w:val="%6)"/>
      <w:lvlJc w:val="left"/>
      <w:pPr>
        <w:ind w:left="1080" w:hanging="360"/>
      </w:pPr>
    </w:lvl>
    <w:lvl w:ilvl="6" w:tplc="8954BBE0">
      <w:start w:val="1"/>
      <w:numFmt w:val="decimal"/>
      <w:lvlText w:val="%7)"/>
      <w:lvlJc w:val="left"/>
      <w:pPr>
        <w:ind w:left="1080" w:hanging="360"/>
      </w:pPr>
    </w:lvl>
    <w:lvl w:ilvl="7" w:tplc="FFA4C774">
      <w:start w:val="1"/>
      <w:numFmt w:val="decimal"/>
      <w:lvlText w:val="%8)"/>
      <w:lvlJc w:val="left"/>
      <w:pPr>
        <w:ind w:left="1080" w:hanging="360"/>
      </w:pPr>
    </w:lvl>
    <w:lvl w:ilvl="8" w:tplc="26586512">
      <w:start w:val="1"/>
      <w:numFmt w:val="decimal"/>
      <w:lvlText w:val="%9)"/>
      <w:lvlJc w:val="left"/>
      <w:pPr>
        <w:ind w:left="1080" w:hanging="360"/>
      </w:pPr>
    </w:lvl>
  </w:abstractNum>
  <w:abstractNum w:abstractNumId="6" w15:restartNumberingAfterBreak="0">
    <w:nsid w:val="30B019F3"/>
    <w:multiLevelType w:val="hybridMultilevel"/>
    <w:tmpl w:val="2940F1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7F68C1"/>
    <w:multiLevelType w:val="hybridMultilevel"/>
    <w:tmpl w:val="F620CD26"/>
    <w:lvl w:ilvl="0" w:tplc="C3F0584A">
      <w:start w:val="1"/>
      <w:numFmt w:val="decimal"/>
      <w:lvlText w:val="%1."/>
      <w:lvlJc w:val="left"/>
      <w:pPr>
        <w:ind w:left="1020" w:hanging="360"/>
      </w:pPr>
    </w:lvl>
    <w:lvl w:ilvl="1" w:tplc="6BD8BD5E">
      <w:start w:val="1"/>
      <w:numFmt w:val="decimal"/>
      <w:lvlText w:val="%2."/>
      <w:lvlJc w:val="left"/>
      <w:pPr>
        <w:ind w:left="1020" w:hanging="360"/>
      </w:pPr>
    </w:lvl>
    <w:lvl w:ilvl="2" w:tplc="49CA407C">
      <w:start w:val="1"/>
      <w:numFmt w:val="decimal"/>
      <w:lvlText w:val="%3."/>
      <w:lvlJc w:val="left"/>
      <w:pPr>
        <w:ind w:left="1020" w:hanging="360"/>
      </w:pPr>
    </w:lvl>
    <w:lvl w:ilvl="3" w:tplc="658056F0">
      <w:start w:val="1"/>
      <w:numFmt w:val="decimal"/>
      <w:lvlText w:val="%4."/>
      <w:lvlJc w:val="left"/>
      <w:pPr>
        <w:ind w:left="1020" w:hanging="360"/>
      </w:pPr>
    </w:lvl>
    <w:lvl w:ilvl="4" w:tplc="A560E4AC">
      <w:start w:val="1"/>
      <w:numFmt w:val="decimal"/>
      <w:lvlText w:val="%5."/>
      <w:lvlJc w:val="left"/>
      <w:pPr>
        <w:ind w:left="1020" w:hanging="360"/>
      </w:pPr>
    </w:lvl>
    <w:lvl w:ilvl="5" w:tplc="341EB928">
      <w:start w:val="1"/>
      <w:numFmt w:val="decimal"/>
      <w:lvlText w:val="%6."/>
      <w:lvlJc w:val="left"/>
      <w:pPr>
        <w:ind w:left="1020" w:hanging="360"/>
      </w:pPr>
    </w:lvl>
    <w:lvl w:ilvl="6" w:tplc="B33A620E">
      <w:start w:val="1"/>
      <w:numFmt w:val="decimal"/>
      <w:lvlText w:val="%7."/>
      <w:lvlJc w:val="left"/>
      <w:pPr>
        <w:ind w:left="1020" w:hanging="360"/>
      </w:pPr>
    </w:lvl>
    <w:lvl w:ilvl="7" w:tplc="0FF0CAAE">
      <w:start w:val="1"/>
      <w:numFmt w:val="decimal"/>
      <w:lvlText w:val="%8."/>
      <w:lvlJc w:val="left"/>
      <w:pPr>
        <w:ind w:left="1020" w:hanging="360"/>
      </w:pPr>
    </w:lvl>
    <w:lvl w:ilvl="8" w:tplc="EC529418">
      <w:start w:val="1"/>
      <w:numFmt w:val="decimal"/>
      <w:lvlText w:val="%9."/>
      <w:lvlJc w:val="left"/>
      <w:pPr>
        <w:ind w:left="1020" w:hanging="360"/>
      </w:pPr>
    </w:lvl>
  </w:abstractNum>
  <w:abstractNum w:abstractNumId="8" w15:restartNumberingAfterBreak="0">
    <w:nsid w:val="4A6708B8"/>
    <w:multiLevelType w:val="hybridMultilevel"/>
    <w:tmpl w:val="9A42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F91254"/>
    <w:multiLevelType w:val="hybridMultilevel"/>
    <w:tmpl w:val="B0ECBE58"/>
    <w:lvl w:ilvl="0" w:tplc="E7868118">
      <w:start w:val="1"/>
      <w:numFmt w:val="decimal"/>
      <w:lvlText w:val="%1."/>
      <w:lvlJc w:val="left"/>
      <w:pPr>
        <w:ind w:left="1020" w:hanging="360"/>
      </w:pPr>
    </w:lvl>
    <w:lvl w:ilvl="1" w:tplc="F7D07774">
      <w:start w:val="1"/>
      <w:numFmt w:val="decimal"/>
      <w:lvlText w:val="%2."/>
      <w:lvlJc w:val="left"/>
      <w:pPr>
        <w:ind w:left="1020" w:hanging="360"/>
      </w:pPr>
    </w:lvl>
    <w:lvl w:ilvl="2" w:tplc="11B012FC">
      <w:start w:val="1"/>
      <w:numFmt w:val="decimal"/>
      <w:lvlText w:val="%3."/>
      <w:lvlJc w:val="left"/>
      <w:pPr>
        <w:ind w:left="1020" w:hanging="360"/>
      </w:pPr>
    </w:lvl>
    <w:lvl w:ilvl="3" w:tplc="A4EEB7FE">
      <w:start w:val="1"/>
      <w:numFmt w:val="decimal"/>
      <w:lvlText w:val="%4."/>
      <w:lvlJc w:val="left"/>
      <w:pPr>
        <w:ind w:left="1020" w:hanging="360"/>
      </w:pPr>
    </w:lvl>
    <w:lvl w:ilvl="4" w:tplc="3C921514">
      <w:start w:val="1"/>
      <w:numFmt w:val="decimal"/>
      <w:lvlText w:val="%5."/>
      <w:lvlJc w:val="left"/>
      <w:pPr>
        <w:ind w:left="1020" w:hanging="360"/>
      </w:pPr>
    </w:lvl>
    <w:lvl w:ilvl="5" w:tplc="EB06D82E">
      <w:start w:val="1"/>
      <w:numFmt w:val="decimal"/>
      <w:lvlText w:val="%6."/>
      <w:lvlJc w:val="left"/>
      <w:pPr>
        <w:ind w:left="1020" w:hanging="360"/>
      </w:pPr>
    </w:lvl>
    <w:lvl w:ilvl="6" w:tplc="18689118">
      <w:start w:val="1"/>
      <w:numFmt w:val="decimal"/>
      <w:lvlText w:val="%7."/>
      <w:lvlJc w:val="left"/>
      <w:pPr>
        <w:ind w:left="1020" w:hanging="360"/>
      </w:pPr>
    </w:lvl>
    <w:lvl w:ilvl="7" w:tplc="DF3CBAB8">
      <w:start w:val="1"/>
      <w:numFmt w:val="decimal"/>
      <w:lvlText w:val="%8."/>
      <w:lvlJc w:val="left"/>
      <w:pPr>
        <w:ind w:left="1020" w:hanging="360"/>
      </w:pPr>
    </w:lvl>
    <w:lvl w:ilvl="8" w:tplc="A6489716">
      <w:start w:val="1"/>
      <w:numFmt w:val="decimal"/>
      <w:lvlText w:val="%9."/>
      <w:lvlJc w:val="left"/>
      <w:pPr>
        <w:ind w:left="1020" w:hanging="360"/>
      </w:pPr>
    </w:lvl>
  </w:abstractNum>
  <w:abstractNum w:abstractNumId="10" w15:restartNumberingAfterBreak="0">
    <w:nsid w:val="54D708E7"/>
    <w:multiLevelType w:val="hybridMultilevel"/>
    <w:tmpl w:val="68469E0E"/>
    <w:lvl w:ilvl="0" w:tplc="154083B8">
      <w:start w:val="1"/>
      <w:numFmt w:val="decimal"/>
      <w:lvlText w:val="%1."/>
      <w:lvlJc w:val="left"/>
      <w:pPr>
        <w:ind w:left="1020" w:hanging="360"/>
      </w:pPr>
    </w:lvl>
    <w:lvl w:ilvl="1" w:tplc="A66C0DE0">
      <w:start w:val="1"/>
      <w:numFmt w:val="decimal"/>
      <w:lvlText w:val="%2."/>
      <w:lvlJc w:val="left"/>
      <w:pPr>
        <w:ind w:left="1020" w:hanging="360"/>
      </w:pPr>
    </w:lvl>
    <w:lvl w:ilvl="2" w:tplc="B9CEAADC">
      <w:start w:val="1"/>
      <w:numFmt w:val="decimal"/>
      <w:lvlText w:val="%3."/>
      <w:lvlJc w:val="left"/>
      <w:pPr>
        <w:ind w:left="1020" w:hanging="360"/>
      </w:pPr>
    </w:lvl>
    <w:lvl w:ilvl="3" w:tplc="4C608866">
      <w:start w:val="1"/>
      <w:numFmt w:val="decimal"/>
      <w:lvlText w:val="%4."/>
      <w:lvlJc w:val="left"/>
      <w:pPr>
        <w:ind w:left="1020" w:hanging="360"/>
      </w:pPr>
    </w:lvl>
    <w:lvl w:ilvl="4" w:tplc="16C4AF36">
      <w:start w:val="1"/>
      <w:numFmt w:val="decimal"/>
      <w:lvlText w:val="%5."/>
      <w:lvlJc w:val="left"/>
      <w:pPr>
        <w:ind w:left="1020" w:hanging="360"/>
      </w:pPr>
    </w:lvl>
    <w:lvl w:ilvl="5" w:tplc="4BB4A442">
      <w:start w:val="1"/>
      <w:numFmt w:val="decimal"/>
      <w:lvlText w:val="%6."/>
      <w:lvlJc w:val="left"/>
      <w:pPr>
        <w:ind w:left="1020" w:hanging="360"/>
      </w:pPr>
    </w:lvl>
    <w:lvl w:ilvl="6" w:tplc="FAAC2236">
      <w:start w:val="1"/>
      <w:numFmt w:val="decimal"/>
      <w:lvlText w:val="%7."/>
      <w:lvlJc w:val="left"/>
      <w:pPr>
        <w:ind w:left="1020" w:hanging="360"/>
      </w:pPr>
    </w:lvl>
    <w:lvl w:ilvl="7" w:tplc="B6F20888">
      <w:start w:val="1"/>
      <w:numFmt w:val="decimal"/>
      <w:lvlText w:val="%8."/>
      <w:lvlJc w:val="left"/>
      <w:pPr>
        <w:ind w:left="1020" w:hanging="360"/>
      </w:pPr>
    </w:lvl>
    <w:lvl w:ilvl="8" w:tplc="C2003318">
      <w:start w:val="1"/>
      <w:numFmt w:val="decimal"/>
      <w:lvlText w:val="%9."/>
      <w:lvlJc w:val="left"/>
      <w:pPr>
        <w:ind w:left="1020" w:hanging="360"/>
      </w:pPr>
    </w:lvl>
  </w:abstractNum>
  <w:abstractNum w:abstractNumId="11" w15:restartNumberingAfterBreak="0">
    <w:nsid w:val="5A2D482F"/>
    <w:multiLevelType w:val="hybridMultilevel"/>
    <w:tmpl w:val="D65651FC"/>
    <w:lvl w:ilvl="0" w:tplc="0FE2C406">
      <w:start w:val="1"/>
      <w:numFmt w:val="decimal"/>
      <w:lvlText w:val="%1)"/>
      <w:lvlJc w:val="left"/>
      <w:pPr>
        <w:ind w:left="720" w:hanging="360"/>
      </w:pPr>
      <w:rPr>
        <w:rFonts w:eastAsiaTheme="minorEastAsia"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D93158"/>
    <w:multiLevelType w:val="hybridMultilevel"/>
    <w:tmpl w:val="8BAC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AB6C6C"/>
    <w:multiLevelType w:val="hybridMultilevel"/>
    <w:tmpl w:val="7A0CC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FA21C7"/>
    <w:multiLevelType w:val="hybridMultilevel"/>
    <w:tmpl w:val="3446E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310854"/>
    <w:multiLevelType w:val="hybridMultilevel"/>
    <w:tmpl w:val="7EA898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6835962"/>
    <w:multiLevelType w:val="hybridMultilevel"/>
    <w:tmpl w:val="406E13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1B6A93"/>
    <w:multiLevelType w:val="hybridMultilevel"/>
    <w:tmpl w:val="A4DCF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3909D8"/>
    <w:multiLevelType w:val="hybridMultilevel"/>
    <w:tmpl w:val="CAA245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532646">
    <w:abstractNumId w:val="11"/>
  </w:num>
  <w:num w:numId="2" w16cid:durableId="1735198488">
    <w:abstractNumId w:val="3"/>
  </w:num>
  <w:num w:numId="3" w16cid:durableId="564295375">
    <w:abstractNumId w:val="4"/>
  </w:num>
  <w:num w:numId="4" w16cid:durableId="992568690">
    <w:abstractNumId w:val="2"/>
  </w:num>
  <w:num w:numId="5" w16cid:durableId="135344560">
    <w:abstractNumId w:val="15"/>
  </w:num>
  <w:num w:numId="6" w16cid:durableId="203835495">
    <w:abstractNumId w:val="13"/>
  </w:num>
  <w:num w:numId="7" w16cid:durableId="2073384743">
    <w:abstractNumId w:val="6"/>
  </w:num>
  <w:num w:numId="8" w16cid:durableId="167452377">
    <w:abstractNumId w:val="0"/>
  </w:num>
  <w:num w:numId="9" w16cid:durableId="1614173624">
    <w:abstractNumId w:val="9"/>
  </w:num>
  <w:num w:numId="10" w16cid:durableId="161048373">
    <w:abstractNumId w:val="7"/>
  </w:num>
  <w:num w:numId="11" w16cid:durableId="2015568292">
    <w:abstractNumId w:val="1"/>
  </w:num>
  <w:num w:numId="12" w16cid:durableId="2076200447">
    <w:abstractNumId w:val="5"/>
  </w:num>
  <w:num w:numId="13" w16cid:durableId="660886349">
    <w:abstractNumId w:val="10"/>
  </w:num>
  <w:num w:numId="14" w16cid:durableId="630674857">
    <w:abstractNumId w:val="14"/>
  </w:num>
  <w:num w:numId="15" w16cid:durableId="1410081210">
    <w:abstractNumId w:val="16"/>
  </w:num>
  <w:num w:numId="16" w16cid:durableId="2022313049">
    <w:abstractNumId w:val="8"/>
  </w:num>
  <w:num w:numId="17" w16cid:durableId="54015992">
    <w:abstractNumId w:val="18"/>
  </w:num>
  <w:num w:numId="18" w16cid:durableId="1561868256">
    <w:abstractNumId w:val="17"/>
  </w:num>
  <w:num w:numId="19" w16cid:durableId="5524737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bu Masaki">
    <w15:presenceInfo w15:providerId="AD" w15:userId="S::masakin@uw.edu::6e6cedf7-9a73-4b4b-960d-d1e818d10b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ead2fdt0vsar7eatv4xavvz2tv5fx9ta259&quot;&gt;blb_bibliography.26Sep11-Converted&lt;record-ids&gt;&lt;item&gt;84&lt;/item&gt;&lt;item&gt;435&lt;/item&gt;&lt;item&gt;568&lt;/item&gt;&lt;item&gt;579&lt;/item&gt;&lt;item&gt;580&lt;/item&gt;&lt;item&gt;588&lt;/item&gt;&lt;item&gt;598&lt;/item&gt;&lt;item&gt;599&lt;/item&gt;&lt;item&gt;600&lt;/item&gt;&lt;item&gt;605&lt;/item&gt;&lt;item&gt;606&lt;/item&gt;&lt;item&gt;607&lt;/item&gt;&lt;item&gt;608&lt;/item&gt;&lt;item&gt;609&lt;/item&gt;&lt;item&gt;610&lt;/item&gt;&lt;item&gt;611&lt;/item&gt;&lt;item&gt;612&lt;/item&gt;&lt;item&gt;613&lt;/item&gt;&lt;/record-ids&gt;&lt;/item&gt;&lt;/Libraries&gt;"/>
  </w:docVars>
  <w:rsids>
    <w:rsidRoot w:val="00264558"/>
    <w:rsid w:val="00000124"/>
    <w:rsid w:val="00001012"/>
    <w:rsid w:val="00001066"/>
    <w:rsid w:val="00001A5F"/>
    <w:rsid w:val="00001F3A"/>
    <w:rsid w:val="0000233C"/>
    <w:rsid w:val="00002369"/>
    <w:rsid w:val="000029BB"/>
    <w:rsid w:val="000029EA"/>
    <w:rsid w:val="00002BE9"/>
    <w:rsid w:val="00003525"/>
    <w:rsid w:val="0000355D"/>
    <w:rsid w:val="00003B7A"/>
    <w:rsid w:val="00003B86"/>
    <w:rsid w:val="00003CBB"/>
    <w:rsid w:val="000042E2"/>
    <w:rsid w:val="000049E4"/>
    <w:rsid w:val="00005234"/>
    <w:rsid w:val="00005BCE"/>
    <w:rsid w:val="00005CB3"/>
    <w:rsid w:val="00005D37"/>
    <w:rsid w:val="0000624A"/>
    <w:rsid w:val="00006A52"/>
    <w:rsid w:val="00006B9A"/>
    <w:rsid w:val="000071D6"/>
    <w:rsid w:val="00007CF5"/>
    <w:rsid w:val="00007FCC"/>
    <w:rsid w:val="000109D6"/>
    <w:rsid w:val="0001161D"/>
    <w:rsid w:val="00011B94"/>
    <w:rsid w:val="00012045"/>
    <w:rsid w:val="000123B4"/>
    <w:rsid w:val="0001249F"/>
    <w:rsid w:val="00012742"/>
    <w:rsid w:val="000127E1"/>
    <w:rsid w:val="00012AE1"/>
    <w:rsid w:val="00012D72"/>
    <w:rsid w:val="00012D9E"/>
    <w:rsid w:val="00013130"/>
    <w:rsid w:val="0001318A"/>
    <w:rsid w:val="00013326"/>
    <w:rsid w:val="00013729"/>
    <w:rsid w:val="00013B1D"/>
    <w:rsid w:val="00014183"/>
    <w:rsid w:val="00014407"/>
    <w:rsid w:val="0001461E"/>
    <w:rsid w:val="00014E94"/>
    <w:rsid w:val="00014E9F"/>
    <w:rsid w:val="00015054"/>
    <w:rsid w:val="00015474"/>
    <w:rsid w:val="00015630"/>
    <w:rsid w:val="00015635"/>
    <w:rsid w:val="000176BF"/>
    <w:rsid w:val="00017E03"/>
    <w:rsid w:val="00017F31"/>
    <w:rsid w:val="000208FF"/>
    <w:rsid w:val="00021702"/>
    <w:rsid w:val="000219C0"/>
    <w:rsid w:val="00021AFA"/>
    <w:rsid w:val="00021BF4"/>
    <w:rsid w:val="0002214A"/>
    <w:rsid w:val="0002255A"/>
    <w:rsid w:val="00022572"/>
    <w:rsid w:val="00022D90"/>
    <w:rsid w:val="00022F0D"/>
    <w:rsid w:val="00022F2E"/>
    <w:rsid w:val="000238C5"/>
    <w:rsid w:val="000240B6"/>
    <w:rsid w:val="00024343"/>
    <w:rsid w:val="00024650"/>
    <w:rsid w:val="00024728"/>
    <w:rsid w:val="00025736"/>
    <w:rsid w:val="00025863"/>
    <w:rsid w:val="00025C3D"/>
    <w:rsid w:val="00026269"/>
    <w:rsid w:val="00026338"/>
    <w:rsid w:val="00026A2E"/>
    <w:rsid w:val="00026AF8"/>
    <w:rsid w:val="00026C35"/>
    <w:rsid w:val="00027CE8"/>
    <w:rsid w:val="00027DB8"/>
    <w:rsid w:val="000306A1"/>
    <w:rsid w:val="00030942"/>
    <w:rsid w:val="000311E5"/>
    <w:rsid w:val="00031840"/>
    <w:rsid w:val="00031ABB"/>
    <w:rsid w:val="00031C83"/>
    <w:rsid w:val="00031D8D"/>
    <w:rsid w:val="00031DEB"/>
    <w:rsid w:val="00031F5E"/>
    <w:rsid w:val="0003201E"/>
    <w:rsid w:val="00032167"/>
    <w:rsid w:val="000321FC"/>
    <w:rsid w:val="00032228"/>
    <w:rsid w:val="00032466"/>
    <w:rsid w:val="00032CA4"/>
    <w:rsid w:val="00032D7B"/>
    <w:rsid w:val="000332CC"/>
    <w:rsid w:val="00033476"/>
    <w:rsid w:val="00033A6F"/>
    <w:rsid w:val="00033B9D"/>
    <w:rsid w:val="00033F6D"/>
    <w:rsid w:val="0003479D"/>
    <w:rsid w:val="000351C7"/>
    <w:rsid w:val="00035386"/>
    <w:rsid w:val="000358F1"/>
    <w:rsid w:val="00035CBB"/>
    <w:rsid w:val="00035E3C"/>
    <w:rsid w:val="00036787"/>
    <w:rsid w:val="00036D33"/>
    <w:rsid w:val="00037212"/>
    <w:rsid w:val="000378A0"/>
    <w:rsid w:val="00037A7F"/>
    <w:rsid w:val="000405EF"/>
    <w:rsid w:val="00040A9F"/>
    <w:rsid w:val="00040D9B"/>
    <w:rsid w:val="00040E6D"/>
    <w:rsid w:val="000411A4"/>
    <w:rsid w:val="00041429"/>
    <w:rsid w:val="000422E8"/>
    <w:rsid w:val="00042BDF"/>
    <w:rsid w:val="00042F73"/>
    <w:rsid w:val="00042F8F"/>
    <w:rsid w:val="0004352D"/>
    <w:rsid w:val="00043ACE"/>
    <w:rsid w:val="00043E6F"/>
    <w:rsid w:val="000441AD"/>
    <w:rsid w:val="0004437F"/>
    <w:rsid w:val="00044A13"/>
    <w:rsid w:val="00044B45"/>
    <w:rsid w:val="00044F66"/>
    <w:rsid w:val="000452F1"/>
    <w:rsid w:val="000458F6"/>
    <w:rsid w:val="00045F25"/>
    <w:rsid w:val="000463A5"/>
    <w:rsid w:val="000465ED"/>
    <w:rsid w:val="0004674A"/>
    <w:rsid w:val="00046E6E"/>
    <w:rsid w:val="00046EBF"/>
    <w:rsid w:val="00047331"/>
    <w:rsid w:val="000510A1"/>
    <w:rsid w:val="0005158D"/>
    <w:rsid w:val="0005177D"/>
    <w:rsid w:val="000517E5"/>
    <w:rsid w:val="00051F82"/>
    <w:rsid w:val="0005225D"/>
    <w:rsid w:val="0005235A"/>
    <w:rsid w:val="00052381"/>
    <w:rsid w:val="000525A2"/>
    <w:rsid w:val="000530A3"/>
    <w:rsid w:val="00053422"/>
    <w:rsid w:val="000539C2"/>
    <w:rsid w:val="00053E73"/>
    <w:rsid w:val="00053FCB"/>
    <w:rsid w:val="00054B9D"/>
    <w:rsid w:val="00055317"/>
    <w:rsid w:val="00055663"/>
    <w:rsid w:val="00056619"/>
    <w:rsid w:val="000566C6"/>
    <w:rsid w:val="00056C0D"/>
    <w:rsid w:val="00056CDB"/>
    <w:rsid w:val="00056CEA"/>
    <w:rsid w:val="00057B7F"/>
    <w:rsid w:val="00057DFC"/>
    <w:rsid w:val="00057E07"/>
    <w:rsid w:val="00057FB0"/>
    <w:rsid w:val="00060178"/>
    <w:rsid w:val="000607ED"/>
    <w:rsid w:val="00060941"/>
    <w:rsid w:val="00060CB5"/>
    <w:rsid w:val="00060F0A"/>
    <w:rsid w:val="0006115D"/>
    <w:rsid w:val="00061322"/>
    <w:rsid w:val="000613FA"/>
    <w:rsid w:val="0006170B"/>
    <w:rsid w:val="0006187D"/>
    <w:rsid w:val="00061FFB"/>
    <w:rsid w:val="00062156"/>
    <w:rsid w:val="00062373"/>
    <w:rsid w:val="0006265C"/>
    <w:rsid w:val="00063427"/>
    <w:rsid w:val="0006344D"/>
    <w:rsid w:val="00063559"/>
    <w:rsid w:val="000635F1"/>
    <w:rsid w:val="0006382C"/>
    <w:rsid w:val="00063D00"/>
    <w:rsid w:val="00063E5F"/>
    <w:rsid w:val="00064334"/>
    <w:rsid w:val="0006470F"/>
    <w:rsid w:val="00064A30"/>
    <w:rsid w:val="00064DE5"/>
    <w:rsid w:val="00065380"/>
    <w:rsid w:val="000655C7"/>
    <w:rsid w:val="00065A0D"/>
    <w:rsid w:val="00065A5E"/>
    <w:rsid w:val="00065E4B"/>
    <w:rsid w:val="000661D9"/>
    <w:rsid w:val="00066718"/>
    <w:rsid w:val="00066E54"/>
    <w:rsid w:val="000672DD"/>
    <w:rsid w:val="00067302"/>
    <w:rsid w:val="000675D5"/>
    <w:rsid w:val="0006766B"/>
    <w:rsid w:val="00067937"/>
    <w:rsid w:val="00070169"/>
    <w:rsid w:val="00070301"/>
    <w:rsid w:val="00070801"/>
    <w:rsid w:val="00071111"/>
    <w:rsid w:val="00072396"/>
    <w:rsid w:val="00072BBC"/>
    <w:rsid w:val="00072C2E"/>
    <w:rsid w:val="0007311B"/>
    <w:rsid w:val="000731DF"/>
    <w:rsid w:val="00073BD7"/>
    <w:rsid w:val="00073E79"/>
    <w:rsid w:val="000742AA"/>
    <w:rsid w:val="000743F3"/>
    <w:rsid w:val="00074AF6"/>
    <w:rsid w:val="00074FE6"/>
    <w:rsid w:val="00075574"/>
    <w:rsid w:val="000756FA"/>
    <w:rsid w:val="0007598A"/>
    <w:rsid w:val="00075BB3"/>
    <w:rsid w:val="00075D2E"/>
    <w:rsid w:val="000765F7"/>
    <w:rsid w:val="00076D54"/>
    <w:rsid w:val="00076E59"/>
    <w:rsid w:val="00076FCD"/>
    <w:rsid w:val="000772F5"/>
    <w:rsid w:val="0007749F"/>
    <w:rsid w:val="00077566"/>
    <w:rsid w:val="00077599"/>
    <w:rsid w:val="0007761C"/>
    <w:rsid w:val="000800C2"/>
    <w:rsid w:val="0008096C"/>
    <w:rsid w:val="00080E59"/>
    <w:rsid w:val="00080E6D"/>
    <w:rsid w:val="000816A7"/>
    <w:rsid w:val="000818CE"/>
    <w:rsid w:val="00081EE1"/>
    <w:rsid w:val="00081EEC"/>
    <w:rsid w:val="00082310"/>
    <w:rsid w:val="00082713"/>
    <w:rsid w:val="00082A30"/>
    <w:rsid w:val="00082B02"/>
    <w:rsid w:val="00082B97"/>
    <w:rsid w:val="00083AE1"/>
    <w:rsid w:val="00083F8D"/>
    <w:rsid w:val="0008416F"/>
    <w:rsid w:val="00084879"/>
    <w:rsid w:val="00084C9B"/>
    <w:rsid w:val="00084CA4"/>
    <w:rsid w:val="00084CDB"/>
    <w:rsid w:val="00084D41"/>
    <w:rsid w:val="000850D1"/>
    <w:rsid w:val="00085112"/>
    <w:rsid w:val="00085114"/>
    <w:rsid w:val="00085228"/>
    <w:rsid w:val="00085857"/>
    <w:rsid w:val="00086A2B"/>
    <w:rsid w:val="00086A2E"/>
    <w:rsid w:val="00086C6F"/>
    <w:rsid w:val="0008749C"/>
    <w:rsid w:val="00090B50"/>
    <w:rsid w:val="00090B81"/>
    <w:rsid w:val="00090F1B"/>
    <w:rsid w:val="000910B4"/>
    <w:rsid w:val="0009123B"/>
    <w:rsid w:val="00091629"/>
    <w:rsid w:val="00091817"/>
    <w:rsid w:val="00091973"/>
    <w:rsid w:val="00092671"/>
    <w:rsid w:val="00092BCF"/>
    <w:rsid w:val="00092E0C"/>
    <w:rsid w:val="00093219"/>
    <w:rsid w:val="000935C3"/>
    <w:rsid w:val="000937F5"/>
    <w:rsid w:val="000939AB"/>
    <w:rsid w:val="00093BBA"/>
    <w:rsid w:val="00093CA9"/>
    <w:rsid w:val="00093F3C"/>
    <w:rsid w:val="00094D85"/>
    <w:rsid w:val="00094F5D"/>
    <w:rsid w:val="000951C0"/>
    <w:rsid w:val="0009542F"/>
    <w:rsid w:val="0009597C"/>
    <w:rsid w:val="0009604A"/>
    <w:rsid w:val="000963D7"/>
    <w:rsid w:val="000964B7"/>
    <w:rsid w:val="00096BF8"/>
    <w:rsid w:val="00096C36"/>
    <w:rsid w:val="00096D93"/>
    <w:rsid w:val="00097120"/>
    <w:rsid w:val="000972AF"/>
    <w:rsid w:val="0009735C"/>
    <w:rsid w:val="00097407"/>
    <w:rsid w:val="0009747C"/>
    <w:rsid w:val="00097B3A"/>
    <w:rsid w:val="00097FDA"/>
    <w:rsid w:val="000A00A8"/>
    <w:rsid w:val="000A0217"/>
    <w:rsid w:val="000A086D"/>
    <w:rsid w:val="000A0C72"/>
    <w:rsid w:val="000A0D71"/>
    <w:rsid w:val="000A0F8D"/>
    <w:rsid w:val="000A1004"/>
    <w:rsid w:val="000A10C1"/>
    <w:rsid w:val="000A1477"/>
    <w:rsid w:val="000A157E"/>
    <w:rsid w:val="000A1C12"/>
    <w:rsid w:val="000A2C34"/>
    <w:rsid w:val="000A2F77"/>
    <w:rsid w:val="000A31EE"/>
    <w:rsid w:val="000A374E"/>
    <w:rsid w:val="000A3C68"/>
    <w:rsid w:val="000A3CA6"/>
    <w:rsid w:val="000A3E01"/>
    <w:rsid w:val="000A3E1D"/>
    <w:rsid w:val="000A4001"/>
    <w:rsid w:val="000A40B6"/>
    <w:rsid w:val="000A42A9"/>
    <w:rsid w:val="000A521B"/>
    <w:rsid w:val="000A53B5"/>
    <w:rsid w:val="000A5977"/>
    <w:rsid w:val="000A5D02"/>
    <w:rsid w:val="000A5FDE"/>
    <w:rsid w:val="000A65D5"/>
    <w:rsid w:val="000A6E88"/>
    <w:rsid w:val="000A7283"/>
    <w:rsid w:val="000A7567"/>
    <w:rsid w:val="000B0111"/>
    <w:rsid w:val="000B0AE3"/>
    <w:rsid w:val="000B0E36"/>
    <w:rsid w:val="000B13B9"/>
    <w:rsid w:val="000B171C"/>
    <w:rsid w:val="000B1B4D"/>
    <w:rsid w:val="000B1E03"/>
    <w:rsid w:val="000B1E67"/>
    <w:rsid w:val="000B23CE"/>
    <w:rsid w:val="000B29B1"/>
    <w:rsid w:val="000B2A13"/>
    <w:rsid w:val="000B2BB5"/>
    <w:rsid w:val="000B3199"/>
    <w:rsid w:val="000B3BBD"/>
    <w:rsid w:val="000B3BCF"/>
    <w:rsid w:val="000B3DE5"/>
    <w:rsid w:val="000B3ED0"/>
    <w:rsid w:val="000B4431"/>
    <w:rsid w:val="000B46B4"/>
    <w:rsid w:val="000B4776"/>
    <w:rsid w:val="000B480D"/>
    <w:rsid w:val="000B4BF7"/>
    <w:rsid w:val="000B4C05"/>
    <w:rsid w:val="000B4D4A"/>
    <w:rsid w:val="000B513F"/>
    <w:rsid w:val="000B5343"/>
    <w:rsid w:val="000B5ACB"/>
    <w:rsid w:val="000B60EE"/>
    <w:rsid w:val="000B6C5F"/>
    <w:rsid w:val="000B6F6F"/>
    <w:rsid w:val="000B6F8B"/>
    <w:rsid w:val="000B70E5"/>
    <w:rsid w:val="000B74AD"/>
    <w:rsid w:val="000B7730"/>
    <w:rsid w:val="000B77F4"/>
    <w:rsid w:val="000B7B5F"/>
    <w:rsid w:val="000B7BCD"/>
    <w:rsid w:val="000B7EB2"/>
    <w:rsid w:val="000C05A1"/>
    <w:rsid w:val="000C05DB"/>
    <w:rsid w:val="000C073A"/>
    <w:rsid w:val="000C1246"/>
    <w:rsid w:val="000C1951"/>
    <w:rsid w:val="000C1ABE"/>
    <w:rsid w:val="000C1F55"/>
    <w:rsid w:val="000C22EE"/>
    <w:rsid w:val="000C3071"/>
    <w:rsid w:val="000C3322"/>
    <w:rsid w:val="000C39C6"/>
    <w:rsid w:val="000C3D81"/>
    <w:rsid w:val="000C472C"/>
    <w:rsid w:val="000C4C17"/>
    <w:rsid w:val="000C4E55"/>
    <w:rsid w:val="000C5204"/>
    <w:rsid w:val="000C5294"/>
    <w:rsid w:val="000C586F"/>
    <w:rsid w:val="000C59A7"/>
    <w:rsid w:val="000C5B55"/>
    <w:rsid w:val="000C5BB0"/>
    <w:rsid w:val="000C5C28"/>
    <w:rsid w:val="000C6244"/>
    <w:rsid w:val="000C6588"/>
    <w:rsid w:val="000C7E02"/>
    <w:rsid w:val="000D003C"/>
    <w:rsid w:val="000D0D2B"/>
    <w:rsid w:val="000D0DEC"/>
    <w:rsid w:val="000D1ADC"/>
    <w:rsid w:val="000D1D46"/>
    <w:rsid w:val="000D1F88"/>
    <w:rsid w:val="000D1FA6"/>
    <w:rsid w:val="000D23EF"/>
    <w:rsid w:val="000D337F"/>
    <w:rsid w:val="000D39A2"/>
    <w:rsid w:val="000D39ED"/>
    <w:rsid w:val="000D3B47"/>
    <w:rsid w:val="000D3BDD"/>
    <w:rsid w:val="000D430E"/>
    <w:rsid w:val="000D4487"/>
    <w:rsid w:val="000D4746"/>
    <w:rsid w:val="000D49FE"/>
    <w:rsid w:val="000D4A15"/>
    <w:rsid w:val="000D4AF0"/>
    <w:rsid w:val="000D4EF8"/>
    <w:rsid w:val="000D4FA0"/>
    <w:rsid w:val="000D50C5"/>
    <w:rsid w:val="000D513D"/>
    <w:rsid w:val="000D5146"/>
    <w:rsid w:val="000D514D"/>
    <w:rsid w:val="000D589C"/>
    <w:rsid w:val="000D6051"/>
    <w:rsid w:val="000D6162"/>
    <w:rsid w:val="000D6558"/>
    <w:rsid w:val="000D66F3"/>
    <w:rsid w:val="000D72ED"/>
    <w:rsid w:val="000D733D"/>
    <w:rsid w:val="000D776A"/>
    <w:rsid w:val="000E04F3"/>
    <w:rsid w:val="000E0CA4"/>
    <w:rsid w:val="000E0CDA"/>
    <w:rsid w:val="000E0CFB"/>
    <w:rsid w:val="000E0EF1"/>
    <w:rsid w:val="000E104E"/>
    <w:rsid w:val="000E1BBE"/>
    <w:rsid w:val="000E1BC3"/>
    <w:rsid w:val="000E1DDC"/>
    <w:rsid w:val="000E2501"/>
    <w:rsid w:val="000E2AE5"/>
    <w:rsid w:val="000E2ED4"/>
    <w:rsid w:val="000E33A7"/>
    <w:rsid w:val="000E3B03"/>
    <w:rsid w:val="000E3DBD"/>
    <w:rsid w:val="000E3EAC"/>
    <w:rsid w:val="000E4312"/>
    <w:rsid w:val="000E4510"/>
    <w:rsid w:val="000E477C"/>
    <w:rsid w:val="000E63B9"/>
    <w:rsid w:val="000E70DF"/>
    <w:rsid w:val="000E7211"/>
    <w:rsid w:val="000E7DD0"/>
    <w:rsid w:val="000F00AC"/>
    <w:rsid w:val="000F0418"/>
    <w:rsid w:val="000F0B87"/>
    <w:rsid w:val="000F1109"/>
    <w:rsid w:val="000F1516"/>
    <w:rsid w:val="000F1536"/>
    <w:rsid w:val="000F155E"/>
    <w:rsid w:val="000F15E1"/>
    <w:rsid w:val="000F18B6"/>
    <w:rsid w:val="000F1DDE"/>
    <w:rsid w:val="000F2294"/>
    <w:rsid w:val="000F288A"/>
    <w:rsid w:val="000F3199"/>
    <w:rsid w:val="000F34BE"/>
    <w:rsid w:val="000F3619"/>
    <w:rsid w:val="000F3885"/>
    <w:rsid w:val="000F3893"/>
    <w:rsid w:val="000F3EC4"/>
    <w:rsid w:val="000F3F34"/>
    <w:rsid w:val="000F4184"/>
    <w:rsid w:val="000F41FA"/>
    <w:rsid w:val="000F45C7"/>
    <w:rsid w:val="000F4A26"/>
    <w:rsid w:val="000F4B64"/>
    <w:rsid w:val="000F4E47"/>
    <w:rsid w:val="000F61F2"/>
    <w:rsid w:val="000F62E6"/>
    <w:rsid w:val="000F64C1"/>
    <w:rsid w:val="000F6770"/>
    <w:rsid w:val="000F68A4"/>
    <w:rsid w:val="000F69FF"/>
    <w:rsid w:val="000F6A69"/>
    <w:rsid w:val="000F76D1"/>
    <w:rsid w:val="000F76EF"/>
    <w:rsid w:val="000F7C0A"/>
    <w:rsid w:val="000F7D85"/>
    <w:rsid w:val="0010013B"/>
    <w:rsid w:val="0010015C"/>
    <w:rsid w:val="001006B3"/>
    <w:rsid w:val="001007A6"/>
    <w:rsid w:val="00100E0E"/>
    <w:rsid w:val="00101066"/>
    <w:rsid w:val="00101381"/>
    <w:rsid w:val="0010150F"/>
    <w:rsid w:val="001018E3"/>
    <w:rsid w:val="00101EAF"/>
    <w:rsid w:val="00101F25"/>
    <w:rsid w:val="0010255C"/>
    <w:rsid w:val="001026B9"/>
    <w:rsid w:val="00102974"/>
    <w:rsid w:val="0010336A"/>
    <w:rsid w:val="00103674"/>
    <w:rsid w:val="001036F0"/>
    <w:rsid w:val="00103C9E"/>
    <w:rsid w:val="00103F50"/>
    <w:rsid w:val="00104528"/>
    <w:rsid w:val="00104832"/>
    <w:rsid w:val="00104ABE"/>
    <w:rsid w:val="00104BB8"/>
    <w:rsid w:val="0010562F"/>
    <w:rsid w:val="00105703"/>
    <w:rsid w:val="0010612B"/>
    <w:rsid w:val="001061FA"/>
    <w:rsid w:val="001062F5"/>
    <w:rsid w:val="00106E70"/>
    <w:rsid w:val="001071B3"/>
    <w:rsid w:val="001074A6"/>
    <w:rsid w:val="0010762E"/>
    <w:rsid w:val="0010780A"/>
    <w:rsid w:val="0010783F"/>
    <w:rsid w:val="00107A81"/>
    <w:rsid w:val="00107C92"/>
    <w:rsid w:val="001103BA"/>
    <w:rsid w:val="001104B6"/>
    <w:rsid w:val="00110A73"/>
    <w:rsid w:val="00110BFC"/>
    <w:rsid w:val="00110D3C"/>
    <w:rsid w:val="00111031"/>
    <w:rsid w:val="0011151E"/>
    <w:rsid w:val="00111D2B"/>
    <w:rsid w:val="00111E97"/>
    <w:rsid w:val="0011207F"/>
    <w:rsid w:val="00112165"/>
    <w:rsid w:val="00112441"/>
    <w:rsid w:val="00112677"/>
    <w:rsid w:val="00112923"/>
    <w:rsid w:val="0011298B"/>
    <w:rsid w:val="00113019"/>
    <w:rsid w:val="001130AE"/>
    <w:rsid w:val="00113AB5"/>
    <w:rsid w:val="00113E15"/>
    <w:rsid w:val="00114D26"/>
    <w:rsid w:val="0011526A"/>
    <w:rsid w:val="00115BF7"/>
    <w:rsid w:val="00115E15"/>
    <w:rsid w:val="00116B37"/>
    <w:rsid w:val="00117682"/>
    <w:rsid w:val="0011779A"/>
    <w:rsid w:val="001206C8"/>
    <w:rsid w:val="00120A6F"/>
    <w:rsid w:val="00120BCB"/>
    <w:rsid w:val="00120EBA"/>
    <w:rsid w:val="00121B1F"/>
    <w:rsid w:val="00121BCE"/>
    <w:rsid w:val="00121CC2"/>
    <w:rsid w:val="001225D1"/>
    <w:rsid w:val="00122615"/>
    <w:rsid w:val="001226E3"/>
    <w:rsid w:val="001228B7"/>
    <w:rsid w:val="00122AAE"/>
    <w:rsid w:val="00122BFA"/>
    <w:rsid w:val="00122E61"/>
    <w:rsid w:val="00122FE1"/>
    <w:rsid w:val="00123194"/>
    <w:rsid w:val="001240A3"/>
    <w:rsid w:val="001242D5"/>
    <w:rsid w:val="00124E82"/>
    <w:rsid w:val="001250A1"/>
    <w:rsid w:val="00125CA3"/>
    <w:rsid w:val="00125EE0"/>
    <w:rsid w:val="001262F0"/>
    <w:rsid w:val="00126868"/>
    <w:rsid w:val="00126B7C"/>
    <w:rsid w:val="00127EC0"/>
    <w:rsid w:val="00130D99"/>
    <w:rsid w:val="00130DBC"/>
    <w:rsid w:val="00131338"/>
    <w:rsid w:val="001315D6"/>
    <w:rsid w:val="00131691"/>
    <w:rsid w:val="00131FB5"/>
    <w:rsid w:val="00132013"/>
    <w:rsid w:val="001322B9"/>
    <w:rsid w:val="00132D4D"/>
    <w:rsid w:val="00133786"/>
    <w:rsid w:val="00133F4E"/>
    <w:rsid w:val="00134164"/>
    <w:rsid w:val="0013449C"/>
    <w:rsid w:val="001344E6"/>
    <w:rsid w:val="00134671"/>
    <w:rsid w:val="00134E44"/>
    <w:rsid w:val="001358B6"/>
    <w:rsid w:val="00135A97"/>
    <w:rsid w:val="00136A11"/>
    <w:rsid w:val="00137441"/>
    <w:rsid w:val="0013746D"/>
    <w:rsid w:val="001403FD"/>
    <w:rsid w:val="00140F95"/>
    <w:rsid w:val="00140FF4"/>
    <w:rsid w:val="001416C0"/>
    <w:rsid w:val="001418A3"/>
    <w:rsid w:val="00142732"/>
    <w:rsid w:val="001428DD"/>
    <w:rsid w:val="00142C6C"/>
    <w:rsid w:val="00142CBD"/>
    <w:rsid w:val="0014327A"/>
    <w:rsid w:val="001432CE"/>
    <w:rsid w:val="00143402"/>
    <w:rsid w:val="001436EC"/>
    <w:rsid w:val="00143BB3"/>
    <w:rsid w:val="00144731"/>
    <w:rsid w:val="00145083"/>
    <w:rsid w:val="00145F2A"/>
    <w:rsid w:val="00145F6A"/>
    <w:rsid w:val="0014639D"/>
    <w:rsid w:val="00146853"/>
    <w:rsid w:val="00146E10"/>
    <w:rsid w:val="00147434"/>
    <w:rsid w:val="00147490"/>
    <w:rsid w:val="0014768D"/>
    <w:rsid w:val="00147D49"/>
    <w:rsid w:val="00147FF4"/>
    <w:rsid w:val="001500D3"/>
    <w:rsid w:val="00150110"/>
    <w:rsid w:val="0015024E"/>
    <w:rsid w:val="0015029E"/>
    <w:rsid w:val="00150337"/>
    <w:rsid w:val="00150C00"/>
    <w:rsid w:val="001511AE"/>
    <w:rsid w:val="001511C5"/>
    <w:rsid w:val="001519A7"/>
    <w:rsid w:val="00151F48"/>
    <w:rsid w:val="00152CA2"/>
    <w:rsid w:val="00153446"/>
    <w:rsid w:val="00153555"/>
    <w:rsid w:val="00153556"/>
    <w:rsid w:val="00153D7E"/>
    <w:rsid w:val="00153F41"/>
    <w:rsid w:val="00154181"/>
    <w:rsid w:val="00154442"/>
    <w:rsid w:val="00155983"/>
    <w:rsid w:val="00155A41"/>
    <w:rsid w:val="00155E48"/>
    <w:rsid w:val="0015608D"/>
    <w:rsid w:val="0015641C"/>
    <w:rsid w:val="001566D4"/>
    <w:rsid w:val="00156847"/>
    <w:rsid w:val="00156895"/>
    <w:rsid w:val="001572E8"/>
    <w:rsid w:val="001573F4"/>
    <w:rsid w:val="00157CA7"/>
    <w:rsid w:val="00160050"/>
    <w:rsid w:val="001601F6"/>
    <w:rsid w:val="001606BE"/>
    <w:rsid w:val="00160A9B"/>
    <w:rsid w:val="00160DAF"/>
    <w:rsid w:val="00160EFB"/>
    <w:rsid w:val="001610F6"/>
    <w:rsid w:val="001611D9"/>
    <w:rsid w:val="00161346"/>
    <w:rsid w:val="00161948"/>
    <w:rsid w:val="00161958"/>
    <w:rsid w:val="001619A8"/>
    <w:rsid w:val="00161A0E"/>
    <w:rsid w:val="00161BEA"/>
    <w:rsid w:val="00161F27"/>
    <w:rsid w:val="00161FAB"/>
    <w:rsid w:val="00162389"/>
    <w:rsid w:val="001624F1"/>
    <w:rsid w:val="001625D9"/>
    <w:rsid w:val="001626FE"/>
    <w:rsid w:val="0016322A"/>
    <w:rsid w:val="001632A3"/>
    <w:rsid w:val="0016369E"/>
    <w:rsid w:val="00163912"/>
    <w:rsid w:val="00163C55"/>
    <w:rsid w:val="00163C8D"/>
    <w:rsid w:val="001648CD"/>
    <w:rsid w:val="001648D9"/>
    <w:rsid w:val="00164F80"/>
    <w:rsid w:val="001662D9"/>
    <w:rsid w:val="001664FA"/>
    <w:rsid w:val="001666E2"/>
    <w:rsid w:val="00166A2E"/>
    <w:rsid w:val="00166C12"/>
    <w:rsid w:val="0016704B"/>
    <w:rsid w:val="0016712D"/>
    <w:rsid w:val="00167310"/>
    <w:rsid w:val="0016776E"/>
    <w:rsid w:val="001679A4"/>
    <w:rsid w:val="00167A9D"/>
    <w:rsid w:val="00167C82"/>
    <w:rsid w:val="00167DAF"/>
    <w:rsid w:val="00167F8B"/>
    <w:rsid w:val="00167F94"/>
    <w:rsid w:val="00170308"/>
    <w:rsid w:val="00170719"/>
    <w:rsid w:val="001709AA"/>
    <w:rsid w:val="00170BF9"/>
    <w:rsid w:val="001721F6"/>
    <w:rsid w:val="001729EB"/>
    <w:rsid w:val="00172B23"/>
    <w:rsid w:val="00172EEC"/>
    <w:rsid w:val="0017305F"/>
    <w:rsid w:val="00173291"/>
    <w:rsid w:val="00173360"/>
    <w:rsid w:val="0017350F"/>
    <w:rsid w:val="00173914"/>
    <w:rsid w:val="0017417F"/>
    <w:rsid w:val="00174840"/>
    <w:rsid w:val="00174925"/>
    <w:rsid w:val="00174FE6"/>
    <w:rsid w:val="001759DB"/>
    <w:rsid w:val="00176114"/>
    <w:rsid w:val="001761ED"/>
    <w:rsid w:val="001763FF"/>
    <w:rsid w:val="00176755"/>
    <w:rsid w:val="0017693B"/>
    <w:rsid w:val="00176CE3"/>
    <w:rsid w:val="00177ACD"/>
    <w:rsid w:val="00177B44"/>
    <w:rsid w:val="00177C2D"/>
    <w:rsid w:val="00177E43"/>
    <w:rsid w:val="00180194"/>
    <w:rsid w:val="001803DA"/>
    <w:rsid w:val="001804A1"/>
    <w:rsid w:val="00181259"/>
    <w:rsid w:val="001815EF"/>
    <w:rsid w:val="00182A0C"/>
    <w:rsid w:val="00182BB9"/>
    <w:rsid w:val="00182CDF"/>
    <w:rsid w:val="00182CE0"/>
    <w:rsid w:val="00182E97"/>
    <w:rsid w:val="001834CF"/>
    <w:rsid w:val="00183650"/>
    <w:rsid w:val="0018377D"/>
    <w:rsid w:val="001837E2"/>
    <w:rsid w:val="001839F6"/>
    <w:rsid w:val="001840D4"/>
    <w:rsid w:val="00184187"/>
    <w:rsid w:val="001843F3"/>
    <w:rsid w:val="00184616"/>
    <w:rsid w:val="0018481D"/>
    <w:rsid w:val="0018493F"/>
    <w:rsid w:val="00184A46"/>
    <w:rsid w:val="00184D2C"/>
    <w:rsid w:val="00185102"/>
    <w:rsid w:val="00186293"/>
    <w:rsid w:val="001867AA"/>
    <w:rsid w:val="00186CC0"/>
    <w:rsid w:val="0018794F"/>
    <w:rsid w:val="00187E59"/>
    <w:rsid w:val="00187E61"/>
    <w:rsid w:val="00190135"/>
    <w:rsid w:val="0019038D"/>
    <w:rsid w:val="001906A9"/>
    <w:rsid w:val="0019098D"/>
    <w:rsid w:val="00190E11"/>
    <w:rsid w:val="001911A6"/>
    <w:rsid w:val="00191C41"/>
    <w:rsid w:val="00191E67"/>
    <w:rsid w:val="00191F65"/>
    <w:rsid w:val="00192068"/>
    <w:rsid w:val="001928B6"/>
    <w:rsid w:val="0019295E"/>
    <w:rsid w:val="00192EB0"/>
    <w:rsid w:val="0019317D"/>
    <w:rsid w:val="0019392A"/>
    <w:rsid w:val="00193969"/>
    <w:rsid w:val="00193C52"/>
    <w:rsid w:val="00194094"/>
    <w:rsid w:val="0019459F"/>
    <w:rsid w:val="00194C09"/>
    <w:rsid w:val="00194D25"/>
    <w:rsid w:val="00195058"/>
    <w:rsid w:val="001951BF"/>
    <w:rsid w:val="00195850"/>
    <w:rsid w:val="00195AE6"/>
    <w:rsid w:val="00196883"/>
    <w:rsid w:val="00196EFA"/>
    <w:rsid w:val="0019713D"/>
    <w:rsid w:val="001972D3"/>
    <w:rsid w:val="00197917"/>
    <w:rsid w:val="00197ACC"/>
    <w:rsid w:val="001A00A1"/>
    <w:rsid w:val="001A02FA"/>
    <w:rsid w:val="001A031F"/>
    <w:rsid w:val="001A0325"/>
    <w:rsid w:val="001A0410"/>
    <w:rsid w:val="001A0D86"/>
    <w:rsid w:val="001A0F43"/>
    <w:rsid w:val="001A1031"/>
    <w:rsid w:val="001A1850"/>
    <w:rsid w:val="001A18B2"/>
    <w:rsid w:val="001A1DFA"/>
    <w:rsid w:val="001A23E3"/>
    <w:rsid w:val="001A2B7A"/>
    <w:rsid w:val="001A2C85"/>
    <w:rsid w:val="001A2EBD"/>
    <w:rsid w:val="001A2F52"/>
    <w:rsid w:val="001A322D"/>
    <w:rsid w:val="001A39C4"/>
    <w:rsid w:val="001A3D89"/>
    <w:rsid w:val="001A3E44"/>
    <w:rsid w:val="001A43B8"/>
    <w:rsid w:val="001A44CF"/>
    <w:rsid w:val="001A4522"/>
    <w:rsid w:val="001A478E"/>
    <w:rsid w:val="001A48C2"/>
    <w:rsid w:val="001A48F8"/>
    <w:rsid w:val="001A4D65"/>
    <w:rsid w:val="001A5240"/>
    <w:rsid w:val="001A5349"/>
    <w:rsid w:val="001A560E"/>
    <w:rsid w:val="001A581C"/>
    <w:rsid w:val="001A5A17"/>
    <w:rsid w:val="001A5A6A"/>
    <w:rsid w:val="001A5ABC"/>
    <w:rsid w:val="001A5F58"/>
    <w:rsid w:val="001A6071"/>
    <w:rsid w:val="001A6459"/>
    <w:rsid w:val="001A6709"/>
    <w:rsid w:val="001A6944"/>
    <w:rsid w:val="001A6D1D"/>
    <w:rsid w:val="001A7546"/>
    <w:rsid w:val="001A7AF7"/>
    <w:rsid w:val="001A7B85"/>
    <w:rsid w:val="001A7F62"/>
    <w:rsid w:val="001B07E9"/>
    <w:rsid w:val="001B0A73"/>
    <w:rsid w:val="001B0CD9"/>
    <w:rsid w:val="001B0F49"/>
    <w:rsid w:val="001B11CA"/>
    <w:rsid w:val="001B18FF"/>
    <w:rsid w:val="001B1C60"/>
    <w:rsid w:val="001B2684"/>
    <w:rsid w:val="001B2E0F"/>
    <w:rsid w:val="001B2FB9"/>
    <w:rsid w:val="001B340E"/>
    <w:rsid w:val="001B3442"/>
    <w:rsid w:val="001B38C2"/>
    <w:rsid w:val="001B3A72"/>
    <w:rsid w:val="001B40DB"/>
    <w:rsid w:val="001B4550"/>
    <w:rsid w:val="001B4F21"/>
    <w:rsid w:val="001B53CA"/>
    <w:rsid w:val="001B5A2C"/>
    <w:rsid w:val="001B5C17"/>
    <w:rsid w:val="001B5EA0"/>
    <w:rsid w:val="001B6016"/>
    <w:rsid w:val="001B6896"/>
    <w:rsid w:val="001B6ABF"/>
    <w:rsid w:val="001B6C7C"/>
    <w:rsid w:val="001B6F39"/>
    <w:rsid w:val="001B7223"/>
    <w:rsid w:val="001B7298"/>
    <w:rsid w:val="001C067A"/>
    <w:rsid w:val="001C0E15"/>
    <w:rsid w:val="001C2288"/>
    <w:rsid w:val="001C285B"/>
    <w:rsid w:val="001C35F0"/>
    <w:rsid w:val="001C3628"/>
    <w:rsid w:val="001C3805"/>
    <w:rsid w:val="001C46EF"/>
    <w:rsid w:val="001C4D1E"/>
    <w:rsid w:val="001C5207"/>
    <w:rsid w:val="001C6256"/>
    <w:rsid w:val="001C6570"/>
    <w:rsid w:val="001C7287"/>
    <w:rsid w:val="001C7558"/>
    <w:rsid w:val="001C7CF0"/>
    <w:rsid w:val="001C7DB0"/>
    <w:rsid w:val="001D0062"/>
    <w:rsid w:val="001D01E1"/>
    <w:rsid w:val="001D0479"/>
    <w:rsid w:val="001D0530"/>
    <w:rsid w:val="001D05C2"/>
    <w:rsid w:val="001D191F"/>
    <w:rsid w:val="001D19E1"/>
    <w:rsid w:val="001D26F4"/>
    <w:rsid w:val="001D294B"/>
    <w:rsid w:val="001D29E4"/>
    <w:rsid w:val="001D2ADE"/>
    <w:rsid w:val="001D2ED8"/>
    <w:rsid w:val="001D3658"/>
    <w:rsid w:val="001D3BA0"/>
    <w:rsid w:val="001D3C33"/>
    <w:rsid w:val="001D3DAF"/>
    <w:rsid w:val="001D4717"/>
    <w:rsid w:val="001D569B"/>
    <w:rsid w:val="001D5C10"/>
    <w:rsid w:val="001D5EF4"/>
    <w:rsid w:val="001D643B"/>
    <w:rsid w:val="001D6D83"/>
    <w:rsid w:val="001D7925"/>
    <w:rsid w:val="001E0F6B"/>
    <w:rsid w:val="001E1460"/>
    <w:rsid w:val="001E1953"/>
    <w:rsid w:val="001E1B46"/>
    <w:rsid w:val="001E1D05"/>
    <w:rsid w:val="001E1F53"/>
    <w:rsid w:val="001E1F85"/>
    <w:rsid w:val="001E1FA6"/>
    <w:rsid w:val="001E265F"/>
    <w:rsid w:val="001E2F85"/>
    <w:rsid w:val="001E33A0"/>
    <w:rsid w:val="001E3799"/>
    <w:rsid w:val="001E3F1A"/>
    <w:rsid w:val="001E4669"/>
    <w:rsid w:val="001E52DD"/>
    <w:rsid w:val="001E5805"/>
    <w:rsid w:val="001E591B"/>
    <w:rsid w:val="001E5A78"/>
    <w:rsid w:val="001E5A9C"/>
    <w:rsid w:val="001E5BC3"/>
    <w:rsid w:val="001E5CB9"/>
    <w:rsid w:val="001E5D33"/>
    <w:rsid w:val="001E5DC2"/>
    <w:rsid w:val="001E5E32"/>
    <w:rsid w:val="001E69CA"/>
    <w:rsid w:val="001E6CF2"/>
    <w:rsid w:val="001E7419"/>
    <w:rsid w:val="001E7534"/>
    <w:rsid w:val="001E7AE9"/>
    <w:rsid w:val="001E7F58"/>
    <w:rsid w:val="001F0685"/>
    <w:rsid w:val="001F09E3"/>
    <w:rsid w:val="001F1258"/>
    <w:rsid w:val="001F15FC"/>
    <w:rsid w:val="001F1B39"/>
    <w:rsid w:val="001F1FD9"/>
    <w:rsid w:val="001F245D"/>
    <w:rsid w:val="001F2A3B"/>
    <w:rsid w:val="001F3064"/>
    <w:rsid w:val="001F33BD"/>
    <w:rsid w:val="001F3C6E"/>
    <w:rsid w:val="001F43A5"/>
    <w:rsid w:val="001F4B9D"/>
    <w:rsid w:val="001F4BC4"/>
    <w:rsid w:val="001F4D03"/>
    <w:rsid w:val="001F53BD"/>
    <w:rsid w:val="001F5C3B"/>
    <w:rsid w:val="001F6529"/>
    <w:rsid w:val="001F693C"/>
    <w:rsid w:val="001F6A3B"/>
    <w:rsid w:val="001F7280"/>
    <w:rsid w:val="001F7390"/>
    <w:rsid w:val="001F7DF5"/>
    <w:rsid w:val="00200728"/>
    <w:rsid w:val="0020073B"/>
    <w:rsid w:val="002008FE"/>
    <w:rsid w:val="00200E71"/>
    <w:rsid w:val="00201296"/>
    <w:rsid w:val="0020150E"/>
    <w:rsid w:val="00201ADD"/>
    <w:rsid w:val="0020216F"/>
    <w:rsid w:val="002021CA"/>
    <w:rsid w:val="00203463"/>
    <w:rsid w:val="00203917"/>
    <w:rsid w:val="00203A63"/>
    <w:rsid w:val="00203DFE"/>
    <w:rsid w:val="00203FDA"/>
    <w:rsid w:val="00204423"/>
    <w:rsid w:val="0020456D"/>
    <w:rsid w:val="00204954"/>
    <w:rsid w:val="00204BE8"/>
    <w:rsid w:val="00204D7E"/>
    <w:rsid w:val="00205024"/>
    <w:rsid w:val="00205271"/>
    <w:rsid w:val="002053E5"/>
    <w:rsid w:val="00205A15"/>
    <w:rsid w:val="00205DEC"/>
    <w:rsid w:val="00205F23"/>
    <w:rsid w:val="00206222"/>
    <w:rsid w:val="00206350"/>
    <w:rsid w:val="002064BE"/>
    <w:rsid w:val="00207345"/>
    <w:rsid w:val="00207913"/>
    <w:rsid w:val="0020795C"/>
    <w:rsid w:val="00207D1E"/>
    <w:rsid w:val="00207D62"/>
    <w:rsid w:val="00207FC7"/>
    <w:rsid w:val="00210286"/>
    <w:rsid w:val="00210F08"/>
    <w:rsid w:val="0021119B"/>
    <w:rsid w:val="00211C61"/>
    <w:rsid w:val="00211DDA"/>
    <w:rsid w:val="00211E80"/>
    <w:rsid w:val="00212230"/>
    <w:rsid w:val="00212F8D"/>
    <w:rsid w:val="00213090"/>
    <w:rsid w:val="00213216"/>
    <w:rsid w:val="002133DD"/>
    <w:rsid w:val="0021349E"/>
    <w:rsid w:val="00213B6D"/>
    <w:rsid w:val="0021559E"/>
    <w:rsid w:val="002158BB"/>
    <w:rsid w:val="00215BC3"/>
    <w:rsid w:val="00215C8D"/>
    <w:rsid w:val="00215CB0"/>
    <w:rsid w:val="00215EE3"/>
    <w:rsid w:val="00215F94"/>
    <w:rsid w:val="00215FC2"/>
    <w:rsid w:val="00216C2A"/>
    <w:rsid w:val="0021734F"/>
    <w:rsid w:val="00217AA8"/>
    <w:rsid w:val="00217F56"/>
    <w:rsid w:val="00217F62"/>
    <w:rsid w:val="002203F1"/>
    <w:rsid w:val="00220500"/>
    <w:rsid w:val="002205F9"/>
    <w:rsid w:val="002207CC"/>
    <w:rsid w:val="0022087F"/>
    <w:rsid w:val="00220B2D"/>
    <w:rsid w:val="002212D0"/>
    <w:rsid w:val="002214FA"/>
    <w:rsid w:val="002219E2"/>
    <w:rsid w:val="0022213D"/>
    <w:rsid w:val="002224BC"/>
    <w:rsid w:val="002224CD"/>
    <w:rsid w:val="0022257E"/>
    <w:rsid w:val="002227AE"/>
    <w:rsid w:val="002229EC"/>
    <w:rsid w:val="00222ADB"/>
    <w:rsid w:val="00222B23"/>
    <w:rsid w:val="002234B6"/>
    <w:rsid w:val="0022358B"/>
    <w:rsid w:val="002238C8"/>
    <w:rsid w:val="002244E4"/>
    <w:rsid w:val="0022484F"/>
    <w:rsid w:val="0022499A"/>
    <w:rsid w:val="00224A81"/>
    <w:rsid w:val="00224EA3"/>
    <w:rsid w:val="0022543C"/>
    <w:rsid w:val="00225884"/>
    <w:rsid w:val="00225ACB"/>
    <w:rsid w:val="00225C51"/>
    <w:rsid w:val="0022680B"/>
    <w:rsid w:val="00226E32"/>
    <w:rsid w:val="00226FF5"/>
    <w:rsid w:val="0022795D"/>
    <w:rsid w:val="00227A6C"/>
    <w:rsid w:val="00227C34"/>
    <w:rsid w:val="00227DDA"/>
    <w:rsid w:val="002300BC"/>
    <w:rsid w:val="002300FF"/>
    <w:rsid w:val="00230C1C"/>
    <w:rsid w:val="0023164A"/>
    <w:rsid w:val="00231E76"/>
    <w:rsid w:val="00231F5F"/>
    <w:rsid w:val="00232451"/>
    <w:rsid w:val="002324F2"/>
    <w:rsid w:val="002328D1"/>
    <w:rsid w:val="0023293D"/>
    <w:rsid w:val="00232B34"/>
    <w:rsid w:val="00232EB8"/>
    <w:rsid w:val="00233310"/>
    <w:rsid w:val="00233480"/>
    <w:rsid w:val="00233C43"/>
    <w:rsid w:val="00233CD2"/>
    <w:rsid w:val="00234A4F"/>
    <w:rsid w:val="00235803"/>
    <w:rsid w:val="00236188"/>
    <w:rsid w:val="002362C7"/>
    <w:rsid w:val="0023636A"/>
    <w:rsid w:val="002363E3"/>
    <w:rsid w:val="00236528"/>
    <w:rsid w:val="0023675B"/>
    <w:rsid w:val="00236D3B"/>
    <w:rsid w:val="002374E7"/>
    <w:rsid w:val="00237565"/>
    <w:rsid w:val="00237CFE"/>
    <w:rsid w:val="00237E98"/>
    <w:rsid w:val="00240004"/>
    <w:rsid w:val="00240072"/>
    <w:rsid w:val="0024026F"/>
    <w:rsid w:val="002405A0"/>
    <w:rsid w:val="002406A1"/>
    <w:rsid w:val="002407C3"/>
    <w:rsid w:val="00240AD0"/>
    <w:rsid w:val="00240DDD"/>
    <w:rsid w:val="0024100E"/>
    <w:rsid w:val="00241068"/>
    <w:rsid w:val="002411ED"/>
    <w:rsid w:val="0024158F"/>
    <w:rsid w:val="002417AF"/>
    <w:rsid w:val="002422E7"/>
    <w:rsid w:val="00242515"/>
    <w:rsid w:val="00242D9E"/>
    <w:rsid w:val="00243093"/>
    <w:rsid w:val="0024337C"/>
    <w:rsid w:val="002439AA"/>
    <w:rsid w:val="00243C57"/>
    <w:rsid w:val="00243F84"/>
    <w:rsid w:val="00244033"/>
    <w:rsid w:val="002444B6"/>
    <w:rsid w:val="002445E4"/>
    <w:rsid w:val="00244BA6"/>
    <w:rsid w:val="00244C63"/>
    <w:rsid w:val="00246292"/>
    <w:rsid w:val="00246DA7"/>
    <w:rsid w:val="00246DFD"/>
    <w:rsid w:val="00246EB7"/>
    <w:rsid w:val="002473D4"/>
    <w:rsid w:val="00247498"/>
    <w:rsid w:val="00247A6E"/>
    <w:rsid w:val="00247B15"/>
    <w:rsid w:val="00250037"/>
    <w:rsid w:val="00250053"/>
    <w:rsid w:val="00250186"/>
    <w:rsid w:val="002506DA"/>
    <w:rsid w:val="002506E0"/>
    <w:rsid w:val="00250943"/>
    <w:rsid w:val="00250B55"/>
    <w:rsid w:val="0025136F"/>
    <w:rsid w:val="002514FC"/>
    <w:rsid w:val="0025186C"/>
    <w:rsid w:val="002518A4"/>
    <w:rsid w:val="00251DDE"/>
    <w:rsid w:val="002522D0"/>
    <w:rsid w:val="00252C43"/>
    <w:rsid w:val="00253341"/>
    <w:rsid w:val="00253358"/>
    <w:rsid w:val="00253385"/>
    <w:rsid w:val="00253630"/>
    <w:rsid w:val="002537AC"/>
    <w:rsid w:val="00253C57"/>
    <w:rsid w:val="00253F61"/>
    <w:rsid w:val="00254027"/>
    <w:rsid w:val="00254DBA"/>
    <w:rsid w:val="002550FC"/>
    <w:rsid w:val="002551A8"/>
    <w:rsid w:val="002559D0"/>
    <w:rsid w:val="00256042"/>
    <w:rsid w:val="002561A5"/>
    <w:rsid w:val="0025626D"/>
    <w:rsid w:val="00256493"/>
    <w:rsid w:val="002564BC"/>
    <w:rsid w:val="00256597"/>
    <w:rsid w:val="00256D71"/>
    <w:rsid w:val="00257508"/>
    <w:rsid w:val="00257DC0"/>
    <w:rsid w:val="002600B4"/>
    <w:rsid w:val="00260619"/>
    <w:rsid w:val="002607D1"/>
    <w:rsid w:val="0026098E"/>
    <w:rsid w:val="00260DD5"/>
    <w:rsid w:val="00260FE1"/>
    <w:rsid w:val="00261246"/>
    <w:rsid w:val="00261AC3"/>
    <w:rsid w:val="00261B37"/>
    <w:rsid w:val="00261B66"/>
    <w:rsid w:val="00262168"/>
    <w:rsid w:val="002624D8"/>
    <w:rsid w:val="00262D4F"/>
    <w:rsid w:val="00262F03"/>
    <w:rsid w:val="002633E3"/>
    <w:rsid w:val="00263725"/>
    <w:rsid w:val="0026392B"/>
    <w:rsid w:val="00263B36"/>
    <w:rsid w:val="00263CA4"/>
    <w:rsid w:val="00263E66"/>
    <w:rsid w:val="00263F90"/>
    <w:rsid w:val="00264311"/>
    <w:rsid w:val="002643F2"/>
    <w:rsid w:val="00264558"/>
    <w:rsid w:val="00264808"/>
    <w:rsid w:val="002649DA"/>
    <w:rsid w:val="00264AA5"/>
    <w:rsid w:val="00264CED"/>
    <w:rsid w:val="0026574C"/>
    <w:rsid w:val="00265DDC"/>
    <w:rsid w:val="00265EA8"/>
    <w:rsid w:val="002663E2"/>
    <w:rsid w:val="00266788"/>
    <w:rsid w:val="00266DAC"/>
    <w:rsid w:val="00267895"/>
    <w:rsid w:val="00267FAC"/>
    <w:rsid w:val="00267FED"/>
    <w:rsid w:val="002704B8"/>
    <w:rsid w:val="00270535"/>
    <w:rsid w:val="00271290"/>
    <w:rsid w:val="002712B9"/>
    <w:rsid w:val="0027163B"/>
    <w:rsid w:val="00271DE5"/>
    <w:rsid w:val="00271EB1"/>
    <w:rsid w:val="002721B3"/>
    <w:rsid w:val="00272450"/>
    <w:rsid w:val="00272457"/>
    <w:rsid w:val="002725A5"/>
    <w:rsid w:val="002726C4"/>
    <w:rsid w:val="0027278C"/>
    <w:rsid w:val="00272DB4"/>
    <w:rsid w:val="00273158"/>
    <w:rsid w:val="00273652"/>
    <w:rsid w:val="00273796"/>
    <w:rsid w:val="00273A1C"/>
    <w:rsid w:val="00273AAC"/>
    <w:rsid w:val="00273B84"/>
    <w:rsid w:val="00273FAE"/>
    <w:rsid w:val="0027458F"/>
    <w:rsid w:val="0027464A"/>
    <w:rsid w:val="00274823"/>
    <w:rsid w:val="00274BC5"/>
    <w:rsid w:val="00274FC0"/>
    <w:rsid w:val="00275A17"/>
    <w:rsid w:val="00275B42"/>
    <w:rsid w:val="00275FB1"/>
    <w:rsid w:val="002760B6"/>
    <w:rsid w:val="00276704"/>
    <w:rsid w:val="002767BD"/>
    <w:rsid w:val="00276A4A"/>
    <w:rsid w:val="00276B14"/>
    <w:rsid w:val="00276E4D"/>
    <w:rsid w:val="002771FB"/>
    <w:rsid w:val="00277254"/>
    <w:rsid w:val="00277452"/>
    <w:rsid w:val="00277462"/>
    <w:rsid w:val="002779BF"/>
    <w:rsid w:val="00281641"/>
    <w:rsid w:val="0028218B"/>
    <w:rsid w:val="0028255D"/>
    <w:rsid w:val="0028294C"/>
    <w:rsid w:val="00282C93"/>
    <w:rsid w:val="00282D02"/>
    <w:rsid w:val="00282E2A"/>
    <w:rsid w:val="00282E70"/>
    <w:rsid w:val="0028353D"/>
    <w:rsid w:val="002838CE"/>
    <w:rsid w:val="002843DF"/>
    <w:rsid w:val="00284B6C"/>
    <w:rsid w:val="00284EF1"/>
    <w:rsid w:val="00284F95"/>
    <w:rsid w:val="0028583D"/>
    <w:rsid w:val="00285CF5"/>
    <w:rsid w:val="0028640E"/>
    <w:rsid w:val="00286AA6"/>
    <w:rsid w:val="002870C4"/>
    <w:rsid w:val="00287250"/>
    <w:rsid w:val="002873A2"/>
    <w:rsid w:val="002877AF"/>
    <w:rsid w:val="00290482"/>
    <w:rsid w:val="00290ED1"/>
    <w:rsid w:val="002913A6"/>
    <w:rsid w:val="00291B69"/>
    <w:rsid w:val="00291C1B"/>
    <w:rsid w:val="00292BDF"/>
    <w:rsid w:val="002935A5"/>
    <w:rsid w:val="00293883"/>
    <w:rsid w:val="00293921"/>
    <w:rsid w:val="00293BDF"/>
    <w:rsid w:val="00293F48"/>
    <w:rsid w:val="0029403D"/>
    <w:rsid w:val="00294153"/>
    <w:rsid w:val="00294259"/>
    <w:rsid w:val="0029431A"/>
    <w:rsid w:val="0029437A"/>
    <w:rsid w:val="0029439D"/>
    <w:rsid w:val="002946D3"/>
    <w:rsid w:val="002952FD"/>
    <w:rsid w:val="00295431"/>
    <w:rsid w:val="002960CA"/>
    <w:rsid w:val="0029619B"/>
    <w:rsid w:val="002965BB"/>
    <w:rsid w:val="002968B6"/>
    <w:rsid w:val="002969E0"/>
    <w:rsid w:val="002A0D4A"/>
    <w:rsid w:val="002A10B3"/>
    <w:rsid w:val="002A13D5"/>
    <w:rsid w:val="002A16CF"/>
    <w:rsid w:val="002A1B08"/>
    <w:rsid w:val="002A1DC1"/>
    <w:rsid w:val="002A1EAC"/>
    <w:rsid w:val="002A2749"/>
    <w:rsid w:val="002A280B"/>
    <w:rsid w:val="002A2E25"/>
    <w:rsid w:val="002A36FB"/>
    <w:rsid w:val="002A3F0B"/>
    <w:rsid w:val="002A41C8"/>
    <w:rsid w:val="002A4329"/>
    <w:rsid w:val="002A48CC"/>
    <w:rsid w:val="002A493C"/>
    <w:rsid w:val="002A4954"/>
    <w:rsid w:val="002A4CF4"/>
    <w:rsid w:val="002A4DE3"/>
    <w:rsid w:val="002A55F3"/>
    <w:rsid w:val="002A5A8A"/>
    <w:rsid w:val="002A5C3A"/>
    <w:rsid w:val="002A613C"/>
    <w:rsid w:val="002A6259"/>
    <w:rsid w:val="002A66AB"/>
    <w:rsid w:val="002A66AE"/>
    <w:rsid w:val="002A6B26"/>
    <w:rsid w:val="002A6B64"/>
    <w:rsid w:val="002A6D93"/>
    <w:rsid w:val="002A7516"/>
    <w:rsid w:val="002A78D3"/>
    <w:rsid w:val="002A7923"/>
    <w:rsid w:val="002A7FCF"/>
    <w:rsid w:val="002B00D0"/>
    <w:rsid w:val="002B096A"/>
    <w:rsid w:val="002B09DF"/>
    <w:rsid w:val="002B110E"/>
    <w:rsid w:val="002B1EB4"/>
    <w:rsid w:val="002B2657"/>
    <w:rsid w:val="002B26E3"/>
    <w:rsid w:val="002B2D07"/>
    <w:rsid w:val="002B2DEF"/>
    <w:rsid w:val="002B3B64"/>
    <w:rsid w:val="002B3C83"/>
    <w:rsid w:val="002B3DCE"/>
    <w:rsid w:val="002B3E37"/>
    <w:rsid w:val="002B465D"/>
    <w:rsid w:val="002B4F37"/>
    <w:rsid w:val="002B5264"/>
    <w:rsid w:val="002B5401"/>
    <w:rsid w:val="002B56A9"/>
    <w:rsid w:val="002B56CA"/>
    <w:rsid w:val="002B5C43"/>
    <w:rsid w:val="002B607D"/>
    <w:rsid w:val="002B60D5"/>
    <w:rsid w:val="002B615A"/>
    <w:rsid w:val="002B67D1"/>
    <w:rsid w:val="002B6A40"/>
    <w:rsid w:val="002B6FF5"/>
    <w:rsid w:val="002B701E"/>
    <w:rsid w:val="002B7433"/>
    <w:rsid w:val="002B78A9"/>
    <w:rsid w:val="002B7F0E"/>
    <w:rsid w:val="002C0040"/>
    <w:rsid w:val="002C0080"/>
    <w:rsid w:val="002C0287"/>
    <w:rsid w:val="002C0399"/>
    <w:rsid w:val="002C03D7"/>
    <w:rsid w:val="002C13AB"/>
    <w:rsid w:val="002C1609"/>
    <w:rsid w:val="002C172C"/>
    <w:rsid w:val="002C1FD5"/>
    <w:rsid w:val="002C200E"/>
    <w:rsid w:val="002C217B"/>
    <w:rsid w:val="002C24C9"/>
    <w:rsid w:val="002C2AB9"/>
    <w:rsid w:val="002C2BEB"/>
    <w:rsid w:val="002C2C8E"/>
    <w:rsid w:val="002C2D9B"/>
    <w:rsid w:val="002C2DEF"/>
    <w:rsid w:val="002C34D9"/>
    <w:rsid w:val="002C364C"/>
    <w:rsid w:val="002C3765"/>
    <w:rsid w:val="002C37DB"/>
    <w:rsid w:val="002C3D31"/>
    <w:rsid w:val="002C3EED"/>
    <w:rsid w:val="002C3F50"/>
    <w:rsid w:val="002C41CD"/>
    <w:rsid w:val="002C44FF"/>
    <w:rsid w:val="002C48D7"/>
    <w:rsid w:val="002C52F8"/>
    <w:rsid w:val="002C5623"/>
    <w:rsid w:val="002C57EC"/>
    <w:rsid w:val="002C5999"/>
    <w:rsid w:val="002C5D68"/>
    <w:rsid w:val="002C6084"/>
    <w:rsid w:val="002C6598"/>
    <w:rsid w:val="002C676C"/>
    <w:rsid w:val="002C68AB"/>
    <w:rsid w:val="002C68E3"/>
    <w:rsid w:val="002C693B"/>
    <w:rsid w:val="002C7103"/>
    <w:rsid w:val="002C750F"/>
    <w:rsid w:val="002D0138"/>
    <w:rsid w:val="002D03AC"/>
    <w:rsid w:val="002D0736"/>
    <w:rsid w:val="002D0B3D"/>
    <w:rsid w:val="002D12D0"/>
    <w:rsid w:val="002D1967"/>
    <w:rsid w:val="002D1B4F"/>
    <w:rsid w:val="002D2092"/>
    <w:rsid w:val="002D2DBD"/>
    <w:rsid w:val="002D3020"/>
    <w:rsid w:val="002D320F"/>
    <w:rsid w:val="002D3442"/>
    <w:rsid w:val="002D377B"/>
    <w:rsid w:val="002D3885"/>
    <w:rsid w:val="002D3902"/>
    <w:rsid w:val="002D39B7"/>
    <w:rsid w:val="002D44EB"/>
    <w:rsid w:val="002D4764"/>
    <w:rsid w:val="002D4812"/>
    <w:rsid w:val="002D4DC1"/>
    <w:rsid w:val="002D4F60"/>
    <w:rsid w:val="002D51C1"/>
    <w:rsid w:val="002D5298"/>
    <w:rsid w:val="002D5553"/>
    <w:rsid w:val="002D58A1"/>
    <w:rsid w:val="002D5E3E"/>
    <w:rsid w:val="002D6170"/>
    <w:rsid w:val="002D660D"/>
    <w:rsid w:val="002D6CD9"/>
    <w:rsid w:val="002D71F1"/>
    <w:rsid w:val="002D767F"/>
    <w:rsid w:val="002D7CA9"/>
    <w:rsid w:val="002E0220"/>
    <w:rsid w:val="002E0405"/>
    <w:rsid w:val="002E0958"/>
    <w:rsid w:val="002E0BDA"/>
    <w:rsid w:val="002E0D26"/>
    <w:rsid w:val="002E0F71"/>
    <w:rsid w:val="002E17AB"/>
    <w:rsid w:val="002E18BA"/>
    <w:rsid w:val="002E1C11"/>
    <w:rsid w:val="002E21E3"/>
    <w:rsid w:val="002E2A13"/>
    <w:rsid w:val="002E2EFA"/>
    <w:rsid w:val="002E2FEB"/>
    <w:rsid w:val="002E3259"/>
    <w:rsid w:val="002E38C5"/>
    <w:rsid w:val="002E4095"/>
    <w:rsid w:val="002E4481"/>
    <w:rsid w:val="002E49EE"/>
    <w:rsid w:val="002E4CD9"/>
    <w:rsid w:val="002E4E9F"/>
    <w:rsid w:val="002E4EA6"/>
    <w:rsid w:val="002E5AD2"/>
    <w:rsid w:val="002E5D15"/>
    <w:rsid w:val="002E5E51"/>
    <w:rsid w:val="002E5F78"/>
    <w:rsid w:val="002E63D4"/>
    <w:rsid w:val="002E671E"/>
    <w:rsid w:val="002E678E"/>
    <w:rsid w:val="002E69A5"/>
    <w:rsid w:val="002E6C60"/>
    <w:rsid w:val="002E6D8E"/>
    <w:rsid w:val="002E73BD"/>
    <w:rsid w:val="002E73F8"/>
    <w:rsid w:val="002E7DA2"/>
    <w:rsid w:val="002F0750"/>
    <w:rsid w:val="002F0E4A"/>
    <w:rsid w:val="002F14CE"/>
    <w:rsid w:val="002F1603"/>
    <w:rsid w:val="002F18E2"/>
    <w:rsid w:val="002F23E9"/>
    <w:rsid w:val="002F26D3"/>
    <w:rsid w:val="002F2D08"/>
    <w:rsid w:val="002F3088"/>
    <w:rsid w:val="002F3094"/>
    <w:rsid w:val="002F3101"/>
    <w:rsid w:val="002F47DA"/>
    <w:rsid w:val="002F4887"/>
    <w:rsid w:val="002F4FF2"/>
    <w:rsid w:val="002F538B"/>
    <w:rsid w:val="002F583C"/>
    <w:rsid w:val="002F62B5"/>
    <w:rsid w:val="002F6763"/>
    <w:rsid w:val="002F6FBD"/>
    <w:rsid w:val="002F7031"/>
    <w:rsid w:val="002F71C7"/>
    <w:rsid w:val="002F7251"/>
    <w:rsid w:val="002F771B"/>
    <w:rsid w:val="003007A5"/>
    <w:rsid w:val="003007BC"/>
    <w:rsid w:val="00300A57"/>
    <w:rsid w:val="00300D9F"/>
    <w:rsid w:val="00301353"/>
    <w:rsid w:val="00301971"/>
    <w:rsid w:val="00301F7E"/>
    <w:rsid w:val="0030209D"/>
    <w:rsid w:val="00302990"/>
    <w:rsid w:val="00302C4C"/>
    <w:rsid w:val="0030327C"/>
    <w:rsid w:val="00303B4A"/>
    <w:rsid w:val="00303DC1"/>
    <w:rsid w:val="00304785"/>
    <w:rsid w:val="00304858"/>
    <w:rsid w:val="00304CE1"/>
    <w:rsid w:val="0030502C"/>
    <w:rsid w:val="003058F1"/>
    <w:rsid w:val="0030632B"/>
    <w:rsid w:val="003064DD"/>
    <w:rsid w:val="00306B6E"/>
    <w:rsid w:val="00306BA2"/>
    <w:rsid w:val="00306E9C"/>
    <w:rsid w:val="00307131"/>
    <w:rsid w:val="0030733E"/>
    <w:rsid w:val="003077A4"/>
    <w:rsid w:val="00307EA4"/>
    <w:rsid w:val="00307EB4"/>
    <w:rsid w:val="00310032"/>
    <w:rsid w:val="00310474"/>
    <w:rsid w:val="00310476"/>
    <w:rsid w:val="00310525"/>
    <w:rsid w:val="003105AE"/>
    <w:rsid w:val="003106FC"/>
    <w:rsid w:val="00310C67"/>
    <w:rsid w:val="00311431"/>
    <w:rsid w:val="003115ED"/>
    <w:rsid w:val="00311839"/>
    <w:rsid w:val="0031199D"/>
    <w:rsid w:val="003121D8"/>
    <w:rsid w:val="003129EB"/>
    <w:rsid w:val="00312F64"/>
    <w:rsid w:val="003131BA"/>
    <w:rsid w:val="00313468"/>
    <w:rsid w:val="003136C5"/>
    <w:rsid w:val="00313B11"/>
    <w:rsid w:val="00313FFB"/>
    <w:rsid w:val="0031413B"/>
    <w:rsid w:val="00314338"/>
    <w:rsid w:val="003146E3"/>
    <w:rsid w:val="00314726"/>
    <w:rsid w:val="0031497D"/>
    <w:rsid w:val="00314A07"/>
    <w:rsid w:val="00314A99"/>
    <w:rsid w:val="00314D23"/>
    <w:rsid w:val="00315BC7"/>
    <w:rsid w:val="00315E6C"/>
    <w:rsid w:val="003169DE"/>
    <w:rsid w:val="00316A90"/>
    <w:rsid w:val="00316CFE"/>
    <w:rsid w:val="0031760A"/>
    <w:rsid w:val="003179CF"/>
    <w:rsid w:val="00317A68"/>
    <w:rsid w:val="00317DAD"/>
    <w:rsid w:val="003201C2"/>
    <w:rsid w:val="00320628"/>
    <w:rsid w:val="00320895"/>
    <w:rsid w:val="003211A6"/>
    <w:rsid w:val="0032133B"/>
    <w:rsid w:val="003213EA"/>
    <w:rsid w:val="00321980"/>
    <w:rsid w:val="00321984"/>
    <w:rsid w:val="00321EC2"/>
    <w:rsid w:val="00321F75"/>
    <w:rsid w:val="00322575"/>
    <w:rsid w:val="00322B4B"/>
    <w:rsid w:val="00322D03"/>
    <w:rsid w:val="00322E8B"/>
    <w:rsid w:val="0032350E"/>
    <w:rsid w:val="003237AC"/>
    <w:rsid w:val="003237EE"/>
    <w:rsid w:val="0032385B"/>
    <w:rsid w:val="00323C9C"/>
    <w:rsid w:val="00323EB1"/>
    <w:rsid w:val="0032408F"/>
    <w:rsid w:val="003240F0"/>
    <w:rsid w:val="00324B92"/>
    <w:rsid w:val="00324EE1"/>
    <w:rsid w:val="00325361"/>
    <w:rsid w:val="003253D6"/>
    <w:rsid w:val="0032568D"/>
    <w:rsid w:val="003258A3"/>
    <w:rsid w:val="003258FA"/>
    <w:rsid w:val="00325927"/>
    <w:rsid w:val="00325C71"/>
    <w:rsid w:val="00325DDF"/>
    <w:rsid w:val="003260D9"/>
    <w:rsid w:val="003268B2"/>
    <w:rsid w:val="00326BA7"/>
    <w:rsid w:val="00327115"/>
    <w:rsid w:val="00327846"/>
    <w:rsid w:val="00327E39"/>
    <w:rsid w:val="00327F74"/>
    <w:rsid w:val="0033027F"/>
    <w:rsid w:val="00330A1B"/>
    <w:rsid w:val="0033228C"/>
    <w:rsid w:val="003323B5"/>
    <w:rsid w:val="00332602"/>
    <w:rsid w:val="00332692"/>
    <w:rsid w:val="003328C0"/>
    <w:rsid w:val="003328E7"/>
    <w:rsid w:val="00332CB9"/>
    <w:rsid w:val="00332F79"/>
    <w:rsid w:val="003330F4"/>
    <w:rsid w:val="00333A6D"/>
    <w:rsid w:val="00333F41"/>
    <w:rsid w:val="00333F92"/>
    <w:rsid w:val="00334097"/>
    <w:rsid w:val="003342A8"/>
    <w:rsid w:val="00334695"/>
    <w:rsid w:val="00334B1E"/>
    <w:rsid w:val="00334C71"/>
    <w:rsid w:val="0033501A"/>
    <w:rsid w:val="003358A8"/>
    <w:rsid w:val="00335B81"/>
    <w:rsid w:val="003366FA"/>
    <w:rsid w:val="0033672B"/>
    <w:rsid w:val="003371F4"/>
    <w:rsid w:val="0033740D"/>
    <w:rsid w:val="003400D6"/>
    <w:rsid w:val="003406F1"/>
    <w:rsid w:val="00340F2E"/>
    <w:rsid w:val="00341811"/>
    <w:rsid w:val="00342258"/>
    <w:rsid w:val="0034255E"/>
    <w:rsid w:val="00342E42"/>
    <w:rsid w:val="00342F9C"/>
    <w:rsid w:val="003432EB"/>
    <w:rsid w:val="00343882"/>
    <w:rsid w:val="00343C07"/>
    <w:rsid w:val="00343F98"/>
    <w:rsid w:val="00344149"/>
    <w:rsid w:val="00344636"/>
    <w:rsid w:val="00344A51"/>
    <w:rsid w:val="00344DB4"/>
    <w:rsid w:val="00344E2D"/>
    <w:rsid w:val="003454F2"/>
    <w:rsid w:val="003457C2"/>
    <w:rsid w:val="00345903"/>
    <w:rsid w:val="00345D25"/>
    <w:rsid w:val="0034656B"/>
    <w:rsid w:val="00347344"/>
    <w:rsid w:val="003474EC"/>
    <w:rsid w:val="0034769D"/>
    <w:rsid w:val="0034777C"/>
    <w:rsid w:val="003477CA"/>
    <w:rsid w:val="003478B7"/>
    <w:rsid w:val="00347B69"/>
    <w:rsid w:val="00347EE2"/>
    <w:rsid w:val="003500FE"/>
    <w:rsid w:val="0035072C"/>
    <w:rsid w:val="003511F1"/>
    <w:rsid w:val="003515A8"/>
    <w:rsid w:val="003516AD"/>
    <w:rsid w:val="00351F67"/>
    <w:rsid w:val="0035241A"/>
    <w:rsid w:val="00352793"/>
    <w:rsid w:val="00352AFF"/>
    <w:rsid w:val="00352BD1"/>
    <w:rsid w:val="00352C40"/>
    <w:rsid w:val="00352F17"/>
    <w:rsid w:val="00352FE7"/>
    <w:rsid w:val="00353356"/>
    <w:rsid w:val="00353403"/>
    <w:rsid w:val="003537A8"/>
    <w:rsid w:val="0035401A"/>
    <w:rsid w:val="00354539"/>
    <w:rsid w:val="00354653"/>
    <w:rsid w:val="00354876"/>
    <w:rsid w:val="00354CBC"/>
    <w:rsid w:val="00354F71"/>
    <w:rsid w:val="0035555B"/>
    <w:rsid w:val="00355B75"/>
    <w:rsid w:val="0035601E"/>
    <w:rsid w:val="0035650B"/>
    <w:rsid w:val="003568FF"/>
    <w:rsid w:val="003569D3"/>
    <w:rsid w:val="003578B2"/>
    <w:rsid w:val="003579E8"/>
    <w:rsid w:val="00357B92"/>
    <w:rsid w:val="00357E4B"/>
    <w:rsid w:val="00357FA4"/>
    <w:rsid w:val="00360003"/>
    <w:rsid w:val="003604D9"/>
    <w:rsid w:val="00360565"/>
    <w:rsid w:val="00360940"/>
    <w:rsid w:val="0036189E"/>
    <w:rsid w:val="0036233A"/>
    <w:rsid w:val="00362676"/>
    <w:rsid w:val="0036301D"/>
    <w:rsid w:val="003631A2"/>
    <w:rsid w:val="00363899"/>
    <w:rsid w:val="00363F1C"/>
    <w:rsid w:val="003640BE"/>
    <w:rsid w:val="0036435E"/>
    <w:rsid w:val="00364368"/>
    <w:rsid w:val="00364C88"/>
    <w:rsid w:val="00364D5E"/>
    <w:rsid w:val="00364F73"/>
    <w:rsid w:val="003651B1"/>
    <w:rsid w:val="00365BA3"/>
    <w:rsid w:val="0036656E"/>
    <w:rsid w:val="00366FDB"/>
    <w:rsid w:val="00366FE3"/>
    <w:rsid w:val="00367F48"/>
    <w:rsid w:val="003700BA"/>
    <w:rsid w:val="00370478"/>
    <w:rsid w:val="0037049F"/>
    <w:rsid w:val="00370BBB"/>
    <w:rsid w:val="00370EAE"/>
    <w:rsid w:val="00371CCD"/>
    <w:rsid w:val="003724D9"/>
    <w:rsid w:val="00372658"/>
    <w:rsid w:val="003729A2"/>
    <w:rsid w:val="00372C20"/>
    <w:rsid w:val="00372EDB"/>
    <w:rsid w:val="00373338"/>
    <w:rsid w:val="0037398B"/>
    <w:rsid w:val="00373E9B"/>
    <w:rsid w:val="00373F0A"/>
    <w:rsid w:val="0037463B"/>
    <w:rsid w:val="00374747"/>
    <w:rsid w:val="00374CA7"/>
    <w:rsid w:val="00374FCE"/>
    <w:rsid w:val="0037518D"/>
    <w:rsid w:val="00375895"/>
    <w:rsid w:val="00375AD5"/>
    <w:rsid w:val="00375CD0"/>
    <w:rsid w:val="003760E9"/>
    <w:rsid w:val="0037672E"/>
    <w:rsid w:val="003767A1"/>
    <w:rsid w:val="003767E2"/>
    <w:rsid w:val="003769D4"/>
    <w:rsid w:val="00376B01"/>
    <w:rsid w:val="00376C8E"/>
    <w:rsid w:val="00377881"/>
    <w:rsid w:val="00377C48"/>
    <w:rsid w:val="0038004F"/>
    <w:rsid w:val="00380153"/>
    <w:rsid w:val="00380C5E"/>
    <w:rsid w:val="00381066"/>
    <w:rsid w:val="00381157"/>
    <w:rsid w:val="00381451"/>
    <w:rsid w:val="00381836"/>
    <w:rsid w:val="00381B8B"/>
    <w:rsid w:val="003821B2"/>
    <w:rsid w:val="0038232E"/>
    <w:rsid w:val="0038290D"/>
    <w:rsid w:val="00382B82"/>
    <w:rsid w:val="00382BF5"/>
    <w:rsid w:val="003830E7"/>
    <w:rsid w:val="00383231"/>
    <w:rsid w:val="00383976"/>
    <w:rsid w:val="00383BFC"/>
    <w:rsid w:val="00383E7A"/>
    <w:rsid w:val="00383FB8"/>
    <w:rsid w:val="003841BE"/>
    <w:rsid w:val="0038422A"/>
    <w:rsid w:val="00384236"/>
    <w:rsid w:val="0038432A"/>
    <w:rsid w:val="003844F8"/>
    <w:rsid w:val="00384940"/>
    <w:rsid w:val="00385996"/>
    <w:rsid w:val="00385D62"/>
    <w:rsid w:val="00385ECC"/>
    <w:rsid w:val="00386114"/>
    <w:rsid w:val="003863C2"/>
    <w:rsid w:val="00386493"/>
    <w:rsid w:val="00386F6E"/>
    <w:rsid w:val="0038704C"/>
    <w:rsid w:val="003870A7"/>
    <w:rsid w:val="00387552"/>
    <w:rsid w:val="00387570"/>
    <w:rsid w:val="00387B2E"/>
    <w:rsid w:val="00387E25"/>
    <w:rsid w:val="00390574"/>
    <w:rsid w:val="00390948"/>
    <w:rsid w:val="00390D70"/>
    <w:rsid w:val="0039138E"/>
    <w:rsid w:val="00391FB7"/>
    <w:rsid w:val="00392796"/>
    <w:rsid w:val="00392A08"/>
    <w:rsid w:val="00392DB2"/>
    <w:rsid w:val="00392E0A"/>
    <w:rsid w:val="0039322B"/>
    <w:rsid w:val="0039335A"/>
    <w:rsid w:val="003935A0"/>
    <w:rsid w:val="00393CF3"/>
    <w:rsid w:val="00394032"/>
    <w:rsid w:val="00394077"/>
    <w:rsid w:val="0039465F"/>
    <w:rsid w:val="0039487C"/>
    <w:rsid w:val="00394C1F"/>
    <w:rsid w:val="00394DD9"/>
    <w:rsid w:val="003957B7"/>
    <w:rsid w:val="00395C1E"/>
    <w:rsid w:val="00395E8D"/>
    <w:rsid w:val="003960EA"/>
    <w:rsid w:val="0039619A"/>
    <w:rsid w:val="00396258"/>
    <w:rsid w:val="0039647C"/>
    <w:rsid w:val="0039653F"/>
    <w:rsid w:val="003966B3"/>
    <w:rsid w:val="003967F1"/>
    <w:rsid w:val="00396854"/>
    <w:rsid w:val="00396B1C"/>
    <w:rsid w:val="00396D54"/>
    <w:rsid w:val="00396EB0"/>
    <w:rsid w:val="0039722C"/>
    <w:rsid w:val="00397A16"/>
    <w:rsid w:val="00397A86"/>
    <w:rsid w:val="00397E14"/>
    <w:rsid w:val="003A0566"/>
    <w:rsid w:val="003A1266"/>
    <w:rsid w:val="003A17A5"/>
    <w:rsid w:val="003A185A"/>
    <w:rsid w:val="003A1C58"/>
    <w:rsid w:val="003A2E44"/>
    <w:rsid w:val="003A344F"/>
    <w:rsid w:val="003A3621"/>
    <w:rsid w:val="003A3BDC"/>
    <w:rsid w:val="003A3D8F"/>
    <w:rsid w:val="003A3F05"/>
    <w:rsid w:val="003A4369"/>
    <w:rsid w:val="003A45B3"/>
    <w:rsid w:val="003A45C5"/>
    <w:rsid w:val="003A48F0"/>
    <w:rsid w:val="003A4B0A"/>
    <w:rsid w:val="003A4C20"/>
    <w:rsid w:val="003A4E70"/>
    <w:rsid w:val="003A52E8"/>
    <w:rsid w:val="003A5866"/>
    <w:rsid w:val="003A5D4A"/>
    <w:rsid w:val="003A6218"/>
    <w:rsid w:val="003A639B"/>
    <w:rsid w:val="003A643D"/>
    <w:rsid w:val="003A6842"/>
    <w:rsid w:val="003A6CCC"/>
    <w:rsid w:val="003A731E"/>
    <w:rsid w:val="003A7660"/>
    <w:rsid w:val="003A7700"/>
    <w:rsid w:val="003A7953"/>
    <w:rsid w:val="003A7D29"/>
    <w:rsid w:val="003B0333"/>
    <w:rsid w:val="003B04A9"/>
    <w:rsid w:val="003B04B3"/>
    <w:rsid w:val="003B088B"/>
    <w:rsid w:val="003B0DD5"/>
    <w:rsid w:val="003B1A71"/>
    <w:rsid w:val="003B1B01"/>
    <w:rsid w:val="003B21DF"/>
    <w:rsid w:val="003B2856"/>
    <w:rsid w:val="003B2A20"/>
    <w:rsid w:val="003B30D1"/>
    <w:rsid w:val="003B37AA"/>
    <w:rsid w:val="003B3A4D"/>
    <w:rsid w:val="003B3D67"/>
    <w:rsid w:val="003B4015"/>
    <w:rsid w:val="003B40E4"/>
    <w:rsid w:val="003B41DD"/>
    <w:rsid w:val="003B45B3"/>
    <w:rsid w:val="003B5655"/>
    <w:rsid w:val="003B5656"/>
    <w:rsid w:val="003B5755"/>
    <w:rsid w:val="003B5F00"/>
    <w:rsid w:val="003B60BD"/>
    <w:rsid w:val="003B6161"/>
    <w:rsid w:val="003B61E7"/>
    <w:rsid w:val="003B63DF"/>
    <w:rsid w:val="003B6688"/>
    <w:rsid w:val="003B69BE"/>
    <w:rsid w:val="003B6AB2"/>
    <w:rsid w:val="003B6BB5"/>
    <w:rsid w:val="003B77FF"/>
    <w:rsid w:val="003B7962"/>
    <w:rsid w:val="003C0028"/>
    <w:rsid w:val="003C0110"/>
    <w:rsid w:val="003C028D"/>
    <w:rsid w:val="003C02F5"/>
    <w:rsid w:val="003C05C2"/>
    <w:rsid w:val="003C087A"/>
    <w:rsid w:val="003C09E7"/>
    <w:rsid w:val="003C0A6C"/>
    <w:rsid w:val="003C0E08"/>
    <w:rsid w:val="003C11B1"/>
    <w:rsid w:val="003C1581"/>
    <w:rsid w:val="003C1AD1"/>
    <w:rsid w:val="003C3029"/>
    <w:rsid w:val="003C311B"/>
    <w:rsid w:val="003C3365"/>
    <w:rsid w:val="003C35E1"/>
    <w:rsid w:val="003C3CAE"/>
    <w:rsid w:val="003C3ECD"/>
    <w:rsid w:val="003C41B3"/>
    <w:rsid w:val="003C426C"/>
    <w:rsid w:val="003C4ABF"/>
    <w:rsid w:val="003C4B66"/>
    <w:rsid w:val="003C4D8F"/>
    <w:rsid w:val="003C510D"/>
    <w:rsid w:val="003C5D06"/>
    <w:rsid w:val="003C5EC5"/>
    <w:rsid w:val="003C5FA8"/>
    <w:rsid w:val="003C6A12"/>
    <w:rsid w:val="003C6C69"/>
    <w:rsid w:val="003C6D2F"/>
    <w:rsid w:val="003C6D91"/>
    <w:rsid w:val="003C73E7"/>
    <w:rsid w:val="003C7C80"/>
    <w:rsid w:val="003D01E2"/>
    <w:rsid w:val="003D14FC"/>
    <w:rsid w:val="003D1A46"/>
    <w:rsid w:val="003D24CA"/>
    <w:rsid w:val="003D2833"/>
    <w:rsid w:val="003D2F1A"/>
    <w:rsid w:val="003D30B8"/>
    <w:rsid w:val="003D3273"/>
    <w:rsid w:val="003D3286"/>
    <w:rsid w:val="003D39A3"/>
    <w:rsid w:val="003D3A0F"/>
    <w:rsid w:val="003D3BD4"/>
    <w:rsid w:val="003D4644"/>
    <w:rsid w:val="003D4B0E"/>
    <w:rsid w:val="003D5180"/>
    <w:rsid w:val="003D52DE"/>
    <w:rsid w:val="003D55C5"/>
    <w:rsid w:val="003D583E"/>
    <w:rsid w:val="003D607D"/>
    <w:rsid w:val="003D6510"/>
    <w:rsid w:val="003D7A2B"/>
    <w:rsid w:val="003D7C62"/>
    <w:rsid w:val="003D7D34"/>
    <w:rsid w:val="003E0279"/>
    <w:rsid w:val="003E046C"/>
    <w:rsid w:val="003E047B"/>
    <w:rsid w:val="003E0874"/>
    <w:rsid w:val="003E09F3"/>
    <w:rsid w:val="003E0B85"/>
    <w:rsid w:val="003E0FBB"/>
    <w:rsid w:val="003E1115"/>
    <w:rsid w:val="003E12C1"/>
    <w:rsid w:val="003E12F7"/>
    <w:rsid w:val="003E18FF"/>
    <w:rsid w:val="003E1AF0"/>
    <w:rsid w:val="003E2069"/>
    <w:rsid w:val="003E2088"/>
    <w:rsid w:val="003E2142"/>
    <w:rsid w:val="003E225A"/>
    <w:rsid w:val="003E253B"/>
    <w:rsid w:val="003E2F04"/>
    <w:rsid w:val="003E3701"/>
    <w:rsid w:val="003E3732"/>
    <w:rsid w:val="003E38DD"/>
    <w:rsid w:val="003E3B3D"/>
    <w:rsid w:val="003E3EC8"/>
    <w:rsid w:val="003E458A"/>
    <w:rsid w:val="003E46F8"/>
    <w:rsid w:val="003E473F"/>
    <w:rsid w:val="003E48BF"/>
    <w:rsid w:val="003E562E"/>
    <w:rsid w:val="003E5ABE"/>
    <w:rsid w:val="003E633D"/>
    <w:rsid w:val="003E66DE"/>
    <w:rsid w:val="003E6946"/>
    <w:rsid w:val="003E6CB4"/>
    <w:rsid w:val="003E6D7F"/>
    <w:rsid w:val="003E6F3D"/>
    <w:rsid w:val="003E78EC"/>
    <w:rsid w:val="003E7A54"/>
    <w:rsid w:val="003F08B2"/>
    <w:rsid w:val="003F09B6"/>
    <w:rsid w:val="003F13D1"/>
    <w:rsid w:val="003F161F"/>
    <w:rsid w:val="003F16A4"/>
    <w:rsid w:val="003F17D9"/>
    <w:rsid w:val="003F1A40"/>
    <w:rsid w:val="003F1B29"/>
    <w:rsid w:val="003F1E72"/>
    <w:rsid w:val="003F2252"/>
    <w:rsid w:val="003F22C0"/>
    <w:rsid w:val="003F2C34"/>
    <w:rsid w:val="003F32C5"/>
    <w:rsid w:val="003F3791"/>
    <w:rsid w:val="003F3946"/>
    <w:rsid w:val="003F3B15"/>
    <w:rsid w:val="003F4045"/>
    <w:rsid w:val="003F4BAB"/>
    <w:rsid w:val="003F4CA7"/>
    <w:rsid w:val="003F4DDB"/>
    <w:rsid w:val="003F4FA7"/>
    <w:rsid w:val="003F52ED"/>
    <w:rsid w:val="003F5595"/>
    <w:rsid w:val="003F559F"/>
    <w:rsid w:val="003F58CC"/>
    <w:rsid w:val="003F595C"/>
    <w:rsid w:val="003F5BFC"/>
    <w:rsid w:val="003F679E"/>
    <w:rsid w:val="003F69CC"/>
    <w:rsid w:val="003F6E83"/>
    <w:rsid w:val="003F75FE"/>
    <w:rsid w:val="003F7A41"/>
    <w:rsid w:val="003F7EB8"/>
    <w:rsid w:val="004002DE"/>
    <w:rsid w:val="0040043F"/>
    <w:rsid w:val="00400577"/>
    <w:rsid w:val="0040073D"/>
    <w:rsid w:val="00401460"/>
    <w:rsid w:val="00401470"/>
    <w:rsid w:val="00401EA9"/>
    <w:rsid w:val="00402179"/>
    <w:rsid w:val="00402997"/>
    <w:rsid w:val="00402A9A"/>
    <w:rsid w:val="00402DAB"/>
    <w:rsid w:val="004031DC"/>
    <w:rsid w:val="00403747"/>
    <w:rsid w:val="004039D5"/>
    <w:rsid w:val="00403E8A"/>
    <w:rsid w:val="00404401"/>
    <w:rsid w:val="0040533A"/>
    <w:rsid w:val="00405537"/>
    <w:rsid w:val="00405740"/>
    <w:rsid w:val="00405A2C"/>
    <w:rsid w:val="00405F38"/>
    <w:rsid w:val="00406100"/>
    <w:rsid w:val="004065E1"/>
    <w:rsid w:val="004066D3"/>
    <w:rsid w:val="004069FA"/>
    <w:rsid w:val="004070A3"/>
    <w:rsid w:val="004075FB"/>
    <w:rsid w:val="00407E24"/>
    <w:rsid w:val="0041035A"/>
    <w:rsid w:val="0041071B"/>
    <w:rsid w:val="004109F2"/>
    <w:rsid w:val="00410A46"/>
    <w:rsid w:val="00410C2C"/>
    <w:rsid w:val="00411220"/>
    <w:rsid w:val="0041133D"/>
    <w:rsid w:val="004115D7"/>
    <w:rsid w:val="0041168E"/>
    <w:rsid w:val="00411CB9"/>
    <w:rsid w:val="00411D87"/>
    <w:rsid w:val="00411DA3"/>
    <w:rsid w:val="00411DF7"/>
    <w:rsid w:val="00412258"/>
    <w:rsid w:val="004125B6"/>
    <w:rsid w:val="00412719"/>
    <w:rsid w:val="004128EF"/>
    <w:rsid w:val="00412B48"/>
    <w:rsid w:val="0041355D"/>
    <w:rsid w:val="00413709"/>
    <w:rsid w:val="0041386D"/>
    <w:rsid w:val="00413945"/>
    <w:rsid w:val="00413BCB"/>
    <w:rsid w:val="0041410D"/>
    <w:rsid w:val="004151E1"/>
    <w:rsid w:val="00415225"/>
    <w:rsid w:val="004152DF"/>
    <w:rsid w:val="00415316"/>
    <w:rsid w:val="00415C01"/>
    <w:rsid w:val="00416513"/>
    <w:rsid w:val="00416DC2"/>
    <w:rsid w:val="0041703D"/>
    <w:rsid w:val="0041785A"/>
    <w:rsid w:val="004200A4"/>
    <w:rsid w:val="00420B23"/>
    <w:rsid w:val="00421163"/>
    <w:rsid w:val="0042178C"/>
    <w:rsid w:val="00421971"/>
    <w:rsid w:val="00421A41"/>
    <w:rsid w:val="00421E8C"/>
    <w:rsid w:val="00422129"/>
    <w:rsid w:val="004228EC"/>
    <w:rsid w:val="00422A10"/>
    <w:rsid w:val="00422A28"/>
    <w:rsid w:val="00422C21"/>
    <w:rsid w:val="00423467"/>
    <w:rsid w:val="00423577"/>
    <w:rsid w:val="00423976"/>
    <w:rsid w:val="00424023"/>
    <w:rsid w:val="0042412A"/>
    <w:rsid w:val="0042425C"/>
    <w:rsid w:val="00424707"/>
    <w:rsid w:val="00424F5D"/>
    <w:rsid w:val="0042530A"/>
    <w:rsid w:val="00425812"/>
    <w:rsid w:val="00425E5F"/>
    <w:rsid w:val="00426176"/>
    <w:rsid w:val="004262FF"/>
    <w:rsid w:val="00426778"/>
    <w:rsid w:val="00426A7C"/>
    <w:rsid w:val="004276BF"/>
    <w:rsid w:val="00427820"/>
    <w:rsid w:val="00427923"/>
    <w:rsid w:val="00427F25"/>
    <w:rsid w:val="00430288"/>
    <w:rsid w:val="00430560"/>
    <w:rsid w:val="004307A4"/>
    <w:rsid w:val="004309A7"/>
    <w:rsid w:val="00431698"/>
    <w:rsid w:val="004321A5"/>
    <w:rsid w:val="00432405"/>
    <w:rsid w:val="00432463"/>
    <w:rsid w:val="00432AB7"/>
    <w:rsid w:val="00432FC3"/>
    <w:rsid w:val="00433164"/>
    <w:rsid w:val="004331EC"/>
    <w:rsid w:val="00433C4D"/>
    <w:rsid w:val="00433C58"/>
    <w:rsid w:val="00433D41"/>
    <w:rsid w:val="00433EC8"/>
    <w:rsid w:val="00433FF2"/>
    <w:rsid w:val="004344CB"/>
    <w:rsid w:val="00434F29"/>
    <w:rsid w:val="00435CC5"/>
    <w:rsid w:val="00435DF4"/>
    <w:rsid w:val="00436793"/>
    <w:rsid w:val="00436A4A"/>
    <w:rsid w:val="00436AD1"/>
    <w:rsid w:val="00436B49"/>
    <w:rsid w:val="00436C1E"/>
    <w:rsid w:val="00436F16"/>
    <w:rsid w:val="0043771A"/>
    <w:rsid w:val="00437794"/>
    <w:rsid w:val="00437D66"/>
    <w:rsid w:val="004400C8"/>
    <w:rsid w:val="00441173"/>
    <w:rsid w:val="0044125E"/>
    <w:rsid w:val="00442569"/>
    <w:rsid w:val="004427E4"/>
    <w:rsid w:val="00442A35"/>
    <w:rsid w:val="004431F8"/>
    <w:rsid w:val="004438D2"/>
    <w:rsid w:val="00443948"/>
    <w:rsid w:val="00443CE3"/>
    <w:rsid w:val="00444689"/>
    <w:rsid w:val="004451B5"/>
    <w:rsid w:val="00445313"/>
    <w:rsid w:val="004457BF"/>
    <w:rsid w:val="00445876"/>
    <w:rsid w:val="00445C75"/>
    <w:rsid w:val="004464F2"/>
    <w:rsid w:val="00446918"/>
    <w:rsid w:val="00446CBD"/>
    <w:rsid w:val="00447214"/>
    <w:rsid w:val="00447B64"/>
    <w:rsid w:val="00447E69"/>
    <w:rsid w:val="004504AC"/>
    <w:rsid w:val="00450EB2"/>
    <w:rsid w:val="004513E0"/>
    <w:rsid w:val="00451B0E"/>
    <w:rsid w:val="00452B1D"/>
    <w:rsid w:val="00453013"/>
    <w:rsid w:val="00453296"/>
    <w:rsid w:val="004537AA"/>
    <w:rsid w:val="00453D4D"/>
    <w:rsid w:val="00453D7B"/>
    <w:rsid w:val="00455A54"/>
    <w:rsid w:val="00455EA0"/>
    <w:rsid w:val="004561B3"/>
    <w:rsid w:val="0045689D"/>
    <w:rsid w:val="00456F85"/>
    <w:rsid w:val="004573BF"/>
    <w:rsid w:val="004575D9"/>
    <w:rsid w:val="00457799"/>
    <w:rsid w:val="004578E9"/>
    <w:rsid w:val="00457997"/>
    <w:rsid w:val="00457F72"/>
    <w:rsid w:val="004603FD"/>
    <w:rsid w:val="00460C74"/>
    <w:rsid w:val="00461138"/>
    <w:rsid w:val="00461476"/>
    <w:rsid w:val="004614FF"/>
    <w:rsid w:val="004615E8"/>
    <w:rsid w:val="00461BF1"/>
    <w:rsid w:val="004624BF"/>
    <w:rsid w:val="0046277D"/>
    <w:rsid w:val="00463204"/>
    <w:rsid w:val="004632AF"/>
    <w:rsid w:val="00463496"/>
    <w:rsid w:val="00463AC9"/>
    <w:rsid w:val="00463C9D"/>
    <w:rsid w:val="00464A3E"/>
    <w:rsid w:val="00464E5C"/>
    <w:rsid w:val="00465081"/>
    <w:rsid w:val="00465317"/>
    <w:rsid w:val="0046552B"/>
    <w:rsid w:val="004655CB"/>
    <w:rsid w:val="0046565E"/>
    <w:rsid w:val="00465F10"/>
    <w:rsid w:val="00466551"/>
    <w:rsid w:val="004668C0"/>
    <w:rsid w:val="004669CE"/>
    <w:rsid w:val="00466E43"/>
    <w:rsid w:val="00466E45"/>
    <w:rsid w:val="004670A1"/>
    <w:rsid w:val="0046772B"/>
    <w:rsid w:val="00467CCB"/>
    <w:rsid w:val="004701EC"/>
    <w:rsid w:val="00470709"/>
    <w:rsid w:val="004707B9"/>
    <w:rsid w:val="004711F0"/>
    <w:rsid w:val="00471842"/>
    <w:rsid w:val="00471F2E"/>
    <w:rsid w:val="004720FF"/>
    <w:rsid w:val="004723CC"/>
    <w:rsid w:val="004729BE"/>
    <w:rsid w:val="00472E5D"/>
    <w:rsid w:val="00472F77"/>
    <w:rsid w:val="004730BA"/>
    <w:rsid w:val="004735EC"/>
    <w:rsid w:val="00473C9D"/>
    <w:rsid w:val="00473D6D"/>
    <w:rsid w:val="00473E90"/>
    <w:rsid w:val="004749EC"/>
    <w:rsid w:val="00474BFA"/>
    <w:rsid w:val="00474CFB"/>
    <w:rsid w:val="0047532E"/>
    <w:rsid w:val="004759F4"/>
    <w:rsid w:val="00476767"/>
    <w:rsid w:val="00476A56"/>
    <w:rsid w:val="00476DA3"/>
    <w:rsid w:val="004774B9"/>
    <w:rsid w:val="004779C8"/>
    <w:rsid w:val="00477AF9"/>
    <w:rsid w:val="00477B9E"/>
    <w:rsid w:val="00477F9B"/>
    <w:rsid w:val="00480D16"/>
    <w:rsid w:val="00480F66"/>
    <w:rsid w:val="004812BB"/>
    <w:rsid w:val="0048155F"/>
    <w:rsid w:val="00481AA4"/>
    <w:rsid w:val="00481C38"/>
    <w:rsid w:val="0048213E"/>
    <w:rsid w:val="00482399"/>
    <w:rsid w:val="004823BF"/>
    <w:rsid w:val="00482D6F"/>
    <w:rsid w:val="00482DF4"/>
    <w:rsid w:val="00482ECB"/>
    <w:rsid w:val="004832B8"/>
    <w:rsid w:val="004832F5"/>
    <w:rsid w:val="00483625"/>
    <w:rsid w:val="00483804"/>
    <w:rsid w:val="00483B71"/>
    <w:rsid w:val="00483CFD"/>
    <w:rsid w:val="00484097"/>
    <w:rsid w:val="0048537D"/>
    <w:rsid w:val="00485C7B"/>
    <w:rsid w:val="004861F9"/>
    <w:rsid w:val="004862EF"/>
    <w:rsid w:val="004863D5"/>
    <w:rsid w:val="0048667E"/>
    <w:rsid w:val="00486C05"/>
    <w:rsid w:val="00486E9E"/>
    <w:rsid w:val="00487151"/>
    <w:rsid w:val="004874F4"/>
    <w:rsid w:val="0048754B"/>
    <w:rsid w:val="0048765C"/>
    <w:rsid w:val="00487691"/>
    <w:rsid w:val="00487735"/>
    <w:rsid w:val="00487BB5"/>
    <w:rsid w:val="00487D7C"/>
    <w:rsid w:val="004902D4"/>
    <w:rsid w:val="0049039F"/>
    <w:rsid w:val="00490807"/>
    <w:rsid w:val="004909D9"/>
    <w:rsid w:val="00490B37"/>
    <w:rsid w:val="00490B4D"/>
    <w:rsid w:val="00490D8F"/>
    <w:rsid w:val="00490E71"/>
    <w:rsid w:val="00490F23"/>
    <w:rsid w:val="00491364"/>
    <w:rsid w:val="00491717"/>
    <w:rsid w:val="00491929"/>
    <w:rsid w:val="00491C5B"/>
    <w:rsid w:val="00491DC0"/>
    <w:rsid w:val="004921A9"/>
    <w:rsid w:val="00492946"/>
    <w:rsid w:val="00492BD7"/>
    <w:rsid w:val="00493089"/>
    <w:rsid w:val="00493147"/>
    <w:rsid w:val="00493658"/>
    <w:rsid w:val="00493CD6"/>
    <w:rsid w:val="00493F5D"/>
    <w:rsid w:val="0049469D"/>
    <w:rsid w:val="00494C7E"/>
    <w:rsid w:val="00494EEB"/>
    <w:rsid w:val="004957DA"/>
    <w:rsid w:val="00495981"/>
    <w:rsid w:val="00496073"/>
    <w:rsid w:val="004960ED"/>
    <w:rsid w:val="00496526"/>
    <w:rsid w:val="00496F1F"/>
    <w:rsid w:val="004970F9"/>
    <w:rsid w:val="0049783D"/>
    <w:rsid w:val="00497AC3"/>
    <w:rsid w:val="00497F48"/>
    <w:rsid w:val="00497F5D"/>
    <w:rsid w:val="004A02C6"/>
    <w:rsid w:val="004A0C6D"/>
    <w:rsid w:val="004A1AC9"/>
    <w:rsid w:val="004A1B54"/>
    <w:rsid w:val="004A1F3A"/>
    <w:rsid w:val="004A204C"/>
    <w:rsid w:val="004A20FD"/>
    <w:rsid w:val="004A2470"/>
    <w:rsid w:val="004A2543"/>
    <w:rsid w:val="004A2B3C"/>
    <w:rsid w:val="004A2B4A"/>
    <w:rsid w:val="004A2BF9"/>
    <w:rsid w:val="004A2EA5"/>
    <w:rsid w:val="004A378F"/>
    <w:rsid w:val="004A3B79"/>
    <w:rsid w:val="004A3C35"/>
    <w:rsid w:val="004A3E13"/>
    <w:rsid w:val="004A4128"/>
    <w:rsid w:val="004A4228"/>
    <w:rsid w:val="004A44DF"/>
    <w:rsid w:val="004A4979"/>
    <w:rsid w:val="004A4B7E"/>
    <w:rsid w:val="004A4E65"/>
    <w:rsid w:val="004A545C"/>
    <w:rsid w:val="004A54DF"/>
    <w:rsid w:val="004A5A60"/>
    <w:rsid w:val="004A5BF7"/>
    <w:rsid w:val="004A5CB3"/>
    <w:rsid w:val="004A66D1"/>
    <w:rsid w:val="004A697D"/>
    <w:rsid w:val="004A6C83"/>
    <w:rsid w:val="004A6CC0"/>
    <w:rsid w:val="004A6E10"/>
    <w:rsid w:val="004A70FC"/>
    <w:rsid w:val="004A7BF2"/>
    <w:rsid w:val="004B0284"/>
    <w:rsid w:val="004B0623"/>
    <w:rsid w:val="004B0E1A"/>
    <w:rsid w:val="004B128A"/>
    <w:rsid w:val="004B16E7"/>
    <w:rsid w:val="004B1C76"/>
    <w:rsid w:val="004B1EF1"/>
    <w:rsid w:val="004B222D"/>
    <w:rsid w:val="004B30F1"/>
    <w:rsid w:val="004B3198"/>
    <w:rsid w:val="004B36FC"/>
    <w:rsid w:val="004B3D7D"/>
    <w:rsid w:val="004B4CC0"/>
    <w:rsid w:val="004B4E1F"/>
    <w:rsid w:val="004B5184"/>
    <w:rsid w:val="004B5294"/>
    <w:rsid w:val="004B5AFA"/>
    <w:rsid w:val="004B5FA1"/>
    <w:rsid w:val="004B5FDE"/>
    <w:rsid w:val="004B6824"/>
    <w:rsid w:val="004B6ECA"/>
    <w:rsid w:val="004B7192"/>
    <w:rsid w:val="004B726B"/>
    <w:rsid w:val="004B73A5"/>
    <w:rsid w:val="004B74EB"/>
    <w:rsid w:val="004B758F"/>
    <w:rsid w:val="004B75E5"/>
    <w:rsid w:val="004B797F"/>
    <w:rsid w:val="004B7997"/>
    <w:rsid w:val="004C0104"/>
    <w:rsid w:val="004C01A2"/>
    <w:rsid w:val="004C0912"/>
    <w:rsid w:val="004C0B2E"/>
    <w:rsid w:val="004C0D3F"/>
    <w:rsid w:val="004C11A5"/>
    <w:rsid w:val="004C1B53"/>
    <w:rsid w:val="004C21AF"/>
    <w:rsid w:val="004C21CD"/>
    <w:rsid w:val="004C26CB"/>
    <w:rsid w:val="004C3000"/>
    <w:rsid w:val="004C3047"/>
    <w:rsid w:val="004C3A69"/>
    <w:rsid w:val="004C3DAB"/>
    <w:rsid w:val="004C432F"/>
    <w:rsid w:val="004C4436"/>
    <w:rsid w:val="004C5030"/>
    <w:rsid w:val="004C50CD"/>
    <w:rsid w:val="004C51AD"/>
    <w:rsid w:val="004C51AF"/>
    <w:rsid w:val="004C53BC"/>
    <w:rsid w:val="004C56C8"/>
    <w:rsid w:val="004C57CB"/>
    <w:rsid w:val="004C5AB5"/>
    <w:rsid w:val="004C6193"/>
    <w:rsid w:val="004C6F61"/>
    <w:rsid w:val="004C713E"/>
    <w:rsid w:val="004C7CC7"/>
    <w:rsid w:val="004C7EE3"/>
    <w:rsid w:val="004D0BF3"/>
    <w:rsid w:val="004D1A36"/>
    <w:rsid w:val="004D2121"/>
    <w:rsid w:val="004D248E"/>
    <w:rsid w:val="004D2BB9"/>
    <w:rsid w:val="004D2CD1"/>
    <w:rsid w:val="004D343D"/>
    <w:rsid w:val="004D34A6"/>
    <w:rsid w:val="004D3764"/>
    <w:rsid w:val="004D37BA"/>
    <w:rsid w:val="004D38F4"/>
    <w:rsid w:val="004D399F"/>
    <w:rsid w:val="004D3A6C"/>
    <w:rsid w:val="004D3B12"/>
    <w:rsid w:val="004D3F51"/>
    <w:rsid w:val="004D432A"/>
    <w:rsid w:val="004D438C"/>
    <w:rsid w:val="004D4537"/>
    <w:rsid w:val="004D4CDD"/>
    <w:rsid w:val="004D4F37"/>
    <w:rsid w:val="004D4F79"/>
    <w:rsid w:val="004D593D"/>
    <w:rsid w:val="004D5948"/>
    <w:rsid w:val="004D5CE3"/>
    <w:rsid w:val="004D60FD"/>
    <w:rsid w:val="004D6422"/>
    <w:rsid w:val="004D69D1"/>
    <w:rsid w:val="004D6A60"/>
    <w:rsid w:val="004D6FD6"/>
    <w:rsid w:val="004D7048"/>
    <w:rsid w:val="004D77AF"/>
    <w:rsid w:val="004D7C0E"/>
    <w:rsid w:val="004E0102"/>
    <w:rsid w:val="004E0187"/>
    <w:rsid w:val="004E02D9"/>
    <w:rsid w:val="004E0373"/>
    <w:rsid w:val="004E0FA0"/>
    <w:rsid w:val="004E19FC"/>
    <w:rsid w:val="004E1CAB"/>
    <w:rsid w:val="004E1D80"/>
    <w:rsid w:val="004E1F53"/>
    <w:rsid w:val="004E26D6"/>
    <w:rsid w:val="004E2BD4"/>
    <w:rsid w:val="004E2C9B"/>
    <w:rsid w:val="004E33B2"/>
    <w:rsid w:val="004E3960"/>
    <w:rsid w:val="004E3E4A"/>
    <w:rsid w:val="004E4188"/>
    <w:rsid w:val="004E456A"/>
    <w:rsid w:val="004E457A"/>
    <w:rsid w:val="004E496C"/>
    <w:rsid w:val="004E5D28"/>
    <w:rsid w:val="004E5D41"/>
    <w:rsid w:val="004E6528"/>
    <w:rsid w:val="004E65BE"/>
    <w:rsid w:val="004E68CF"/>
    <w:rsid w:val="004E6B49"/>
    <w:rsid w:val="004E6E92"/>
    <w:rsid w:val="004E6F84"/>
    <w:rsid w:val="004E7265"/>
    <w:rsid w:val="004E7A67"/>
    <w:rsid w:val="004F0119"/>
    <w:rsid w:val="004F02E2"/>
    <w:rsid w:val="004F07EF"/>
    <w:rsid w:val="004F0985"/>
    <w:rsid w:val="004F09ED"/>
    <w:rsid w:val="004F12B4"/>
    <w:rsid w:val="004F1404"/>
    <w:rsid w:val="004F2513"/>
    <w:rsid w:val="004F2610"/>
    <w:rsid w:val="004F2774"/>
    <w:rsid w:val="004F2A98"/>
    <w:rsid w:val="004F2C2C"/>
    <w:rsid w:val="004F2F5E"/>
    <w:rsid w:val="004F333A"/>
    <w:rsid w:val="004F4076"/>
    <w:rsid w:val="004F4609"/>
    <w:rsid w:val="004F4908"/>
    <w:rsid w:val="004F5115"/>
    <w:rsid w:val="004F52E1"/>
    <w:rsid w:val="004F5A5E"/>
    <w:rsid w:val="004F5C0C"/>
    <w:rsid w:val="004F6093"/>
    <w:rsid w:val="004F6BC0"/>
    <w:rsid w:val="004F6D8B"/>
    <w:rsid w:val="004F712A"/>
    <w:rsid w:val="004F72A1"/>
    <w:rsid w:val="004F748C"/>
    <w:rsid w:val="004F7737"/>
    <w:rsid w:val="004F7C98"/>
    <w:rsid w:val="004F7F55"/>
    <w:rsid w:val="00500534"/>
    <w:rsid w:val="0050077C"/>
    <w:rsid w:val="005010F2"/>
    <w:rsid w:val="0050110D"/>
    <w:rsid w:val="00501386"/>
    <w:rsid w:val="00501C2C"/>
    <w:rsid w:val="00502BA2"/>
    <w:rsid w:val="00502FD0"/>
    <w:rsid w:val="005030F2"/>
    <w:rsid w:val="005031A8"/>
    <w:rsid w:val="00503249"/>
    <w:rsid w:val="00503621"/>
    <w:rsid w:val="00503624"/>
    <w:rsid w:val="0050362D"/>
    <w:rsid w:val="00504413"/>
    <w:rsid w:val="00504A52"/>
    <w:rsid w:val="00504AD6"/>
    <w:rsid w:val="00504DC6"/>
    <w:rsid w:val="0050506E"/>
    <w:rsid w:val="00505D2B"/>
    <w:rsid w:val="005067CC"/>
    <w:rsid w:val="00506CB5"/>
    <w:rsid w:val="00506DE2"/>
    <w:rsid w:val="005074DF"/>
    <w:rsid w:val="005076DB"/>
    <w:rsid w:val="00507944"/>
    <w:rsid w:val="005079D8"/>
    <w:rsid w:val="00507B78"/>
    <w:rsid w:val="00510491"/>
    <w:rsid w:val="005104CC"/>
    <w:rsid w:val="00510698"/>
    <w:rsid w:val="00510731"/>
    <w:rsid w:val="0051081B"/>
    <w:rsid w:val="00510D3A"/>
    <w:rsid w:val="005113DF"/>
    <w:rsid w:val="00511B5F"/>
    <w:rsid w:val="00511D12"/>
    <w:rsid w:val="005124F4"/>
    <w:rsid w:val="00512566"/>
    <w:rsid w:val="005127B7"/>
    <w:rsid w:val="005132D6"/>
    <w:rsid w:val="005133CC"/>
    <w:rsid w:val="005135FA"/>
    <w:rsid w:val="005136F6"/>
    <w:rsid w:val="005138EF"/>
    <w:rsid w:val="00513E04"/>
    <w:rsid w:val="00513EA3"/>
    <w:rsid w:val="00513EA9"/>
    <w:rsid w:val="00514732"/>
    <w:rsid w:val="00514B8F"/>
    <w:rsid w:val="00514BA9"/>
    <w:rsid w:val="00514C77"/>
    <w:rsid w:val="00515604"/>
    <w:rsid w:val="00515B0D"/>
    <w:rsid w:val="005161E2"/>
    <w:rsid w:val="00516380"/>
    <w:rsid w:val="00516620"/>
    <w:rsid w:val="005173B8"/>
    <w:rsid w:val="00517484"/>
    <w:rsid w:val="00517570"/>
    <w:rsid w:val="005178B2"/>
    <w:rsid w:val="005179ED"/>
    <w:rsid w:val="0052002B"/>
    <w:rsid w:val="00520409"/>
    <w:rsid w:val="00520484"/>
    <w:rsid w:val="005205BE"/>
    <w:rsid w:val="00520D7F"/>
    <w:rsid w:val="0052103E"/>
    <w:rsid w:val="00521661"/>
    <w:rsid w:val="0052166B"/>
    <w:rsid w:val="005216A1"/>
    <w:rsid w:val="00521CC1"/>
    <w:rsid w:val="005220E9"/>
    <w:rsid w:val="005223E3"/>
    <w:rsid w:val="00522461"/>
    <w:rsid w:val="005224C1"/>
    <w:rsid w:val="00522715"/>
    <w:rsid w:val="00522747"/>
    <w:rsid w:val="00522BCA"/>
    <w:rsid w:val="0052305A"/>
    <w:rsid w:val="0052338D"/>
    <w:rsid w:val="005233CF"/>
    <w:rsid w:val="00523B10"/>
    <w:rsid w:val="00523C80"/>
    <w:rsid w:val="00523D89"/>
    <w:rsid w:val="00523ECE"/>
    <w:rsid w:val="005241D7"/>
    <w:rsid w:val="005243F8"/>
    <w:rsid w:val="00524968"/>
    <w:rsid w:val="00524ACD"/>
    <w:rsid w:val="00524C9F"/>
    <w:rsid w:val="00525363"/>
    <w:rsid w:val="00525AEF"/>
    <w:rsid w:val="00525C9D"/>
    <w:rsid w:val="005261B3"/>
    <w:rsid w:val="0052679A"/>
    <w:rsid w:val="0052757D"/>
    <w:rsid w:val="00527867"/>
    <w:rsid w:val="00527995"/>
    <w:rsid w:val="0053046B"/>
    <w:rsid w:val="00530480"/>
    <w:rsid w:val="005304DC"/>
    <w:rsid w:val="005306DC"/>
    <w:rsid w:val="00530794"/>
    <w:rsid w:val="00530DC2"/>
    <w:rsid w:val="0053110A"/>
    <w:rsid w:val="00531708"/>
    <w:rsid w:val="00531897"/>
    <w:rsid w:val="00532069"/>
    <w:rsid w:val="005323D4"/>
    <w:rsid w:val="005324A7"/>
    <w:rsid w:val="00532727"/>
    <w:rsid w:val="00532819"/>
    <w:rsid w:val="005328DD"/>
    <w:rsid w:val="0053292C"/>
    <w:rsid w:val="0053292E"/>
    <w:rsid w:val="00532E1B"/>
    <w:rsid w:val="005331C0"/>
    <w:rsid w:val="00533691"/>
    <w:rsid w:val="005339CD"/>
    <w:rsid w:val="00533DDA"/>
    <w:rsid w:val="005342F1"/>
    <w:rsid w:val="0053499A"/>
    <w:rsid w:val="00534A6F"/>
    <w:rsid w:val="00534C22"/>
    <w:rsid w:val="00534E49"/>
    <w:rsid w:val="005356FF"/>
    <w:rsid w:val="00535A6A"/>
    <w:rsid w:val="00536262"/>
    <w:rsid w:val="005369D1"/>
    <w:rsid w:val="00537111"/>
    <w:rsid w:val="00537A5D"/>
    <w:rsid w:val="0054011B"/>
    <w:rsid w:val="00540139"/>
    <w:rsid w:val="00540B7D"/>
    <w:rsid w:val="00540CAB"/>
    <w:rsid w:val="00540DAA"/>
    <w:rsid w:val="005410E5"/>
    <w:rsid w:val="005412A6"/>
    <w:rsid w:val="00541378"/>
    <w:rsid w:val="005415C4"/>
    <w:rsid w:val="00541875"/>
    <w:rsid w:val="00542171"/>
    <w:rsid w:val="005424AD"/>
    <w:rsid w:val="005424C0"/>
    <w:rsid w:val="00543F38"/>
    <w:rsid w:val="0054423F"/>
    <w:rsid w:val="00544279"/>
    <w:rsid w:val="00544456"/>
    <w:rsid w:val="005446FA"/>
    <w:rsid w:val="00544FD1"/>
    <w:rsid w:val="00545264"/>
    <w:rsid w:val="005452E6"/>
    <w:rsid w:val="0054595F"/>
    <w:rsid w:val="00545EC9"/>
    <w:rsid w:val="005468F7"/>
    <w:rsid w:val="00546960"/>
    <w:rsid w:val="00546DD2"/>
    <w:rsid w:val="0054782A"/>
    <w:rsid w:val="00547E68"/>
    <w:rsid w:val="00547FDF"/>
    <w:rsid w:val="005501A9"/>
    <w:rsid w:val="0055064A"/>
    <w:rsid w:val="005514C5"/>
    <w:rsid w:val="00551A2E"/>
    <w:rsid w:val="00552A4B"/>
    <w:rsid w:val="00552AB0"/>
    <w:rsid w:val="00552BAD"/>
    <w:rsid w:val="00552FAD"/>
    <w:rsid w:val="005536DD"/>
    <w:rsid w:val="005539A4"/>
    <w:rsid w:val="0055406E"/>
    <w:rsid w:val="00554D9F"/>
    <w:rsid w:val="00555276"/>
    <w:rsid w:val="005554CA"/>
    <w:rsid w:val="0055585E"/>
    <w:rsid w:val="005559B0"/>
    <w:rsid w:val="00555E8C"/>
    <w:rsid w:val="00555F8C"/>
    <w:rsid w:val="005565AC"/>
    <w:rsid w:val="005567BC"/>
    <w:rsid w:val="005569BE"/>
    <w:rsid w:val="00556C1D"/>
    <w:rsid w:val="00557752"/>
    <w:rsid w:val="0055778E"/>
    <w:rsid w:val="005578E5"/>
    <w:rsid w:val="00557E23"/>
    <w:rsid w:val="00560833"/>
    <w:rsid w:val="00560949"/>
    <w:rsid w:val="00560A43"/>
    <w:rsid w:val="00560D1B"/>
    <w:rsid w:val="00560DE5"/>
    <w:rsid w:val="00560F17"/>
    <w:rsid w:val="005611C5"/>
    <w:rsid w:val="005616C8"/>
    <w:rsid w:val="005617D3"/>
    <w:rsid w:val="00561997"/>
    <w:rsid w:val="00561B02"/>
    <w:rsid w:val="0056201C"/>
    <w:rsid w:val="005623EC"/>
    <w:rsid w:val="005628CE"/>
    <w:rsid w:val="00563E5D"/>
    <w:rsid w:val="00564000"/>
    <w:rsid w:val="005640FC"/>
    <w:rsid w:val="00564325"/>
    <w:rsid w:val="005643DE"/>
    <w:rsid w:val="00564489"/>
    <w:rsid w:val="0056463D"/>
    <w:rsid w:val="0056537D"/>
    <w:rsid w:val="005653CD"/>
    <w:rsid w:val="005654EA"/>
    <w:rsid w:val="00565672"/>
    <w:rsid w:val="0056611B"/>
    <w:rsid w:val="005667CB"/>
    <w:rsid w:val="00566B97"/>
    <w:rsid w:val="00566D54"/>
    <w:rsid w:val="005675A8"/>
    <w:rsid w:val="0057027D"/>
    <w:rsid w:val="00570BC2"/>
    <w:rsid w:val="00570E76"/>
    <w:rsid w:val="005711C0"/>
    <w:rsid w:val="00571355"/>
    <w:rsid w:val="0057163A"/>
    <w:rsid w:val="005716EC"/>
    <w:rsid w:val="0057199D"/>
    <w:rsid w:val="0057252E"/>
    <w:rsid w:val="00572590"/>
    <w:rsid w:val="00573584"/>
    <w:rsid w:val="0057389E"/>
    <w:rsid w:val="00573DF4"/>
    <w:rsid w:val="005740B7"/>
    <w:rsid w:val="0057436A"/>
    <w:rsid w:val="0057456F"/>
    <w:rsid w:val="005745BC"/>
    <w:rsid w:val="0057460D"/>
    <w:rsid w:val="00574904"/>
    <w:rsid w:val="005756EF"/>
    <w:rsid w:val="00575940"/>
    <w:rsid w:val="00575EAA"/>
    <w:rsid w:val="00575FF0"/>
    <w:rsid w:val="00576076"/>
    <w:rsid w:val="0057620A"/>
    <w:rsid w:val="00576395"/>
    <w:rsid w:val="0057675B"/>
    <w:rsid w:val="005769F0"/>
    <w:rsid w:val="005771DC"/>
    <w:rsid w:val="00577653"/>
    <w:rsid w:val="005801D4"/>
    <w:rsid w:val="00580778"/>
    <w:rsid w:val="005809C4"/>
    <w:rsid w:val="005819B8"/>
    <w:rsid w:val="00581DCF"/>
    <w:rsid w:val="00581F31"/>
    <w:rsid w:val="00582A15"/>
    <w:rsid w:val="00583089"/>
    <w:rsid w:val="00583674"/>
    <w:rsid w:val="0058383E"/>
    <w:rsid w:val="00583E4A"/>
    <w:rsid w:val="00584148"/>
    <w:rsid w:val="005845F0"/>
    <w:rsid w:val="00584E66"/>
    <w:rsid w:val="00584EF6"/>
    <w:rsid w:val="00585FF3"/>
    <w:rsid w:val="005860BD"/>
    <w:rsid w:val="005869B2"/>
    <w:rsid w:val="0058721A"/>
    <w:rsid w:val="00587582"/>
    <w:rsid w:val="0058767B"/>
    <w:rsid w:val="0058799E"/>
    <w:rsid w:val="0059025C"/>
    <w:rsid w:val="00590352"/>
    <w:rsid w:val="00590593"/>
    <w:rsid w:val="00590AC4"/>
    <w:rsid w:val="00590C86"/>
    <w:rsid w:val="0059147C"/>
    <w:rsid w:val="0059182C"/>
    <w:rsid w:val="00591DDE"/>
    <w:rsid w:val="00592009"/>
    <w:rsid w:val="00592262"/>
    <w:rsid w:val="005925BE"/>
    <w:rsid w:val="0059289C"/>
    <w:rsid w:val="00592907"/>
    <w:rsid w:val="0059440C"/>
    <w:rsid w:val="00594954"/>
    <w:rsid w:val="005949CC"/>
    <w:rsid w:val="005949F7"/>
    <w:rsid w:val="00595787"/>
    <w:rsid w:val="00595A48"/>
    <w:rsid w:val="00595C3C"/>
    <w:rsid w:val="00595C65"/>
    <w:rsid w:val="00595DF6"/>
    <w:rsid w:val="0059644C"/>
    <w:rsid w:val="00596752"/>
    <w:rsid w:val="0059695B"/>
    <w:rsid w:val="00596B95"/>
    <w:rsid w:val="00596F58"/>
    <w:rsid w:val="005970AD"/>
    <w:rsid w:val="005971F1"/>
    <w:rsid w:val="005974D5"/>
    <w:rsid w:val="00597867"/>
    <w:rsid w:val="005A0135"/>
    <w:rsid w:val="005A0453"/>
    <w:rsid w:val="005A058F"/>
    <w:rsid w:val="005A0B47"/>
    <w:rsid w:val="005A0F42"/>
    <w:rsid w:val="005A149A"/>
    <w:rsid w:val="005A1553"/>
    <w:rsid w:val="005A1B97"/>
    <w:rsid w:val="005A1DE1"/>
    <w:rsid w:val="005A2575"/>
    <w:rsid w:val="005A283C"/>
    <w:rsid w:val="005A2D92"/>
    <w:rsid w:val="005A31AA"/>
    <w:rsid w:val="005A437D"/>
    <w:rsid w:val="005A49C7"/>
    <w:rsid w:val="005A4A91"/>
    <w:rsid w:val="005A51A2"/>
    <w:rsid w:val="005A594B"/>
    <w:rsid w:val="005A5B55"/>
    <w:rsid w:val="005A6273"/>
    <w:rsid w:val="005A6A4E"/>
    <w:rsid w:val="005A7655"/>
    <w:rsid w:val="005A7727"/>
    <w:rsid w:val="005A774F"/>
    <w:rsid w:val="005A776E"/>
    <w:rsid w:val="005A777A"/>
    <w:rsid w:val="005A79C0"/>
    <w:rsid w:val="005B0FB2"/>
    <w:rsid w:val="005B10BC"/>
    <w:rsid w:val="005B14E0"/>
    <w:rsid w:val="005B15C8"/>
    <w:rsid w:val="005B17FA"/>
    <w:rsid w:val="005B2025"/>
    <w:rsid w:val="005B27F1"/>
    <w:rsid w:val="005B2846"/>
    <w:rsid w:val="005B2BDA"/>
    <w:rsid w:val="005B2C13"/>
    <w:rsid w:val="005B31DC"/>
    <w:rsid w:val="005B3212"/>
    <w:rsid w:val="005B3691"/>
    <w:rsid w:val="005B3DCF"/>
    <w:rsid w:val="005B4469"/>
    <w:rsid w:val="005B464A"/>
    <w:rsid w:val="005B49DF"/>
    <w:rsid w:val="005B5013"/>
    <w:rsid w:val="005B58B2"/>
    <w:rsid w:val="005B5C84"/>
    <w:rsid w:val="005B6009"/>
    <w:rsid w:val="005B6313"/>
    <w:rsid w:val="005B65C4"/>
    <w:rsid w:val="005B68B2"/>
    <w:rsid w:val="005B6A44"/>
    <w:rsid w:val="005B6B27"/>
    <w:rsid w:val="005B6BC0"/>
    <w:rsid w:val="005B7B8D"/>
    <w:rsid w:val="005B7C7E"/>
    <w:rsid w:val="005C00DD"/>
    <w:rsid w:val="005C0172"/>
    <w:rsid w:val="005C0A84"/>
    <w:rsid w:val="005C10CE"/>
    <w:rsid w:val="005C16B8"/>
    <w:rsid w:val="005C1C07"/>
    <w:rsid w:val="005C2E5C"/>
    <w:rsid w:val="005C2F87"/>
    <w:rsid w:val="005C3686"/>
    <w:rsid w:val="005C39D9"/>
    <w:rsid w:val="005C3A6A"/>
    <w:rsid w:val="005C428B"/>
    <w:rsid w:val="005C4482"/>
    <w:rsid w:val="005C4661"/>
    <w:rsid w:val="005C4EAD"/>
    <w:rsid w:val="005C4F72"/>
    <w:rsid w:val="005C4FED"/>
    <w:rsid w:val="005C53F5"/>
    <w:rsid w:val="005C57C2"/>
    <w:rsid w:val="005C59EB"/>
    <w:rsid w:val="005C5B44"/>
    <w:rsid w:val="005C5B96"/>
    <w:rsid w:val="005C5BD4"/>
    <w:rsid w:val="005C5BD6"/>
    <w:rsid w:val="005C5FC8"/>
    <w:rsid w:val="005C70F1"/>
    <w:rsid w:val="005C739F"/>
    <w:rsid w:val="005C74DD"/>
    <w:rsid w:val="005C7563"/>
    <w:rsid w:val="005C7A04"/>
    <w:rsid w:val="005D002D"/>
    <w:rsid w:val="005D016A"/>
    <w:rsid w:val="005D0768"/>
    <w:rsid w:val="005D0DDE"/>
    <w:rsid w:val="005D0EB4"/>
    <w:rsid w:val="005D0F73"/>
    <w:rsid w:val="005D120D"/>
    <w:rsid w:val="005D121B"/>
    <w:rsid w:val="005D1C91"/>
    <w:rsid w:val="005D2054"/>
    <w:rsid w:val="005D23D1"/>
    <w:rsid w:val="005D2782"/>
    <w:rsid w:val="005D2B44"/>
    <w:rsid w:val="005D334A"/>
    <w:rsid w:val="005D3A56"/>
    <w:rsid w:val="005D3A98"/>
    <w:rsid w:val="005D3B17"/>
    <w:rsid w:val="005D3DED"/>
    <w:rsid w:val="005D4060"/>
    <w:rsid w:val="005D4443"/>
    <w:rsid w:val="005D4820"/>
    <w:rsid w:val="005D4922"/>
    <w:rsid w:val="005D4DCE"/>
    <w:rsid w:val="005D5E9D"/>
    <w:rsid w:val="005D5F72"/>
    <w:rsid w:val="005D62AC"/>
    <w:rsid w:val="005D631C"/>
    <w:rsid w:val="005D63F0"/>
    <w:rsid w:val="005D66B0"/>
    <w:rsid w:val="005D6D4D"/>
    <w:rsid w:val="005D6FF6"/>
    <w:rsid w:val="005D7291"/>
    <w:rsid w:val="005E0007"/>
    <w:rsid w:val="005E03E3"/>
    <w:rsid w:val="005E07B4"/>
    <w:rsid w:val="005E11FC"/>
    <w:rsid w:val="005E1365"/>
    <w:rsid w:val="005E1706"/>
    <w:rsid w:val="005E1B9B"/>
    <w:rsid w:val="005E1D2B"/>
    <w:rsid w:val="005E1EFC"/>
    <w:rsid w:val="005E1FCC"/>
    <w:rsid w:val="005E206E"/>
    <w:rsid w:val="005E20EB"/>
    <w:rsid w:val="005E24A8"/>
    <w:rsid w:val="005E27AC"/>
    <w:rsid w:val="005E27E0"/>
    <w:rsid w:val="005E290B"/>
    <w:rsid w:val="005E3602"/>
    <w:rsid w:val="005E367F"/>
    <w:rsid w:val="005E3E02"/>
    <w:rsid w:val="005E43E1"/>
    <w:rsid w:val="005E473B"/>
    <w:rsid w:val="005E4FFA"/>
    <w:rsid w:val="005E5F9D"/>
    <w:rsid w:val="005E634B"/>
    <w:rsid w:val="005E6484"/>
    <w:rsid w:val="005E71FB"/>
    <w:rsid w:val="005E725B"/>
    <w:rsid w:val="005E7673"/>
    <w:rsid w:val="005E78A6"/>
    <w:rsid w:val="005E78C1"/>
    <w:rsid w:val="005E7A14"/>
    <w:rsid w:val="005F04D1"/>
    <w:rsid w:val="005F0B8A"/>
    <w:rsid w:val="005F184B"/>
    <w:rsid w:val="005F1AC2"/>
    <w:rsid w:val="005F1E83"/>
    <w:rsid w:val="005F1FC6"/>
    <w:rsid w:val="005F2815"/>
    <w:rsid w:val="005F2F7D"/>
    <w:rsid w:val="005F370D"/>
    <w:rsid w:val="005F3961"/>
    <w:rsid w:val="005F3B10"/>
    <w:rsid w:val="005F4310"/>
    <w:rsid w:val="005F43E2"/>
    <w:rsid w:val="005F441A"/>
    <w:rsid w:val="005F453E"/>
    <w:rsid w:val="005F4A1F"/>
    <w:rsid w:val="005F4A43"/>
    <w:rsid w:val="005F4CBC"/>
    <w:rsid w:val="005F56A1"/>
    <w:rsid w:val="005F5C4A"/>
    <w:rsid w:val="005F63DE"/>
    <w:rsid w:val="005F6659"/>
    <w:rsid w:val="005F6857"/>
    <w:rsid w:val="005F6926"/>
    <w:rsid w:val="005F6B01"/>
    <w:rsid w:val="005F6F37"/>
    <w:rsid w:val="005F7294"/>
    <w:rsid w:val="005F7542"/>
    <w:rsid w:val="005F7B58"/>
    <w:rsid w:val="005F7DB3"/>
    <w:rsid w:val="005F7F33"/>
    <w:rsid w:val="006006B3"/>
    <w:rsid w:val="0060073F"/>
    <w:rsid w:val="00600AD6"/>
    <w:rsid w:val="00600CF5"/>
    <w:rsid w:val="006011DF"/>
    <w:rsid w:val="0060168E"/>
    <w:rsid w:val="00601707"/>
    <w:rsid w:val="0060172F"/>
    <w:rsid w:val="00601CAE"/>
    <w:rsid w:val="00601D3B"/>
    <w:rsid w:val="00601FD2"/>
    <w:rsid w:val="00602059"/>
    <w:rsid w:val="00602465"/>
    <w:rsid w:val="006029BB"/>
    <w:rsid w:val="00602D18"/>
    <w:rsid w:val="00602FC3"/>
    <w:rsid w:val="006033A8"/>
    <w:rsid w:val="0060347C"/>
    <w:rsid w:val="00603774"/>
    <w:rsid w:val="006037A9"/>
    <w:rsid w:val="00603CF0"/>
    <w:rsid w:val="006050CF"/>
    <w:rsid w:val="00605398"/>
    <w:rsid w:val="006054F9"/>
    <w:rsid w:val="00605667"/>
    <w:rsid w:val="006064FE"/>
    <w:rsid w:val="00606984"/>
    <w:rsid w:val="00606BBF"/>
    <w:rsid w:val="00606C65"/>
    <w:rsid w:val="00607AAD"/>
    <w:rsid w:val="00607C52"/>
    <w:rsid w:val="006109AE"/>
    <w:rsid w:val="00610EF6"/>
    <w:rsid w:val="00610FB0"/>
    <w:rsid w:val="00611179"/>
    <w:rsid w:val="006113B4"/>
    <w:rsid w:val="00611679"/>
    <w:rsid w:val="00611F32"/>
    <w:rsid w:val="00612368"/>
    <w:rsid w:val="00613282"/>
    <w:rsid w:val="006132B8"/>
    <w:rsid w:val="00613482"/>
    <w:rsid w:val="00613A84"/>
    <w:rsid w:val="00613D7F"/>
    <w:rsid w:val="006148E0"/>
    <w:rsid w:val="00614B5F"/>
    <w:rsid w:val="00614EC8"/>
    <w:rsid w:val="00615436"/>
    <w:rsid w:val="00615A93"/>
    <w:rsid w:val="00615DC9"/>
    <w:rsid w:val="00615DE5"/>
    <w:rsid w:val="00615F23"/>
    <w:rsid w:val="00615FC4"/>
    <w:rsid w:val="00616212"/>
    <w:rsid w:val="006162AD"/>
    <w:rsid w:val="0061630F"/>
    <w:rsid w:val="00616701"/>
    <w:rsid w:val="00616888"/>
    <w:rsid w:val="006168C9"/>
    <w:rsid w:val="00616B33"/>
    <w:rsid w:val="00616C8A"/>
    <w:rsid w:val="00616DE8"/>
    <w:rsid w:val="0061757A"/>
    <w:rsid w:val="0061794E"/>
    <w:rsid w:val="00617FC3"/>
    <w:rsid w:val="0062022F"/>
    <w:rsid w:val="00620D87"/>
    <w:rsid w:val="00620E8F"/>
    <w:rsid w:val="006210D7"/>
    <w:rsid w:val="006213CE"/>
    <w:rsid w:val="0062160D"/>
    <w:rsid w:val="00621931"/>
    <w:rsid w:val="00621F0E"/>
    <w:rsid w:val="00622436"/>
    <w:rsid w:val="0062270A"/>
    <w:rsid w:val="00622AB6"/>
    <w:rsid w:val="00622AE7"/>
    <w:rsid w:val="00622C35"/>
    <w:rsid w:val="00622F13"/>
    <w:rsid w:val="00622F27"/>
    <w:rsid w:val="0062315E"/>
    <w:rsid w:val="006232DA"/>
    <w:rsid w:val="00623358"/>
    <w:rsid w:val="00623640"/>
    <w:rsid w:val="00623914"/>
    <w:rsid w:val="00623A95"/>
    <w:rsid w:val="00623FE8"/>
    <w:rsid w:val="0062412D"/>
    <w:rsid w:val="0062580C"/>
    <w:rsid w:val="00625D95"/>
    <w:rsid w:val="00626DC2"/>
    <w:rsid w:val="00626E94"/>
    <w:rsid w:val="00626FDE"/>
    <w:rsid w:val="00627FDA"/>
    <w:rsid w:val="006308AA"/>
    <w:rsid w:val="00630A15"/>
    <w:rsid w:val="00630E62"/>
    <w:rsid w:val="0063125B"/>
    <w:rsid w:val="0063144E"/>
    <w:rsid w:val="006324D1"/>
    <w:rsid w:val="0063272E"/>
    <w:rsid w:val="006327BA"/>
    <w:rsid w:val="00633430"/>
    <w:rsid w:val="00633A04"/>
    <w:rsid w:val="0063432D"/>
    <w:rsid w:val="006349D0"/>
    <w:rsid w:val="00634A12"/>
    <w:rsid w:val="006352B7"/>
    <w:rsid w:val="0063541D"/>
    <w:rsid w:val="006358AE"/>
    <w:rsid w:val="00635CD4"/>
    <w:rsid w:val="00635EE8"/>
    <w:rsid w:val="00635EFC"/>
    <w:rsid w:val="00636428"/>
    <w:rsid w:val="00636AE1"/>
    <w:rsid w:val="00637962"/>
    <w:rsid w:val="00637F17"/>
    <w:rsid w:val="006401CC"/>
    <w:rsid w:val="006414C5"/>
    <w:rsid w:val="006416F2"/>
    <w:rsid w:val="006419C0"/>
    <w:rsid w:val="00641A55"/>
    <w:rsid w:val="00641AC9"/>
    <w:rsid w:val="00641ACB"/>
    <w:rsid w:val="00641BCB"/>
    <w:rsid w:val="00641C2C"/>
    <w:rsid w:val="00641CAA"/>
    <w:rsid w:val="00641F13"/>
    <w:rsid w:val="006423A2"/>
    <w:rsid w:val="006427BE"/>
    <w:rsid w:val="006427E3"/>
    <w:rsid w:val="0064298B"/>
    <w:rsid w:val="00642B0E"/>
    <w:rsid w:val="0064349C"/>
    <w:rsid w:val="00643D39"/>
    <w:rsid w:val="00643E60"/>
    <w:rsid w:val="006445A7"/>
    <w:rsid w:val="006447A5"/>
    <w:rsid w:val="0064483F"/>
    <w:rsid w:val="00644BBC"/>
    <w:rsid w:val="00644DB6"/>
    <w:rsid w:val="00644F00"/>
    <w:rsid w:val="00645170"/>
    <w:rsid w:val="006451E8"/>
    <w:rsid w:val="006451FB"/>
    <w:rsid w:val="006454B1"/>
    <w:rsid w:val="0064556A"/>
    <w:rsid w:val="00646026"/>
    <w:rsid w:val="006461AD"/>
    <w:rsid w:val="0064674B"/>
    <w:rsid w:val="00646A2B"/>
    <w:rsid w:val="00646E38"/>
    <w:rsid w:val="00647018"/>
    <w:rsid w:val="00647433"/>
    <w:rsid w:val="0065084C"/>
    <w:rsid w:val="00650A15"/>
    <w:rsid w:val="00650B58"/>
    <w:rsid w:val="00650F2C"/>
    <w:rsid w:val="00650F75"/>
    <w:rsid w:val="00651778"/>
    <w:rsid w:val="006517B8"/>
    <w:rsid w:val="006518C8"/>
    <w:rsid w:val="006521B5"/>
    <w:rsid w:val="006522B3"/>
    <w:rsid w:val="006525B0"/>
    <w:rsid w:val="006528A8"/>
    <w:rsid w:val="0065347B"/>
    <w:rsid w:val="00653803"/>
    <w:rsid w:val="00653CBF"/>
    <w:rsid w:val="00653EA9"/>
    <w:rsid w:val="00654077"/>
    <w:rsid w:val="006540E2"/>
    <w:rsid w:val="006541A3"/>
    <w:rsid w:val="006544E4"/>
    <w:rsid w:val="0065454E"/>
    <w:rsid w:val="006546F2"/>
    <w:rsid w:val="006549BF"/>
    <w:rsid w:val="00654A07"/>
    <w:rsid w:val="00654DEF"/>
    <w:rsid w:val="006550EC"/>
    <w:rsid w:val="006551F1"/>
    <w:rsid w:val="006553C7"/>
    <w:rsid w:val="00655458"/>
    <w:rsid w:val="006556C7"/>
    <w:rsid w:val="00655850"/>
    <w:rsid w:val="006567B8"/>
    <w:rsid w:val="00657828"/>
    <w:rsid w:val="00657949"/>
    <w:rsid w:val="00657F63"/>
    <w:rsid w:val="00660016"/>
    <w:rsid w:val="006604AD"/>
    <w:rsid w:val="006608A7"/>
    <w:rsid w:val="006620D7"/>
    <w:rsid w:val="00662509"/>
    <w:rsid w:val="006626DB"/>
    <w:rsid w:val="006628D1"/>
    <w:rsid w:val="00662D09"/>
    <w:rsid w:val="00662EE5"/>
    <w:rsid w:val="00662F0D"/>
    <w:rsid w:val="00663212"/>
    <w:rsid w:val="0066342C"/>
    <w:rsid w:val="00663A99"/>
    <w:rsid w:val="0066456A"/>
    <w:rsid w:val="0066463C"/>
    <w:rsid w:val="00664902"/>
    <w:rsid w:val="00664D9C"/>
    <w:rsid w:val="006667C4"/>
    <w:rsid w:val="0066741F"/>
    <w:rsid w:val="00667A36"/>
    <w:rsid w:val="006704C8"/>
    <w:rsid w:val="00670533"/>
    <w:rsid w:val="006708E2"/>
    <w:rsid w:val="00670A96"/>
    <w:rsid w:val="00671005"/>
    <w:rsid w:val="0067111C"/>
    <w:rsid w:val="0067168B"/>
    <w:rsid w:val="0067177B"/>
    <w:rsid w:val="0067178E"/>
    <w:rsid w:val="00671808"/>
    <w:rsid w:val="006718F3"/>
    <w:rsid w:val="006719D5"/>
    <w:rsid w:val="00671E67"/>
    <w:rsid w:val="00671F4E"/>
    <w:rsid w:val="00672159"/>
    <w:rsid w:val="00672166"/>
    <w:rsid w:val="00672255"/>
    <w:rsid w:val="00672699"/>
    <w:rsid w:val="00673610"/>
    <w:rsid w:val="00673805"/>
    <w:rsid w:val="00673913"/>
    <w:rsid w:val="00673AA1"/>
    <w:rsid w:val="00673C97"/>
    <w:rsid w:val="00673CED"/>
    <w:rsid w:val="006740D3"/>
    <w:rsid w:val="006748F8"/>
    <w:rsid w:val="00674B3B"/>
    <w:rsid w:val="00674BA7"/>
    <w:rsid w:val="0067572A"/>
    <w:rsid w:val="00675A2D"/>
    <w:rsid w:val="0067635C"/>
    <w:rsid w:val="006767AF"/>
    <w:rsid w:val="00676AE3"/>
    <w:rsid w:val="00676C42"/>
    <w:rsid w:val="00676DA7"/>
    <w:rsid w:val="00676F13"/>
    <w:rsid w:val="00677CAE"/>
    <w:rsid w:val="0068046C"/>
    <w:rsid w:val="00680798"/>
    <w:rsid w:val="006809C2"/>
    <w:rsid w:val="00680B80"/>
    <w:rsid w:val="00680C87"/>
    <w:rsid w:val="00680F48"/>
    <w:rsid w:val="00680F5D"/>
    <w:rsid w:val="00680FD5"/>
    <w:rsid w:val="006810BA"/>
    <w:rsid w:val="0068133E"/>
    <w:rsid w:val="006815A1"/>
    <w:rsid w:val="0068167A"/>
    <w:rsid w:val="006817C4"/>
    <w:rsid w:val="00681A88"/>
    <w:rsid w:val="00681ADE"/>
    <w:rsid w:val="00681D01"/>
    <w:rsid w:val="00681DE2"/>
    <w:rsid w:val="00682277"/>
    <w:rsid w:val="0068241D"/>
    <w:rsid w:val="0068249A"/>
    <w:rsid w:val="00682EFF"/>
    <w:rsid w:val="006830E4"/>
    <w:rsid w:val="00683434"/>
    <w:rsid w:val="0068344A"/>
    <w:rsid w:val="006838F1"/>
    <w:rsid w:val="00683D9F"/>
    <w:rsid w:val="00683EC6"/>
    <w:rsid w:val="00684112"/>
    <w:rsid w:val="0068475D"/>
    <w:rsid w:val="00684815"/>
    <w:rsid w:val="006849BA"/>
    <w:rsid w:val="006850D5"/>
    <w:rsid w:val="0068567E"/>
    <w:rsid w:val="006857B8"/>
    <w:rsid w:val="00685B3A"/>
    <w:rsid w:val="00685B6E"/>
    <w:rsid w:val="0068625E"/>
    <w:rsid w:val="0068666C"/>
    <w:rsid w:val="006867D9"/>
    <w:rsid w:val="00687203"/>
    <w:rsid w:val="0068791B"/>
    <w:rsid w:val="00687D41"/>
    <w:rsid w:val="00690265"/>
    <w:rsid w:val="00690408"/>
    <w:rsid w:val="00690FC6"/>
    <w:rsid w:val="006912F0"/>
    <w:rsid w:val="006915AB"/>
    <w:rsid w:val="006916AD"/>
    <w:rsid w:val="00691794"/>
    <w:rsid w:val="006919F0"/>
    <w:rsid w:val="00691E29"/>
    <w:rsid w:val="00692985"/>
    <w:rsid w:val="00692C5D"/>
    <w:rsid w:val="006939B5"/>
    <w:rsid w:val="00693C92"/>
    <w:rsid w:val="00693C96"/>
    <w:rsid w:val="00693EB6"/>
    <w:rsid w:val="006940F2"/>
    <w:rsid w:val="006941DE"/>
    <w:rsid w:val="00694CF9"/>
    <w:rsid w:val="00695300"/>
    <w:rsid w:val="00695495"/>
    <w:rsid w:val="0069555F"/>
    <w:rsid w:val="006956E0"/>
    <w:rsid w:val="0069639A"/>
    <w:rsid w:val="006963C3"/>
    <w:rsid w:val="006966F5"/>
    <w:rsid w:val="00696799"/>
    <w:rsid w:val="006974E6"/>
    <w:rsid w:val="006976C2"/>
    <w:rsid w:val="00697990"/>
    <w:rsid w:val="00697FE0"/>
    <w:rsid w:val="006A0036"/>
    <w:rsid w:val="006A0129"/>
    <w:rsid w:val="006A042A"/>
    <w:rsid w:val="006A06D4"/>
    <w:rsid w:val="006A085E"/>
    <w:rsid w:val="006A09C8"/>
    <w:rsid w:val="006A0FB5"/>
    <w:rsid w:val="006A0FB9"/>
    <w:rsid w:val="006A1582"/>
    <w:rsid w:val="006A1DE6"/>
    <w:rsid w:val="006A217F"/>
    <w:rsid w:val="006A22C1"/>
    <w:rsid w:val="006A2473"/>
    <w:rsid w:val="006A3217"/>
    <w:rsid w:val="006A335C"/>
    <w:rsid w:val="006A3620"/>
    <w:rsid w:val="006A3766"/>
    <w:rsid w:val="006A39B7"/>
    <w:rsid w:val="006A3E0E"/>
    <w:rsid w:val="006A3E42"/>
    <w:rsid w:val="006A4C8B"/>
    <w:rsid w:val="006A53C0"/>
    <w:rsid w:val="006A56FA"/>
    <w:rsid w:val="006A5D49"/>
    <w:rsid w:val="006A6115"/>
    <w:rsid w:val="006A679E"/>
    <w:rsid w:val="006A7428"/>
    <w:rsid w:val="006A795B"/>
    <w:rsid w:val="006A7FAC"/>
    <w:rsid w:val="006B03DE"/>
    <w:rsid w:val="006B04A8"/>
    <w:rsid w:val="006B05FF"/>
    <w:rsid w:val="006B069A"/>
    <w:rsid w:val="006B0A78"/>
    <w:rsid w:val="006B0CF3"/>
    <w:rsid w:val="006B1057"/>
    <w:rsid w:val="006B138C"/>
    <w:rsid w:val="006B14FA"/>
    <w:rsid w:val="006B16C3"/>
    <w:rsid w:val="006B1745"/>
    <w:rsid w:val="006B1A51"/>
    <w:rsid w:val="006B231E"/>
    <w:rsid w:val="006B248D"/>
    <w:rsid w:val="006B260C"/>
    <w:rsid w:val="006B29D0"/>
    <w:rsid w:val="006B2AE3"/>
    <w:rsid w:val="006B2B2E"/>
    <w:rsid w:val="006B3A9B"/>
    <w:rsid w:val="006B3B00"/>
    <w:rsid w:val="006B3B90"/>
    <w:rsid w:val="006B3BDE"/>
    <w:rsid w:val="006B3EC1"/>
    <w:rsid w:val="006B41C8"/>
    <w:rsid w:val="006B427B"/>
    <w:rsid w:val="006B42F7"/>
    <w:rsid w:val="006B494D"/>
    <w:rsid w:val="006B4C90"/>
    <w:rsid w:val="006B4E56"/>
    <w:rsid w:val="006B507D"/>
    <w:rsid w:val="006B53A2"/>
    <w:rsid w:val="006B560F"/>
    <w:rsid w:val="006B5893"/>
    <w:rsid w:val="006B5D36"/>
    <w:rsid w:val="006B5DEE"/>
    <w:rsid w:val="006B5EC1"/>
    <w:rsid w:val="006B619A"/>
    <w:rsid w:val="006B61B2"/>
    <w:rsid w:val="006B6D0D"/>
    <w:rsid w:val="006B6E31"/>
    <w:rsid w:val="006B724A"/>
    <w:rsid w:val="006B7A40"/>
    <w:rsid w:val="006B7A9F"/>
    <w:rsid w:val="006B7BF9"/>
    <w:rsid w:val="006B7D35"/>
    <w:rsid w:val="006C09C5"/>
    <w:rsid w:val="006C0A7A"/>
    <w:rsid w:val="006C0C47"/>
    <w:rsid w:val="006C129A"/>
    <w:rsid w:val="006C1599"/>
    <w:rsid w:val="006C18A4"/>
    <w:rsid w:val="006C19DF"/>
    <w:rsid w:val="006C2050"/>
    <w:rsid w:val="006C22F7"/>
    <w:rsid w:val="006C2397"/>
    <w:rsid w:val="006C28D5"/>
    <w:rsid w:val="006C2AEB"/>
    <w:rsid w:val="006C3181"/>
    <w:rsid w:val="006C3200"/>
    <w:rsid w:val="006C3D0C"/>
    <w:rsid w:val="006C480A"/>
    <w:rsid w:val="006C4A0F"/>
    <w:rsid w:val="006C4D26"/>
    <w:rsid w:val="006C50AD"/>
    <w:rsid w:val="006C57A6"/>
    <w:rsid w:val="006C58CD"/>
    <w:rsid w:val="006C5A12"/>
    <w:rsid w:val="006C5EB3"/>
    <w:rsid w:val="006C602E"/>
    <w:rsid w:val="006C61EA"/>
    <w:rsid w:val="006C651F"/>
    <w:rsid w:val="006C6791"/>
    <w:rsid w:val="006C6F21"/>
    <w:rsid w:val="006C732F"/>
    <w:rsid w:val="006C7A22"/>
    <w:rsid w:val="006D0334"/>
    <w:rsid w:val="006D0970"/>
    <w:rsid w:val="006D22DA"/>
    <w:rsid w:val="006D2435"/>
    <w:rsid w:val="006D24D4"/>
    <w:rsid w:val="006D2C0A"/>
    <w:rsid w:val="006D3263"/>
    <w:rsid w:val="006D36B8"/>
    <w:rsid w:val="006D3A4B"/>
    <w:rsid w:val="006D3CBD"/>
    <w:rsid w:val="006D4101"/>
    <w:rsid w:val="006D4DE1"/>
    <w:rsid w:val="006D4FB8"/>
    <w:rsid w:val="006D5164"/>
    <w:rsid w:val="006D529A"/>
    <w:rsid w:val="006D586F"/>
    <w:rsid w:val="006D58B8"/>
    <w:rsid w:val="006D5B88"/>
    <w:rsid w:val="006D5D05"/>
    <w:rsid w:val="006D64FB"/>
    <w:rsid w:val="006D653D"/>
    <w:rsid w:val="006D6550"/>
    <w:rsid w:val="006D6B88"/>
    <w:rsid w:val="006D6F52"/>
    <w:rsid w:val="006D6F99"/>
    <w:rsid w:val="006D6FB5"/>
    <w:rsid w:val="006D73D5"/>
    <w:rsid w:val="006D7550"/>
    <w:rsid w:val="006D76D7"/>
    <w:rsid w:val="006D77AD"/>
    <w:rsid w:val="006D7994"/>
    <w:rsid w:val="006E04CA"/>
    <w:rsid w:val="006E04ED"/>
    <w:rsid w:val="006E0BCD"/>
    <w:rsid w:val="006E0D7B"/>
    <w:rsid w:val="006E1936"/>
    <w:rsid w:val="006E1A38"/>
    <w:rsid w:val="006E1C2F"/>
    <w:rsid w:val="006E1DAD"/>
    <w:rsid w:val="006E1EE8"/>
    <w:rsid w:val="006E25AC"/>
    <w:rsid w:val="006E2920"/>
    <w:rsid w:val="006E371A"/>
    <w:rsid w:val="006E3865"/>
    <w:rsid w:val="006E388B"/>
    <w:rsid w:val="006E3978"/>
    <w:rsid w:val="006E39E3"/>
    <w:rsid w:val="006E3E36"/>
    <w:rsid w:val="006E3F5F"/>
    <w:rsid w:val="006E3FFD"/>
    <w:rsid w:val="006E4074"/>
    <w:rsid w:val="006E4A56"/>
    <w:rsid w:val="006E4AAB"/>
    <w:rsid w:val="006E4DC4"/>
    <w:rsid w:val="006E5264"/>
    <w:rsid w:val="006E5309"/>
    <w:rsid w:val="006E5CD5"/>
    <w:rsid w:val="006E69E8"/>
    <w:rsid w:val="006E73E2"/>
    <w:rsid w:val="006F010C"/>
    <w:rsid w:val="006F02E2"/>
    <w:rsid w:val="006F04A9"/>
    <w:rsid w:val="006F0A33"/>
    <w:rsid w:val="006F0B1F"/>
    <w:rsid w:val="006F1014"/>
    <w:rsid w:val="006F1461"/>
    <w:rsid w:val="006F14F6"/>
    <w:rsid w:val="006F18B2"/>
    <w:rsid w:val="006F1924"/>
    <w:rsid w:val="006F193C"/>
    <w:rsid w:val="006F19DE"/>
    <w:rsid w:val="006F1C18"/>
    <w:rsid w:val="006F1CEF"/>
    <w:rsid w:val="006F1DA4"/>
    <w:rsid w:val="006F1E85"/>
    <w:rsid w:val="006F1F74"/>
    <w:rsid w:val="006F27EA"/>
    <w:rsid w:val="006F30B5"/>
    <w:rsid w:val="006F33E9"/>
    <w:rsid w:val="006F3471"/>
    <w:rsid w:val="006F380D"/>
    <w:rsid w:val="006F416D"/>
    <w:rsid w:val="006F464F"/>
    <w:rsid w:val="006F4832"/>
    <w:rsid w:val="006F4BF3"/>
    <w:rsid w:val="006F5293"/>
    <w:rsid w:val="006F550B"/>
    <w:rsid w:val="006F5E1A"/>
    <w:rsid w:val="006F5F2C"/>
    <w:rsid w:val="006F6109"/>
    <w:rsid w:val="006F647B"/>
    <w:rsid w:val="006F6552"/>
    <w:rsid w:val="006F688B"/>
    <w:rsid w:val="006F6C5F"/>
    <w:rsid w:val="006F7014"/>
    <w:rsid w:val="006F70E8"/>
    <w:rsid w:val="006F7151"/>
    <w:rsid w:val="006F773E"/>
    <w:rsid w:val="006F774C"/>
    <w:rsid w:val="006F79D7"/>
    <w:rsid w:val="006F7EA5"/>
    <w:rsid w:val="00700055"/>
    <w:rsid w:val="007003D4"/>
    <w:rsid w:val="00700432"/>
    <w:rsid w:val="00700C58"/>
    <w:rsid w:val="00700E32"/>
    <w:rsid w:val="007012F9"/>
    <w:rsid w:val="00701810"/>
    <w:rsid w:val="00701DD0"/>
    <w:rsid w:val="007025C5"/>
    <w:rsid w:val="00702782"/>
    <w:rsid w:val="00702A21"/>
    <w:rsid w:val="00702AD8"/>
    <w:rsid w:val="00702E42"/>
    <w:rsid w:val="00703044"/>
    <w:rsid w:val="00703056"/>
    <w:rsid w:val="00703ADC"/>
    <w:rsid w:val="00703D72"/>
    <w:rsid w:val="00703F4A"/>
    <w:rsid w:val="00704046"/>
    <w:rsid w:val="007043C3"/>
    <w:rsid w:val="00704417"/>
    <w:rsid w:val="007046F4"/>
    <w:rsid w:val="00704AF9"/>
    <w:rsid w:val="00704D0F"/>
    <w:rsid w:val="00704F46"/>
    <w:rsid w:val="00705C47"/>
    <w:rsid w:val="007060A7"/>
    <w:rsid w:val="00706356"/>
    <w:rsid w:val="007065A6"/>
    <w:rsid w:val="007068CF"/>
    <w:rsid w:val="007069FC"/>
    <w:rsid w:val="00706EE0"/>
    <w:rsid w:val="007074A7"/>
    <w:rsid w:val="00707576"/>
    <w:rsid w:val="00707A47"/>
    <w:rsid w:val="00707A98"/>
    <w:rsid w:val="00707DBA"/>
    <w:rsid w:val="007100B5"/>
    <w:rsid w:val="00710683"/>
    <w:rsid w:val="0071073F"/>
    <w:rsid w:val="00711578"/>
    <w:rsid w:val="007116E2"/>
    <w:rsid w:val="007117CB"/>
    <w:rsid w:val="0071182B"/>
    <w:rsid w:val="00711831"/>
    <w:rsid w:val="00711B5F"/>
    <w:rsid w:val="00711F77"/>
    <w:rsid w:val="00711FBA"/>
    <w:rsid w:val="00712223"/>
    <w:rsid w:val="007123B5"/>
    <w:rsid w:val="00712700"/>
    <w:rsid w:val="00712959"/>
    <w:rsid w:val="00712C1D"/>
    <w:rsid w:val="00712D7C"/>
    <w:rsid w:val="007132A1"/>
    <w:rsid w:val="00713C0B"/>
    <w:rsid w:val="0071401F"/>
    <w:rsid w:val="007140D1"/>
    <w:rsid w:val="007141F5"/>
    <w:rsid w:val="007149B7"/>
    <w:rsid w:val="00714A5C"/>
    <w:rsid w:val="00714AAE"/>
    <w:rsid w:val="00714EB5"/>
    <w:rsid w:val="00715594"/>
    <w:rsid w:val="0071564B"/>
    <w:rsid w:val="0071573E"/>
    <w:rsid w:val="00715742"/>
    <w:rsid w:val="00715A18"/>
    <w:rsid w:val="00716023"/>
    <w:rsid w:val="00716556"/>
    <w:rsid w:val="00716855"/>
    <w:rsid w:val="00716A74"/>
    <w:rsid w:val="00716F65"/>
    <w:rsid w:val="00717049"/>
    <w:rsid w:val="007170F3"/>
    <w:rsid w:val="00717395"/>
    <w:rsid w:val="00717C46"/>
    <w:rsid w:val="00720224"/>
    <w:rsid w:val="00720FCC"/>
    <w:rsid w:val="007211F8"/>
    <w:rsid w:val="0072154C"/>
    <w:rsid w:val="00721597"/>
    <w:rsid w:val="00721784"/>
    <w:rsid w:val="007219D2"/>
    <w:rsid w:val="00722080"/>
    <w:rsid w:val="00722390"/>
    <w:rsid w:val="007228BE"/>
    <w:rsid w:val="00722D72"/>
    <w:rsid w:val="00722FCA"/>
    <w:rsid w:val="0072327B"/>
    <w:rsid w:val="00723BA7"/>
    <w:rsid w:val="00723F9F"/>
    <w:rsid w:val="0072442F"/>
    <w:rsid w:val="00724A22"/>
    <w:rsid w:val="00724E35"/>
    <w:rsid w:val="007254F8"/>
    <w:rsid w:val="007256EA"/>
    <w:rsid w:val="00725B3B"/>
    <w:rsid w:val="00725CD6"/>
    <w:rsid w:val="007260C1"/>
    <w:rsid w:val="00726940"/>
    <w:rsid w:val="0072709E"/>
    <w:rsid w:val="00727612"/>
    <w:rsid w:val="00730578"/>
    <w:rsid w:val="007308E6"/>
    <w:rsid w:val="007312AF"/>
    <w:rsid w:val="007313D5"/>
    <w:rsid w:val="0073185B"/>
    <w:rsid w:val="007318F1"/>
    <w:rsid w:val="00731CA9"/>
    <w:rsid w:val="00731E1D"/>
    <w:rsid w:val="00731FFD"/>
    <w:rsid w:val="007328BD"/>
    <w:rsid w:val="00732946"/>
    <w:rsid w:val="007334C9"/>
    <w:rsid w:val="00733609"/>
    <w:rsid w:val="00733989"/>
    <w:rsid w:val="0073399F"/>
    <w:rsid w:val="00733E3A"/>
    <w:rsid w:val="007349EB"/>
    <w:rsid w:val="00734EEB"/>
    <w:rsid w:val="00735284"/>
    <w:rsid w:val="007355D4"/>
    <w:rsid w:val="00735728"/>
    <w:rsid w:val="00735A98"/>
    <w:rsid w:val="00735D65"/>
    <w:rsid w:val="007360F9"/>
    <w:rsid w:val="007364DF"/>
    <w:rsid w:val="00736506"/>
    <w:rsid w:val="00736511"/>
    <w:rsid w:val="00736F19"/>
    <w:rsid w:val="00736FCC"/>
    <w:rsid w:val="0073740D"/>
    <w:rsid w:val="00737445"/>
    <w:rsid w:val="00740288"/>
    <w:rsid w:val="007402F7"/>
    <w:rsid w:val="00740836"/>
    <w:rsid w:val="00740A49"/>
    <w:rsid w:val="0074136B"/>
    <w:rsid w:val="007414AF"/>
    <w:rsid w:val="007422AB"/>
    <w:rsid w:val="0074231E"/>
    <w:rsid w:val="00742939"/>
    <w:rsid w:val="00742A77"/>
    <w:rsid w:val="007433AC"/>
    <w:rsid w:val="00743442"/>
    <w:rsid w:val="007435AE"/>
    <w:rsid w:val="0074364E"/>
    <w:rsid w:val="0074479E"/>
    <w:rsid w:val="00744876"/>
    <w:rsid w:val="00744A99"/>
    <w:rsid w:val="00744ABB"/>
    <w:rsid w:val="0074557C"/>
    <w:rsid w:val="00745D22"/>
    <w:rsid w:val="00745F77"/>
    <w:rsid w:val="00746F51"/>
    <w:rsid w:val="00747027"/>
    <w:rsid w:val="007470CD"/>
    <w:rsid w:val="007470E3"/>
    <w:rsid w:val="00747118"/>
    <w:rsid w:val="007471E5"/>
    <w:rsid w:val="007473F5"/>
    <w:rsid w:val="00747AC7"/>
    <w:rsid w:val="00747F53"/>
    <w:rsid w:val="00750809"/>
    <w:rsid w:val="00750ACA"/>
    <w:rsid w:val="00750F4D"/>
    <w:rsid w:val="0075157D"/>
    <w:rsid w:val="007517B1"/>
    <w:rsid w:val="00751ECD"/>
    <w:rsid w:val="007523D3"/>
    <w:rsid w:val="0075288F"/>
    <w:rsid w:val="00752EEE"/>
    <w:rsid w:val="00753046"/>
    <w:rsid w:val="007534CA"/>
    <w:rsid w:val="0075352A"/>
    <w:rsid w:val="0075374C"/>
    <w:rsid w:val="00753859"/>
    <w:rsid w:val="007538D9"/>
    <w:rsid w:val="007539CF"/>
    <w:rsid w:val="00753DDD"/>
    <w:rsid w:val="00754197"/>
    <w:rsid w:val="00754BF8"/>
    <w:rsid w:val="00754CF1"/>
    <w:rsid w:val="00754E78"/>
    <w:rsid w:val="0075510D"/>
    <w:rsid w:val="007554F8"/>
    <w:rsid w:val="00755851"/>
    <w:rsid w:val="00756217"/>
    <w:rsid w:val="00756792"/>
    <w:rsid w:val="00757356"/>
    <w:rsid w:val="00757DE3"/>
    <w:rsid w:val="007604C4"/>
    <w:rsid w:val="007605AD"/>
    <w:rsid w:val="00760784"/>
    <w:rsid w:val="00760968"/>
    <w:rsid w:val="007611E0"/>
    <w:rsid w:val="00761240"/>
    <w:rsid w:val="007616F8"/>
    <w:rsid w:val="007617E4"/>
    <w:rsid w:val="00761967"/>
    <w:rsid w:val="00761E33"/>
    <w:rsid w:val="007622C6"/>
    <w:rsid w:val="0076297E"/>
    <w:rsid w:val="007629DB"/>
    <w:rsid w:val="00762C6D"/>
    <w:rsid w:val="00762E0D"/>
    <w:rsid w:val="007633C5"/>
    <w:rsid w:val="007634C1"/>
    <w:rsid w:val="00763851"/>
    <w:rsid w:val="00763E23"/>
    <w:rsid w:val="007641B0"/>
    <w:rsid w:val="007641D2"/>
    <w:rsid w:val="00764275"/>
    <w:rsid w:val="00764A10"/>
    <w:rsid w:val="00765276"/>
    <w:rsid w:val="0076540A"/>
    <w:rsid w:val="007656D0"/>
    <w:rsid w:val="0076575B"/>
    <w:rsid w:val="007659A2"/>
    <w:rsid w:val="00765AF4"/>
    <w:rsid w:val="00766912"/>
    <w:rsid w:val="0076694E"/>
    <w:rsid w:val="00766C2C"/>
    <w:rsid w:val="00766F33"/>
    <w:rsid w:val="00767266"/>
    <w:rsid w:val="00770661"/>
    <w:rsid w:val="007706F6"/>
    <w:rsid w:val="00770AEC"/>
    <w:rsid w:val="00770B08"/>
    <w:rsid w:val="00770C6B"/>
    <w:rsid w:val="00771126"/>
    <w:rsid w:val="007720AC"/>
    <w:rsid w:val="00772252"/>
    <w:rsid w:val="0077260A"/>
    <w:rsid w:val="007729E1"/>
    <w:rsid w:val="007739D4"/>
    <w:rsid w:val="00773D48"/>
    <w:rsid w:val="0077438D"/>
    <w:rsid w:val="007744A3"/>
    <w:rsid w:val="0077456C"/>
    <w:rsid w:val="00774A21"/>
    <w:rsid w:val="00774CDD"/>
    <w:rsid w:val="00774D8D"/>
    <w:rsid w:val="00774E07"/>
    <w:rsid w:val="00774FA6"/>
    <w:rsid w:val="00775400"/>
    <w:rsid w:val="0077597F"/>
    <w:rsid w:val="00775BB6"/>
    <w:rsid w:val="00775C27"/>
    <w:rsid w:val="00776050"/>
    <w:rsid w:val="0077610A"/>
    <w:rsid w:val="007763C6"/>
    <w:rsid w:val="007765C3"/>
    <w:rsid w:val="00777415"/>
    <w:rsid w:val="007774C5"/>
    <w:rsid w:val="00777522"/>
    <w:rsid w:val="0077781A"/>
    <w:rsid w:val="00777D31"/>
    <w:rsid w:val="007802BF"/>
    <w:rsid w:val="0078059D"/>
    <w:rsid w:val="0078076D"/>
    <w:rsid w:val="00780B65"/>
    <w:rsid w:val="00780F07"/>
    <w:rsid w:val="00781557"/>
    <w:rsid w:val="00781807"/>
    <w:rsid w:val="00782685"/>
    <w:rsid w:val="00782DAC"/>
    <w:rsid w:val="0078318B"/>
    <w:rsid w:val="00783772"/>
    <w:rsid w:val="00783D8E"/>
    <w:rsid w:val="00784066"/>
    <w:rsid w:val="00784807"/>
    <w:rsid w:val="00784C6C"/>
    <w:rsid w:val="00784D71"/>
    <w:rsid w:val="00784E22"/>
    <w:rsid w:val="0078509B"/>
    <w:rsid w:val="00785292"/>
    <w:rsid w:val="007855FB"/>
    <w:rsid w:val="0078563A"/>
    <w:rsid w:val="007856BD"/>
    <w:rsid w:val="00785875"/>
    <w:rsid w:val="00785FD5"/>
    <w:rsid w:val="0078624D"/>
    <w:rsid w:val="007864EE"/>
    <w:rsid w:val="007868BD"/>
    <w:rsid w:val="00786953"/>
    <w:rsid w:val="00786C9A"/>
    <w:rsid w:val="00787A0C"/>
    <w:rsid w:val="00787F5E"/>
    <w:rsid w:val="00790425"/>
    <w:rsid w:val="00790512"/>
    <w:rsid w:val="00790AE8"/>
    <w:rsid w:val="00790B35"/>
    <w:rsid w:val="00790FCC"/>
    <w:rsid w:val="007912E1"/>
    <w:rsid w:val="00791757"/>
    <w:rsid w:val="00792E94"/>
    <w:rsid w:val="00793128"/>
    <w:rsid w:val="007932EF"/>
    <w:rsid w:val="0079330D"/>
    <w:rsid w:val="007934F0"/>
    <w:rsid w:val="00793ACD"/>
    <w:rsid w:val="00793E36"/>
    <w:rsid w:val="00793EBB"/>
    <w:rsid w:val="00793F48"/>
    <w:rsid w:val="00794371"/>
    <w:rsid w:val="007947B9"/>
    <w:rsid w:val="00794D71"/>
    <w:rsid w:val="00795240"/>
    <w:rsid w:val="0079535A"/>
    <w:rsid w:val="007958EC"/>
    <w:rsid w:val="00795C0B"/>
    <w:rsid w:val="00795E15"/>
    <w:rsid w:val="0079614B"/>
    <w:rsid w:val="00796231"/>
    <w:rsid w:val="00796B34"/>
    <w:rsid w:val="00797129"/>
    <w:rsid w:val="007A04EE"/>
    <w:rsid w:val="007A0701"/>
    <w:rsid w:val="007A0848"/>
    <w:rsid w:val="007A08A1"/>
    <w:rsid w:val="007A0EE8"/>
    <w:rsid w:val="007A1172"/>
    <w:rsid w:val="007A11D7"/>
    <w:rsid w:val="007A1706"/>
    <w:rsid w:val="007A1746"/>
    <w:rsid w:val="007A17C9"/>
    <w:rsid w:val="007A1A3B"/>
    <w:rsid w:val="007A1B07"/>
    <w:rsid w:val="007A23F4"/>
    <w:rsid w:val="007A31CC"/>
    <w:rsid w:val="007A32A3"/>
    <w:rsid w:val="007A3C76"/>
    <w:rsid w:val="007A45ED"/>
    <w:rsid w:val="007A4A33"/>
    <w:rsid w:val="007A4B95"/>
    <w:rsid w:val="007A4C93"/>
    <w:rsid w:val="007A4CAC"/>
    <w:rsid w:val="007A511B"/>
    <w:rsid w:val="007A5766"/>
    <w:rsid w:val="007A5E72"/>
    <w:rsid w:val="007A6AE1"/>
    <w:rsid w:val="007A6EFE"/>
    <w:rsid w:val="007A7033"/>
    <w:rsid w:val="007A7828"/>
    <w:rsid w:val="007A789D"/>
    <w:rsid w:val="007A7F72"/>
    <w:rsid w:val="007A7FEB"/>
    <w:rsid w:val="007B012E"/>
    <w:rsid w:val="007B05F6"/>
    <w:rsid w:val="007B072D"/>
    <w:rsid w:val="007B0782"/>
    <w:rsid w:val="007B0865"/>
    <w:rsid w:val="007B0D37"/>
    <w:rsid w:val="007B126F"/>
    <w:rsid w:val="007B1E14"/>
    <w:rsid w:val="007B2533"/>
    <w:rsid w:val="007B2BEA"/>
    <w:rsid w:val="007B2C0A"/>
    <w:rsid w:val="007B3025"/>
    <w:rsid w:val="007B3029"/>
    <w:rsid w:val="007B32E7"/>
    <w:rsid w:val="007B368E"/>
    <w:rsid w:val="007B383D"/>
    <w:rsid w:val="007B3C21"/>
    <w:rsid w:val="007B4EEA"/>
    <w:rsid w:val="007B5199"/>
    <w:rsid w:val="007B53D5"/>
    <w:rsid w:val="007B5775"/>
    <w:rsid w:val="007B5777"/>
    <w:rsid w:val="007B608E"/>
    <w:rsid w:val="007B6295"/>
    <w:rsid w:val="007B64E2"/>
    <w:rsid w:val="007B6D4B"/>
    <w:rsid w:val="007B7060"/>
    <w:rsid w:val="007B78CF"/>
    <w:rsid w:val="007B797A"/>
    <w:rsid w:val="007B7B87"/>
    <w:rsid w:val="007B7E96"/>
    <w:rsid w:val="007C0466"/>
    <w:rsid w:val="007C0961"/>
    <w:rsid w:val="007C0B90"/>
    <w:rsid w:val="007C0C63"/>
    <w:rsid w:val="007C0E41"/>
    <w:rsid w:val="007C1193"/>
    <w:rsid w:val="007C119D"/>
    <w:rsid w:val="007C1835"/>
    <w:rsid w:val="007C1893"/>
    <w:rsid w:val="007C1F21"/>
    <w:rsid w:val="007C28A8"/>
    <w:rsid w:val="007C29B9"/>
    <w:rsid w:val="007C2C44"/>
    <w:rsid w:val="007C2EA0"/>
    <w:rsid w:val="007C2EDA"/>
    <w:rsid w:val="007C306E"/>
    <w:rsid w:val="007C32F8"/>
    <w:rsid w:val="007C3D55"/>
    <w:rsid w:val="007C3F59"/>
    <w:rsid w:val="007C4615"/>
    <w:rsid w:val="007C4C4B"/>
    <w:rsid w:val="007C54AE"/>
    <w:rsid w:val="007C55A2"/>
    <w:rsid w:val="007C5763"/>
    <w:rsid w:val="007C5A10"/>
    <w:rsid w:val="007C5F32"/>
    <w:rsid w:val="007C6970"/>
    <w:rsid w:val="007C6D39"/>
    <w:rsid w:val="007C6F79"/>
    <w:rsid w:val="007C761C"/>
    <w:rsid w:val="007C7681"/>
    <w:rsid w:val="007C7B45"/>
    <w:rsid w:val="007D0087"/>
    <w:rsid w:val="007D02C7"/>
    <w:rsid w:val="007D04B6"/>
    <w:rsid w:val="007D0BFF"/>
    <w:rsid w:val="007D0C0A"/>
    <w:rsid w:val="007D0EE0"/>
    <w:rsid w:val="007D1035"/>
    <w:rsid w:val="007D123E"/>
    <w:rsid w:val="007D13C7"/>
    <w:rsid w:val="007D14AF"/>
    <w:rsid w:val="007D15CC"/>
    <w:rsid w:val="007D15EF"/>
    <w:rsid w:val="007D16D5"/>
    <w:rsid w:val="007D1798"/>
    <w:rsid w:val="007D1CAB"/>
    <w:rsid w:val="007D22AE"/>
    <w:rsid w:val="007D2412"/>
    <w:rsid w:val="007D2633"/>
    <w:rsid w:val="007D26BF"/>
    <w:rsid w:val="007D30FC"/>
    <w:rsid w:val="007D331C"/>
    <w:rsid w:val="007D3504"/>
    <w:rsid w:val="007D3832"/>
    <w:rsid w:val="007D38D8"/>
    <w:rsid w:val="007D3DFE"/>
    <w:rsid w:val="007D416C"/>
    <w:rsid w:val="007D4444"/>
    <w:rsid w:val="007D472B"/>
    <w:rsid w:val="007D5190"/>
    <w:rsid w:val="007D5348"/>
    <w:rsid w:val="007D56EB"/>
    <w:rsid w:val="007D5722"/>
    <w:rsid w:val="007D5B08"/>
    <w:rsid w:val="007D5B2F"/>
    <w:rsid w:val="007D5DCA"/>
    <w:rsid w:val="007D5E9A"/>
    <w:rsid w:val="007D65DF"/>
    <w:rsid w:val="007D6E9B"/>
    <w:rsid w:val="007D77DA"/>
    <w:rsid w:val="007D7832"/>
    <w:rsid w:val="007D7C58"/>
    <w:rsid w:val="007D7E59"/>
    <w:rsid w:val="007E0317"/>
    <w:rsid w:val="007E0380"/>
    <w:rsid w:val="007E0681"/>
    <w:rsid w:val="007E0B1C"/>
    <w:rsid w:val="007E0CE1"/>
    <w:rsid w:val="007E1282"/>
    <w:rsid w:val="007E13CF"/>
    <w:rsid w:val="007E14EE"/>
    <w:rsid w:val="007E1583"/>
    <w:rsid w:val="007E182C"/>
    <w:rsid w:val="007E1A75"/>
    <w:rsid w:val="007E221F"/>
    <w:rsid w:val="007E28DF"/>
    <w:rsid w:val="007E2EDD"/>
    <w:rsid w:val="007E30C2"/>
    <w:rsid w:val="007E322D"/>
    <w:rsid w:val="007E3B8D"/>
    <w:rsid w:val="007E430C"/>
    <w:rsid w:val="007E4914"/>
    <w:rsid w:val="007E4CD2"/>
    <w:rsid w:val="007E4E5E"/>
    <w:rsid w:val="007E4F0F"/>
    <w:rsid w:val="007E512C"/>
    <w:rsid w:val="007E54CD"/>
    <w:rsid w:val="007E5CFA"/>
    <w:rsid w:val="007E6645"/>
    <w:rsid w:val="007E689B"/>
    <w:rsid w:val="007E6A05"/>
    <w:rsid w:val="007E7227"/>
    <w:rsid w:val="007E7D76"/>
    <w:rsid w:val="007E7DD7"/>
    <w:rsid w:val="007E7F6E"/>
    <w:rsid w:val="007F0E1C"/>
    <w:rsid w:val="007F142E"/>
    <w:rsid w:val="007F17A1"/>
    <w:rsid w:val="007F2212"/>
    <w:rsid w:val="007F2F5C"/>
    <w:rsid w:val="007F310A"/>
    <w:rsid w:val="007F35D2"/>
    <w:rsid w:val="007F36B9"/>
    <w:rsid w:val="007F372F"/>
    <w:rsid w:val="007F3E63"/>
    <w:rsid w:val="007F4041"/>
    <w:rsid w:val="007F4194"/>
    <w:rsid w:val="007F4E71"/>
    <w:rsid w:val="007F5285"/>
    <w:rsid w:val="007F5A9D"/>
    <w:rsid w:val="007F5B50"/>
    <w:rsid w:val="007F5B89"/>
    <w:rsid w:val="007F5BFA"/>
    <w:rsid w:val="007F5FBF"/>
    <w:rsid w:val="007F6243"/>
    <w:rsid w:val="007F629C"/>
    <w:rsid w:val="007F71E7"/>
    <w:rsid w:val="007F7BE5"/>
    <w:rsid w:val="00800D97"/>
    <w:rsid w:val="00800EFF"/>
    <w:rsid w:val="0080273A"/>
    <w:rsid w:val="008028A5"/>
    <w:rsid w:val="00802A05"/>
    <w:rsid w:val="00802E04"/>
    <w:rsid w:val="00802F08"/>
    <w:rsid w:val="00803091"/>
    <w:rsid w:val="008030FE"/>
    <w:rsid w:val="008034C2"/>
    <w:rsid w:val="00803794"/>
    <w:rsid w:val="00803CDD"/>
    <w:rsid w:val="008040DB"/>
    <w:rsid w:val="00804D95"/>
    <w:rsid w:val="00805473"/>
    <w:rsid w:val="00805B5F"/>
    <w:rsid w:val="00805CA8"/>
    <w:rsid w:val="00805CF9"/>
    <w:rsid w:val="008071D4"/>
    <w:rsid w:val="008071DB"/>
    <w:rsid w:val="0080742A"/>
    <w:rsid w:val="0080772D"/>
    <w:rsid w:val="00807974"/>
    <w:rsid w:val="00807A3D"/>
    <w:rsid w:val="00807E9A"/>
    <w:rsid w:val="008100A6"/>
    <w:rsid w:val="00810167"/>
    <w:rsid w:val="00810A54"/>
    <w:rsid w:val="00810BAE"/>
    <w:rsid w:val="00810E7F"/>
    <w:rsid w:val="00811A16"/>
    <w:rsid w:val="00811ED4"/>
    <w:rsid w:val="0081293C"/>
    <w:rsid w:val="00812BED"/>
    <w:rsid w:val="00812CF8"/>
    <w:rsid w:val="00812D3B"/>
    <w:rsid w:val="008132F6"/>
    <w:rsid w:val="008133FD"/>
    <w:rsid w:val="00813730"/>
    <w:rsid w:val="0081374A"/>
    <w:rsid w:val="00813F6C"/>
    <w:rsid w:val="008142F4"/>
    <w:rsid w:val="0081471E"/>
    <w:rsid w:val="0081521A"/>
    <w:rsid w:val="00815380"/>
    <w:rsid w:val="008153C0"/>
    <w:rsid w:val="008155B3"/>
    <w:rsid w:val="00815A7C"/>
    <w:rsid w:val="00815C9A"/>
    <w:rsid w:val="00815E7E"/>
    <w:rsid w:val="00816410"/>
    <w:rsid w:val="00816563"/>
    <w:rsid w:val="00816A4F"/>
    <w:rsid w:val="00816AF7"/>
    <w:rsid w:val="00816E5F"/>
    <w:rsid w:val="008172A7"/>
    <w:rsid w:val="00817581"/>
    <w:rsid w:val="00817616"/>
    <w:rsid w:val="008177A1"/>
    <w:rsid w:val="00817833"/>
    <w:rsid w:val="00817F4D"/>
    <w:rsid w:val="008207E4"/>
    <w:rsid w:val="00821294"/>
    <w:rsid w:val="008212B1"/>
    <w:rsid w:val="0082180D"/>
    <w:rsid w:val="00821CFD"/>
    <w:rsid w:val="00821DD2"/>
    <w:rsid w:val="00821E40"/>
    <w:rsid w:val="00822330"/>
    <w:rsid w:val="00822862"/>
    <w:rsid w:val="00822E99"/>
    <w:rsid w:val="00823B8F"/>
    <w:rsid w:val="00823CCD"/>
    <w:rsid w:val="00824198"/>
    <w:rsid w:val="00824272"/>
    <w:rsid w:val="00824B26"/>
    <w:rsid w:val="00824B32"/>
    <w:rsid w:val="00824F59"/>
    <w:rsid w:val="008251A3"/>
    <w:rsid w:val="00825441"/>
    <w:rsid w:val="008258D9"/>
    <w:rsid w:val="00825B0A"/>
    <w:rsid w:val="00825D47"/>
    <w:rsid w:val="0082608E"/>
    <w:rsid w:val="00826124"/>
    <w:rsid w:val="008265E2"/>
    <w:rsid w:val="00826683"/>
    <w:rsid w:val="0082734C"/>
    <w:rsid w:val="008273A0"/>
    <w:rsid w:val="008276AA"/>
    <w:rsid w:val="00827973"/>
    <w:rsid w:val="00827B46"/>
    <w:rsid w:val="00827B86"/>
    <w:rsid w:val="00827FC6"/>
    <w:rsid w:val="008300D8"/>
    <w:rsid w:val="0083017A"/>
    <w:rsid w:val="00830319"/>
    <w:rsid w:val="00830A14"/>
    <w:rsid w:val="00830E02"/>
    <w:rsid w:val="00831509"/>
    <w:rsid w:val="00831F39"/>
    <w:rsid w:val="0083248D"/>
    <w:rsid w:val="00832E9A"/>
    <w:rsid w:val="00833051"/>
    <w:rsid w:val="00833233"/>
    <w:rsid w:val="008332E5"/>
    <w:rsid w:val="00833A08"/>
    <w:rsid w:val="00833C5F"/>
    <w:rsid w:val="00833CDD"/>
    <w:rsid w:val="00833FE9"/>
    <w:rsid w:val="0083426B"/>
    <w:rsid w:val="0083434B"/>
    <w:rsid w:val="00834936"/>
    <w:rsid w:val="00834A2C"/>
    <w:rsid w:val="00834E84"/>
    <w:rsid w:val="008353B2"/>
    <w:rsid w:val="008354AE"/>
    <w:rsid w:val="00835987"/>
    <w:rsid w:val="00835AEC"/>
    <w:rsid w:val="00835B21"/>
    <w:rsid w:val="00835CD7"/>
    <w:rsid w:val="0083620E"/>
    <w:rsid w:val="008362E2"/>
    <w:rsid w:val="00836E24"/>
    <w:rsid w:val="00837309"/>
    <w:rsid w:val="00837700"/>
    <w:rsid w:val="00837846"/>
    <w:rsid w:val="00837B89"/>
    <w:rsid w:val="00837C54"/>
    <w:rsid w:val="0084027D"/>
    <w:rsid w:val="00840555"/>
    <w:rsid w:val="0084075B"/>
    <w:rsid w:val="00840B8D"/>
    <w:rsid w:val="00840B95"/>
    <w:rsid w:val="0084175B"/>
    <w:rsid w:val="008418E8"/>
    <w:rsid w:val="00841B11"/>
    <w:rsid w:val="00841B85"/>
    <w:rsid w:val="00841CCB"/>
    <w:rsid w:val="0084245A"/>
    <w:rsid w:val="008429D0"/>
    <w:rsid w:val="00842AFC"/>
    <w:rsid w:val="008433C3"/>
    <w:rsid w:val="00843449"/>
    <w:rsid w:val="0084374C"/>
    <w:rsid w:val="00843F3C"/>
    <w:rsid w:val="008442BE"/>
    <w:rsid w:val="0084494A"/>
    <w:rsid w:val="00844978"/>
    <w:rsid w:val="00844C76"/>
    <w:rsid w:val="00844CEA"/>
    <w:rsid w:val="00844DAB"/>
    <w:rsid w:val="00845484"/>
    <w:rsid w:val="0084586C"/>
    <w:rsid w:val="00845BC5"/>
    <w:rsid w:val="00845C8C"/>
    <w:rsid w:val="00845DC5"/>
    <w:rsid w:val="00845E18"/>
    <w:rsid w:val="00845E9F"/>
    <w:rsid w:val="008469D9"/>
    <w:rsid w:val="00847C7D"/>
    <w:rsid w:val="00847DF8"/>
    <w:rsid w:val="008503C1"/>
    <w:rsid w:val="00850D2D"/>
    <w:rsid w:val="00851C27"/>
    <w:rsid w:val="00851DE0"/>
    <w:rsid w:val="00851F93"/>
    <w:rsid w:val="00851FA7"/>
    <w:rsid w:val="0085249D"/>
    <w:rsid w:val="00852763"/>
    <w:rsid w:val="00852943"/>
    <w:rsid w:val="0085295C"/>
    <w:rsid w:val="00852D25"/>
    <w:rsid w:val="00852EDE"/>
    <w:rsid w:val="0085300D"/>
    <w:rsid w:val="008536A0"/>
    <w:rsid w:val="00853887"/>
    <w:rsid w:val="00853AE4"/>
    <w:rsid w:val="0085432B"/>
    <w:rsid w:val="00854AD0"/>
    <w:rsid w:val="00854D7B"/>
    <w:rsid w:val="00855071"/>
    <w:rsid w:val="008555EE"/>
    <w:rsid w:val="00855715"/>
    <w:rsid w:val="00855BA9"/>
    <w:rsid w:val="00855CA5"/>
    <w:rsid w:val="00855DE7"/>
    <w:rsid w:val="00856343"/>
    <w:rsid w:val="00856DD6"/>
    <w:rsid w:val="00856EDB"/>
    <w:rsid w:val="0085731E"/>
    <w:rsid w:val="00857CED"/>
    <w:rsid w:val="00857FE8"/>
    <w:rsid w:val="008600DB"/>
    <w:rsid w:val="00860F0A"/>
    <w:rsid w:val="00861C70"/>
    <w:rsid w:val="00861CD8"/>
    <w:rsid w:val="008623FC"/>
    <w:rsid w:val="00862423"/>
    <w:rsid w:val="00862610"/>
    <w:rsid w:val="00862AC9"/>
    <w:rsid w:val="008630FE"/>
    <w:rsid w:val="008639B8"/>
    <w:rsid w:val="00863E42"/>
    <w:rsid w:val="0086404E"/>
    <w:rsid w:val="00864317"/>
    <w:rsid w:val="0086455D"/>
    <w:rsid w:val="0086498B"/>
    <w:rsid w:val="008649F6"/>
    <w:rsid w:val="008651AA"/>
    <w:rsid w:val="008656B7"/>
    <w:rsid w:val="00865A5C"/>
    <w:rsid w:val="00865D69"/>
    <w:rsid w:val="00865ED1"/>
    <w:rsid w:val="00865FC1"/>
    <w:rsid w:val="00866086"/>
    <w:rsid w:val="00866276"/>
    <w:rsid w:val="008669E4"/>
    <w:rsid w:val="00866B0A"/>
    <w:rsid w:val="00866C7F"/>
    <w:rsid w:val="00866D7B"/>
    <w:rsid w:val="00866E5E"/>
    <w:rsid w:val="008702F0"/>
    <w:rsid w:val="00870326"/>
    <w:rsid w:val="008709A9"/>
    <w:rsid w:val="008718FA"/>
    <w:rsid w:val="00871EC6"/>
    <w:rsid w:val="008720B2"/>
    <w:rsid w:val="008722C7"/>
    <w:rsid w:val="00872C3E"/>
    <w:rsid w:val="00872DF3"/>
    <w:rsid w:val="0087328F"/>
    <w:rsid w:val="008734E8"/>
    <w:rsid w:val="0087379D"/>
    <w:rsid w:val="00873A1D"/>
    <w:rsid w:val="00874125"/>
    <w:rsid w:val="0087415B"/>
    <w:rsid w:val="00874555"/>
    <w:rsid w:val="00874846"/>
    <w:rsid w:val="00874849"/>
    <w:rsid w:val="008749D8"/>
    <w:rsid w:val="008752B2"/>
    <w:rsid w:val="00875638"/>
    <w:rsid w:val="00875EA1"/>
    <w:rsid w:val="00875F7C"/>
    <w:rsid w:val="00875FCE"/>
    <w:rsid w:val="00876613"/>
    <w:rsid w:val="0087666B"/>
    <w:rsid w:val="00876C6D"/>
    <w:rsid w:val="00876EF2"/>
    <w:rsid w:val="00877011"/>
    <w:rsid w:val="00877196"/>
    <w:rsid w:val="008772D6"/>
    <w:rsid w:val="008772E5"/>
    <w:rsid w:val="00877CF0"/>
    <w:rsid w:val="00877D08"/>
    <w:rsid w:val="008807A3"/>
    <w:rsid w:val="00880DA4"/>
    <w:rsid w:val="008811A1"/>
    <w:rsid w:val="008811F8"/>
    <w:rsid w:val="0088137D"/>
    <w:rsid w:val="0088154B"/>
    <w:rsid w:val="00881CD1"/>
    <w:rsid w:val="00881E64"/>
    <w:rsid w:val="008826CF"/>
    <w:rsid w:val="00882904"/>
    <w:rsid w:val="00882990"/>
    <w:rsid w:val="00882D4A"/>
    <w:rsid w:val="00882D7D"/>
    <w:rsid w:val="00882DDC"/>
    <w:rsid w:val="00882DED"/>
    <w:rsid w:val="00882F33"/>
    <w:rsid w:val="008830C7"/>
    <w:rsid w:val="008832BB"/>
    <w:rsid w:val="00883D1A"/>
    <w:rsid w:val="0088485D"/>
    <w:rsid w:val="00884D8C"/>
    <w:rsid w:val="00885022"/>
    <w:rsid w:val="00885497"/>
    <w:rsid w:val="008854AB"/>
    <w:rsid w:val="0088557C"/>
    <w:rsid w:val="00885929"/>
    <w:rsid w:val="008867BF"/>
    <w:rsid w:val="00887066"/>
    <w:rsid w:val="00887DFE"/>
    <w:rsid w:val="00887F2D"/>
    <w:rsid w:val="008908F3"/>
    <w:rsid w:val="00890C71"/>
    <w:rsid w:val="0089136E"/>
    <w:rsid w:val="008914E3"/>
    <w:rsid w:val="00891B0C"/>
    <w:rsid w:val="00891C8C"/>
    <w:rsid w:val="00891D19"/>
    <w:rsid w:val="00891F15"/>
    <w:rsid w:val="00892421"/>
    <w:rsid w:val="0089245B"/>
    <w:rsid w:val="00892892"/>
    <w:rsid w:val="00892978"/>
    <w:rsid w:val="00893ABC"/>
    <w:rsid w:val="00893AF3"/>
    <w:rsid w:val="00893FE4"/>
    <w:rsid w:val="008944AD"/>
    <w:rsid w:val="008944C8"/>
    <w:rsid w:val="00894A19"/>
    <w:rsid w:val="00894C08"/>
    <w:rsid w:val="00894F76"/>
    <w:rsid w:val="00895456"/>
    <w:rsid w:val="00895B30"/>
    <w:rsid w:val="00895BB3"/>
    <w:rsid w:val="00895DC7"/>
    <w:rsid w:val="00896738"/>
    <w:rsid w:val="00896F11"/>
    <w:rsid w:val="0089719D"/>
    <w:rsid w:val="00897684"/>
    <w:rsid w:val="00897B87"/>
    <w:rsid w:val="00897E6E"/>
    <w:rsid w:val="008A0538"/>
    <w:rsid w:val="008A0C13"/>
    <w:rsid w:val="008A1100"/>
    <w:rsid w:val="008A1191"/>
    <w:rsid w:val="008A12F7"/>
    <w:rsid w:val="008A1317"/>
    <w:rsid w:val="008A1349"/>
    <w:rsid w:val="008A16B9"/>
    <w:rsid w:val="008A1BBC"/>
    <w:rsid w:val="008A1E0F"/>
    <w:rsid w:val="008A1E40"/>
    <w:rsid w:val="008A2072"/>
    <w:rsid w:val="008A238A"/>
    <w:rsid w:val="008A2ACE"/>
    <w:rsid w:val="008A2EB2"/>
    <w:rsid w:val="008A37BA"/>
    <w:rsid w:val="008A3B96"/>
    <w:rsid w:val="008A3ED2"/>
    <w:rsid w:val="008A3FAC"/>
    <w:rsid w:val="008A4439"/>
    <w:rsid w:val="008A4664"/>
    <w:rsid w:val="008A490B"/>
    <w:rsid w:val="008A4E5A"/>
    <w:rsid w:val="008A5545"/>
    <w:rsid w:val="008A58F1"/>
    <w:rsid w:val="008A5AC7"/>
    <w:rsid w:val="008A5C2E"/>
    <w:rsid w:val="008A5DDA"/>
    <w:rsid w:val="008A699E"/>
    <w:rsid w:val="008A6C00"/>
    <w:rsid w:val="008A6F6F"/>
    <w:rsid w:val="008A712E"/>
    <w:rsid w:val="008A75EA"/>
    <w:rsid w:val="008A77BE"/>
    <w:rsid w:val="008A7B88"/>
    <w:rsid w:val="008B0780"/>
    <w:rsid w:val="008B082B"/>
    <w:rsid w:val="008B0848"/>
    <w:rsid w:val="008B0A11"/>
    <w:rsid w:val="008B0E80"/>
    <w:rsid w:val="008B0F3A"/>
    <w:rsid w:val="008B10E3"/>
    <w:rsid w:val="008B1BBD"/>
    <w:rsid w:val="008B1E81"/>
    <w:rsid w:val="008B22E6"/>
    <w:rsid w:val="008B2512"/>
    <w:rsid w:val="008B2E61"/>
    <w:rsid w:val="008B2F18"/>
    <w:rsid w:val="008B329C"/>
    <w:rsid w:val="008B32C5"/>
    <w:rsid w:val="008B36B3"/>
    <w:rsid w:val="008B382E"/>
    <w:rsid w:val="008B3989"/>
    <w:rsid w:val="008B3F5F"/>
    <w:rsid w:val="008B4105"/>
    <w:rsid w:val="008B4757"/>
    <w:rsid w:val="008B48A2"/>
    <w:rsid w:val="008B5655"/>
    <w:rsid w:val="008B5C8A"/>
    <w:rsid w:val="008B6D2C"/>
    <w:rsid w:val="008B7003"/>
    <w:rsid w:val="008B71C3"/>
    <w:rsid w:val="008B7262"/>
    <w:rsid w:val="008B734F"/>
    <w:rsid w:val="008B7C1B"/>
    <w:rsid w:val="008B7C59"/>
    <w:rsid w:val="008B7E6D"/>
    <w:rsid w:val="008C00B2"/>
    <w:rsid w:val="008C022B"/>
    <w:rsid w:val="008C025D"/>
    <w:rsid w:val="008C056F"/>
    <w:rsid w:val="008C0903"/>
    <w:rsid w:val="008C0927"/>
    <w:rsid w:val="008C09C3"/>
    <w:rsid w:val="008C0D58"/>
    <w:rsid w:val="008C191B"/>
    <w:rsid w:val="008C1CE1"/>
    <w:rsid w:val="008C203D"/>
    <w:rsid w:val="008C22B2"/>
    <w:rsid w:val="008C24E7"/>
    <w:rsid w:val="008C2830"/>
    <w:rsid w:val="008C33AF"/>
    <w:rsid w:val="008C37C3"/>
    <w:rsid w:val="008C3ADD"/>
    <w:rsid w:val="008C3D7F"/>
    <w:rsid w:val="008C3E5A"/>
    <w:rsid w:val="008C40CC"/>
    <w:rsid w:val="008C40DB"/>
    <w:rsid w:val="008C4BF6"/>
    <w:rsid w:val="008C52A9"/>
    <w:rsid w:val="008C54A0"/>
    <w:rsid w:val="008C56D3"/>
    <w:rsid w:val="008C5DF4"/>
    <w:rsid w:val="008C5E48"/>
    <w:rsid w:val="008C6150"/>
    <w:rsid w:val="008C6274"/>
    <w:rsid w:val="008C636B"/>
    <w:rsid w:val="008C644E"/>
    <w:rsid w:val="008C6D07"/>
    <w:rsid w:val="008C721A"/>
    <w:rsid w:val="008C739C"/>
    <w:rsid w:val="008C7480"/>
    <w:rsid w:val="008C7583"/>
    <w:rsid w:val="008C7849"/>
    <w:rsid w:val="008C7B01"/>
    <w:rsid w:val="008C7EFA"/>
    <w:rsid w:val="008C7FCB"/>
    <w:rsid w:val="008D0B0D"/>
    <w:rsid w:val="008D0C91"/>
    <w:rsid w:val="008D11D8"/>
    <w:rsid w:val="008D1471"/>
    <w:rsid w:val="008D17FF"/>
    <w:rsid w:val="008D18C4"/>
    <w:rsid w:val="008D19CD"/>
    <w:rsid w:val="008D1A05"/>
    <w:rsid w:val="008D20E1"/>
    <w:rsid w:val="008D2157"/>
    <w:rsid w:val="008D2420"/>
    <w:rsid w:val="008D28A2"/>
    <w:rsid w:val="008D2DFD"/>
    <w:rsid w:val="008D32ED"/>
    <w:rsid w:val="008D3414"/>
    <w:rsid w:val="008D3472"/>
    <w:rsid w:val="008D3940"/>
    <w:rsid w:val="008D3D2F"/>
    <w:rsid w:val="008D3E15"/>
    <w:rsid w:val="008D3F80"/>
    <w:rsid w:val="008D4075"/>
    <w:rsid w:val="008D4197"/>
    <w:rsid w:val="008D4BD0"/>
    <w:rsid w:val="008D4CA0"/>
    <w:rsid w:val="008D4F14"/>
    <w:rsid w:val="008D5756"/>
    <w:rsid w:val="008D638D"/>
    <w:rsid w:val="008D682A"/>
    <w:rsid w:val="008D6A6C"/>
    <w:rsid w:val="008D711E"/>
    <w:rsid w:val="008D73E8"/>
    <w:rsid w:val="008D7790"/>
    <w:rsid w:val="008E118F"/>
    <w:rsid w:val="008E1363"/>
    <w:rsid w:val="008E1942"/>
    <w:rsid w:val="008E1A3E"/>
    <w:rsid w:val="008E1A99"/>
    <w:rsid w:val="008E2114"/>
    <w:rsid w:val="008E2620"/>
    <w:rsid w:val="008E3691"/>
    <w:rsid w:val="008E36EE"/>
    <w:rsid w:val="008E3990"/>
    <w:rsid w:val="008E42FB"/>
    <w:rsid w:val="008E49B4"/>
    <w:rsid w:val="008E49DE"/>
    <w:rsid w:val="008E5186"/>
    <w:rsid w:val="008E5602"/>
    <w:rsid w:val="008E57E9"/>
    <w:rsid w:val="008E60EE"/>
    <w:rsid w:val="008E6413"/>
    <w:rsid w:val="008E648B"/>
    <w:rsid w:val="008E652A"/>
    <w:rsid w:val="008E6CCE"/>
    <w:rsid w:val="008E6CE2"/>
    <w:rsid w:val="008E7175"/>
    <w:rsid w:val="008E735B"/>
    <w:rsid w:val="008E738C"/>
    <w:rsid w:val="008F01CF"/>
    <w:rsid w:val="008F04C9"/>
    <w:rsid w:val="008F0C37"/>
    <w:rsid w:val="008F0D71"/>
    <w:rsid w:val="008F0E02"/>
    <w:rsid w:val="008F1838"/>
    <w:rsid w:val="008F1C12"/>
    <w:rsid w:val="008F1E77"/>
    <w:rsid w:val="008F1ED4"/>
    <w:rsid w:val="008F22CC"/>
    <w:rsid w:val="008F2301"/>
    <w:rsid w:val="008F2314"/>
    <w:rsid w:val="008F2594"/>
    <w:rsid w:val="008F2C60"/>
    <w:rsid w:val="008F2D4F"/>
    <w:rsid w:val="008F3CBD"/>
    <w:rsid w:val="008F3E0C"/>
    <w:rsid w:val="008F3EC0"/>
    <w:rsid w:val="008F3F40"/>
    <w:rsid w:val="008F4D7C"/>
    <w:rsid w:val="008F4F8E"/>
    <w:rsid w:val="008F5341"/>
    <w:rsid w:val="008F5E3D"/>
    <w:rsid w:val="008F5F1E"/>
    <w:rsid w:val="008F64E5"/>
    <w:rsid w:val="008F6865"/>
    <w:rsid w:val="008F6869"/>
    <w:rsid w:val="008F6F78"/>
    <w:rsid w:val="008F74FB"/>
    <w:rsid w:val="008F7999"/>
    <w:rsid w:val="0090054D"/>
    <w:rsid w:val="009006F1"/>
    <w:rsid w:val="009012F0"/>
    <w:rsid w:val="00901335"/>
    <w:rsid w:val="00901553"/>
    <w:rsid w:val="00901C62"/>
    <w:rsid w:val="009021F4"/>
    <w:rsid w:val="00902314"/>
    <w:rsid w:val="0090261A"/>
    <w:rsid w:val="00902FAE"/>
    <w:rsid w:val="00903085"/>
    <w:rsid w:val="009030BE"/>
    <w:rsid w:val="00903162"/>
    <w:rsid w:val="00903193"/>
    <w:rsid w:val="0090344B"/>
    <w:rsid w:val="00903511"/>
    <w:rsid w:val="00903B55"/>
    <w:rsid w:val="00903ECA"/>
    <w:rsid w:val="00904D9C"/>
    <w:rsid w:val="009051F0"/>
    <w:rsid w:val="00905300"/>
    <w:rsid w:val="00905DC9"/>
    <w:rsid w:val="00905F43"/>
    <w:rsid w:val="0090672F"/>
    <w:rsid w:val="00906B48"/>
    <w:rsid w:val="00906F41"/>
    <w:rsid w:val="00906F53"/>
    <w:rsid w:val="009070EC"/>
    <w:rsid w:val="00907C2D"/>
    <w:rsid w:val="00907D17"/>
    <w:rsid w:val="00910563"/>
    <w:rsid w:val="009105DD"/>
    <w:rsid w:val="00910A2B"/>
    <w:rsid w:val="0091128E"/>
    <w:rsid w:val="00911968"/>
    <w:rsid w:val="009122CD"/>
    <w:rsid w:val="00912584"/>
    <w:rsid w:val="009129A3"/>
    <w:rsid w:val="00913182"/>
    <w:rsid w:val="00913620"/>
    <w:rsid w:val="0091382F"/>
    <w:rsid w:val="00913890"/>
    <w:rsid w:val="009138E9"/>
    <w:rsid w:val="00913CE5"/>
    <w:rsid w:val="0091433E"/>
    <w:rsid w:val="0091450B"/>
    <w:rsid w:val="009148B8"/>
    <w:rsid w:val="00914C40"/>
    <w:rsid w:val="00914CD7"/>
    <w:rsid w:val="00914DBE"/>
    <w:rsid w:val="0091504E"/>
    <w:rsid w:val="00915217"/>
    <w:rsid w:val="009155FE"/>
    <w:rsid w:val="009156A2"/>
    <w:rsid w:val="009156CC"/>
    <w:rsid w:val="00915D3C"/>
    <w:rsid w:val="00916185"/>
    <w:rsid w:val="0091619D"/>
    <w:rsid w:val="009161B4"/>
    <w:rsid w:val="009163D7"/>
    <w:rsid w:val="00916470"/>
    <w:rsid w:val="00916AAF"/>
    <w:rsid w:val="009172F5"/>
    <w:rsid w:val="00917351"/>
    <w:rsid w:val="0091755F"/>
    <w:rsid w:val="00917998"/>
    <w:rsid w:val="00920019"/>
    <w:rsid w:val="009210B5"/>
    <w:rsid w:val="0092119B"/>
    <w:rsid w:val="00921767"/>
    <w:rsid w:val="00921F2A"/>
    <w:rsid w:val="00922E8C"/>
    <w:rsid w:val="00923400"/>
    <w:rsid w:val="0092361E"/>
    <w:rsid w:val="009236C8"/>
    <w:rsid w:val="00923872"/>
    <w:rsid w:val="00923B89"/>
    <w:rsid w:val="00923D75"/>
    <w:rsid w:val="0092450D"/>
    <w:rsid w:val="009248D1"/>
    <w:rsid w:val="00924DAF"/>
    <w:rsid w:val="00925909"/>
    <w:rsid w:val="00926600"/>
    <w:rsid w:val="00926C9F"/>
    <w:rsid w:val="00926E12"/>
    <w:rsid w:val="009274A9"/>
    <w:rsid w:val="00930236"/>
    <w:rsid w:val="009303F4"/>
    <w:rsid w:val="00930553"/>
    <w:rsid w:val="00930902"/>
    <w:rsid w:val="009312DA"/>
    <w:rsid w:val="00931B68"/>
    <w:rsid w:val="00931F19"/>
    <w:rsid w:val="00932E13"/>
    <w:rsid w:val="0093333A"/>
    <w:rsid w:val="009333B9"/>
    <w:rsid w:val="0093392D"/>
    <w:rsid w:val="00933A13"/>
    <w:rsid w:val="00933BFD"/>
    <w:rsid w:val="00933C98"/>
    <w:rsid w:val="00933EC0"/>
    <w:rsid w:val="00933ECD"/>
    <w:rsid w:val="009344A4"/>
    <w:rsid w:val="00935399"/>
    <w:rsid w:val="00935748"/>
    <w:rsid w:val="00935A62"/>
    <w:rsid w:val="00935BA1"/>
    <w:rsid w:val="00935CE9"/>
    <w:rsid w:val="00936459"/>
    <w:rsid w:val="009369AE"/>
    <w:rsid w:val="00936B76"/>
    <w:rsid w:val="00936DEA"/>
    <w:rsid w:val="009372B0"/>
    <w:rsid w:val="0093765A"/>
    <w:rsid w:val="0093766B"/>
    <w:rsid w:val="009404D0"/>
    <w:rsid w:val="00940908"/>
    <w:rsid w:val="00940C7B"/>
    <w:rsid w:val="0094101F"/>
    <w:rsid w:val="00941624"/>
    <w:rsid w:val="009417B1"/>
    <w:rsid w:val="00941B11"/>
    <w:rsid w:val="00942034"/>
    <w:rsid w:val="00942786"/>
    <w:rsid w:val="0094315A"/>
    <w:rsid w:val="0094371A"/>
    <w:rsid w:val="00943858"/>
    <w:rsid w:val="009443CC"/>
    <w:rsid w:val="00944704"/>
    <w:rsid w:val="009453CF"/>
    <w:rsid w:val="00945BB1"/>
    <w:rsid w:val="00946289"/>
    <w:rsid w:val="00946864"/>
    <w:rsid w:val="009468AC"/>
    <w:rsid w:val="00946A11"/>
    <w:rsid w:val="00946EBC"/>
    <w:rsid w:val="00947149"/>
    <w:rsid w:val="009471B2"/>
    <w:rsid w:val="00947715"/>
    <w:rsid w:val="00947ABB"/>
    <w:rsid w:val="0095035F"/>
    <w:rsid w:val="0095071A"/>
    <w:rsid w:val="00950CBA"/>
    <w:rsid w:val="00950D2B"/>
    <w:rsid w:val="00951100"/>
    <w:rsid w:val="009512A3"/>
    <w:rsid w:val="0095132C"/>
    <w:rsid w:val="0095134E"/>
    <w:rsid w:val="00951464"/>
    <w:rsid w:val="009514E3"/>
    <w:rsid w:val="0095195E"/>
    <w:rsid w:val="00951B66"/>
    <w:rsid w:val="00951CA6"/>
    <w:rsid w:val="00951ED2"/>
    <w:rsid w:val="00953C69"/>
    <w:rsid w:val="00953D04"/>
    <w:rsid w:val="00954024"/>
    <w:rsid w:val="0095414C"/>
    <w:rsid w:val="009541A5"/>
    <w:rsid w:val="0095435B"/>
    <w:rsid w:val="00954406"/>
    <w:rsid w:val="00954859"/>
    <w:rsid w:val="0095504F"/>
    <w:rsid w:val="0095526F"/>
    <w:rsid w:val="009554A6"/>
    <w:rsid w:val="009554BC"/>
    <w:rsid w:val="0095569D"/>
    <w:rsid w:val="00955FC9"/>
    <w:rsid w:val="009566DD"/>
    <w:rsid w:val="00956BC1"/>
    <w:rsid w:val="00956D1C"/>
    <w:rsid w:val="00957136"/>
    <w:rsid w:val="00957250"/>
    <w:rsid w:val="009572DF"/>
    <w:rsid w:val="009574BF"/>
    <w:rsid w:val="009576E7"/>
    <w:rsid w:val="00957B8B"/>
    <w:rsid w:val="00957F19"/>
    <w:rsid w:val="00957F27"/>
    <w:rsid w:val="00960728"/>
    <w:rsid w:val="00960A38"/>
    <w:rsid w:val="00960F89"/>
    <w:rsid w:val="0096154C"/>
    <w:rsid w:val="00961635"/>
    <w:rsid w:val="00961728"/>
    <w:rsid w:val="00961AD7"/>
    <w:rsid w:val="0096217D"/>
    <w:rsid w:val="0096226C"/>
    <w:rsid w:val="00962354"/>
    <w:rsid w:val="00962EE0"/>
    <w:rsid w:val="00962F2F"/>
    <w:rsid w:val="00963044"/>
    <w:rsid w:val="0096310E"/>
    <w:rsid w:val="00963D71"/>
    <w:rsid w:val="00963ED6"/>
    <w:rsid w:val="00964315"/>
    <w:rsid w:val="009650E7"/>
    <w:rsid w:val="00965388"/>
    <w:rsid w:val="009658EB"/>
    <w:rsid w:val="00965CFB"/>
    <w:rsid w:val="00966C86"/>
    <w:rsid w:val="00967267"/>
    <w:rsid w:val="00967912"/>
    <w:rsid w:val="00967ADE"/>
    <w:rsid w:val="0097038A"/>
    <w:rsid w:val="009703D4"/>
    <w:rsid w:val="00970D53"/>
    <w:rsid w:val="00971648"/>
    <w:rsid w:val="009716AB"/>
    <w:rsid w:val="00971833"/>
    <w:rsid w:val="00971DEF"/>
    <w:rsid w:val="00971E11"/>
    <w:rsid w:val="00972336"/>
    <w:rsid w:val="009726F7"/>
    <w:rsid w:val="00972A25"/>
    <w:rsid w:val="00972ABC"/>
    <w:rsid w:val="00972DD4"/>
    <w:rsid w:val="00972E0B"/>
    <w:rsid w:val="00972FDA"/>
    <w:rsid w:val="0097385C"/>
    <w:rsid w:val="0097388F"/>
    <w:rsid w:val="00973DE9"/>
    <w:rsid w:val="009744B2"/>
    <w:rsid w:val="009744F8"/>
    <w:rsid w:val="00974A2B"/>
    <w:rsid w:val="00974EEE"/>
    <w:rsid w:val="009759F2"/>
    <w:rsid w:val="00975E73"/>
    <w:rsid w:val="00975E86"/>
    <w:rsid w:val="00976101"/>
    <w:rsid w:val="009764D2"/>
    <w:rsid w:val="00976CAB"/>
    <w:rsid w:val="00976D9A"/>
    <w:rsid w:val="00976F31"/>
    <w:rsid w:val="00977037"/>
    <w:rsid w:val="0097756E"/>
    <w:rsid w:val="009777A7"/>
    <w:rsid w:val="00977A48"/>
    <w:rsid w:val="009810C8"/>
    <w:rsid w:val="0098178A"/>
    <w:rsid w:val="00981905"/>
    <w:rsid w:val="00981E89"/>
    <w:rsid w:val="00982137"/>
    <w:rsid w:val="0098290B"/>
    <w:rsid w:val="0098302B"/>
    <w:rsid w:val="00983179"/>
    <w:rsid w:val="0098348E"/>
    <w:rsid w:val="00984722"/>
    <w:rsid w:val="00985800"/>
    <w:rsid w:val="009858D4"/>
    <w:rsid w:val="00985A08"/>
    <w:rsid w:val="00985E80"/>
    <w:rsid w:val="00985FF8"/>
    <w:rsid w:val="009864B5"/>
    <w:rsid w:val="009869E1"/>
    <w:rsid w:val="009871B9"/>
    <w:rsid w:val="0098757B"/>
    <w:rsid w:val="009876DC"/>
    <w:rsid w:val="0098782C"/>
    <w:rsid w:val="00987882"/>
    <w:rsid w:val="00987B90"/>
    <w:rsid w:val="00987D47"/>
    <w:rsid w:val="0099020F"/>
    <w:rsid w:val="00990DC3"/>
    <w:rsid w:val="00990E3C"/>
    <w:rsid w:val="0099116C"/>
    <w:rsid w:val="00991501"/>
    <w:rsid w:val="0099152F"/>
    <w:rsid w:val="009918C4"/>
    <w:rsid w:val="00991C6A"/>
    <w:rsid w:val="00992038"/>
    <w:rsid w:val="00992144"/>
    <w:rsid w:val="00992164"/>
    <w:rsid w:val="00992455"/>
    <w:rsid w:val="00992ABE"/>
    <w:rsid w:val="009932A7"/>
    <w:rsid w:val="009934EB"/>
    <w:rsid w:val="0099363F"/>
    <w:rsid w:val="009937F8"/>
    <w:rsid w:val="00993C58"/>
    <w:rsid w:val="00993D6F"/>
    <w:rsid w:val="00993F18"/>
    <w:rsid w:val="00994731"/>
    <w:rsid w:val="00994B65"/>
    <w:rsid w:val="00994CBC"/>
    <w:rsid w:val="00995683"/>
    <w:rsid w:val="009965B0"/>
    <w:rsid w:val="009967DC"/>
    <w:rsid w:val="00996D78"/>
    <w:rsid w:val="00997B68"/>
    <w:rsid w:val="00997DE6"/>
    <w:rsid w:val="00997FA3"/>
    <w:rsid w:val="009A00C4"/>
    <w:rsid w:val="009A0170"/>
    <w:rsid w:val="009A0172"/>
    <w:rsid w:val="009A0242"/>
    <w:rsid w:val="009A031B"/>
    <w:rsid w:val="009A0500"/>
    <w:rsid w:val="009A05BE"/>
    <w:rsid w:val="009A07C5"/>
    <w:rsid w:val="009A0DA1"/>
    <w:rsid w:val="009A0FAB"/>
    <w:rsid w:val="009A1409"/>
    <w:rsid w:val="009A1661"/>
    <w:rsid w:val="009A1868"/>
    <w:rsid w:val="009A1C42"/>
    <w:rsid w:val="009A1EBA"/>
    <w:rsid w:val="009A23B8"/>
    <w:rsid w:val="009A2569"/>
    <w:rsid w:val="009A2C03"/>
    <w:rsid w:val="009A38D3"/>
    <w:rsid w:val="009A467F"/>
    <w:rsid w:val="009A481A"/>
    <w:rsid w:val="009A49E0"/>
    <w:rsid w:val="009A4A72"/>
    <w:rsid w:val="009A60B5"/>
    <w:rsid w:val="009A60D2"/>
    <w:rsid w:val="009A63B5"/>
    <w:rsid w:val="009A70F9"/>
    <w:rsid w:val="009A71F6"/>
    <w:rsid w:val="009A7AFB"/>
    <w:rsid w:val="009A7B44"/>
    <w:rsid w:val="009A7D11"/>
    <w:rsid w:val="009B0276"/>
    <w:rsid w:val="009B03F6"/>
    <w:rsid w:val="009B0C2C"/>
    <w:rsid w:val="009B0C59"/>
    <w:rsid w:val="009B0F1C"/>
    <w:rsid w:val="009B1150"/>
    <w:rsid w:val="009B1BCD"/>
    <w:rsid w:val="009B295A"/>
    <w:rsid w:val="009B3804"/>
    <w:rsid w:val="009B3A4C"/>
    <w:rsid w:val="009B5050"/>
    <w:rsid w:val="009B5113"/>
    <w:rsid w:val="009B5828"/>
    <w:rsid w:val="009B5BF0"/>
    <w:rsid w:val="009B642F"/>
    <w:rsid w:val="009B6540"/>
    <w:rsid w:val="009B659D"/>
    <w:rsid w:val="009B712E"/>
    <w:rsid w:val="009B7144"/>
    <w:rsid w:val="009B71FB"/>
    <w:rsid w:val="009B79BA"/>
    <w:rsid w:val="009B7C83"/>
    <w:rsid w:val="009B7DA4"/>
    <w:rsid w:val="009B7FD5"/>
    <w:rsid w:val="009C0513"/>
    <w:rsid w:val="009C0937"/>
    <w:rsid w:val="009C0958"/>
    <w:rsid w:val="009C1228"/>
    <w:rsid w:val="009C199D"/>
    <w:rsid w:val="009C1E31"/>
    <w:rsid w:val="009C25F6"/>
    <w:rsid w:val="009C275F"/>
    <w:rsid w:val="009C287A"/>
    <w:rsid w:val="009C28B6"/>
    <w:rsid w:val="009C2C90"/>
    <w:rsid w:val="009C2EAE"/>
    <w:rsid w:val="009C3257"/>
    <w:rsid w:val="009C34AB"/>
    <w:rsid w:val="009C36AD"/>
    <w:rsid w:val="009C3C5F"/>
    <w:rsid w:val="009C3EF7"/>
    <w:rsid w:val="009C478A"/>
    <w:rsid w:val="009C48FB"/>
    <w:rsid w:val="009C4A01"/>
    <w:rsid w:val="009C4B60"/>
    <w:rsid w:val="009C4EF9"/>
    <w:rsid w:val="009C5228"/>
    <w:rsid w:val="009C55BE"/>
    <w:rsid w:val="009C5671"/>
    <w:rsid w:val="009C59AD"/>
    <w:rsid w:val="009C5AD1"/>
    <w:rsid w:val="009C6408"/>
    <w:rsid w:val="009C647D"/>
    <w:rsid w:val="009C68F1"/>
    <w:rsid w:val="009C6A66"/>
    <w:rsid w:val="009C6C14"/>
    <w:rsid w:val="009C72D5"/>
    <w:rsid w:val="009C7324"/>
    <w:rsid w:val="009C7554"/>
    <w:rsid w:val="009C7AFD"/>
    <w:rsid w:val="009C7DFB"/>
    <w:rsid w:val="009C7E32"/>
    <w:rsid w:val="009D0417"/>
    <w:rsid w:val="009D08C9"/>
    <w:rsid w:val="009D0953"/>
    <w:rsid w:val="009D0C5B"/>
    <w:rsid w:val="009D0C9B"/>
    <w:rsid w:val="009D1050"/>
    <w:rsid w:val="009D12F2"/>
    <w:rsid w:val="009D1644"/>
    <w:rsid w:val="009D19A2"/>
    <w:rsid w:val="009D19D7"/>
    <w:rsid w:val="009D19E0"/>
    <w:rsid w:val="009D1EEF"/>
    <w:rsid w:val="009D20E4"/>
    <w:rsid w:val="009D2464"/>
    <w:rsid w:val="009D2B3C"/>
    <w:rsid w:val="009D3297"/>
    <w:rsid w:val="009D39AC"/>
    <w:rsid w:val="009D3EF3"/>
    <w:rsid w:val="009D447F"/>
    <w:rsid w:val="009D47D0"/>
    <w:rsid w:val="009D4A76"/>
    <w:rsid w:val="009D5A9B"/>
    <w:rsid w:val="009D5BEA"/>
    <w:rsid w:val="009D610A"/>
    <w:rsid w:val="009D6478"/>
    <w:rsid w:val="009D665A"/>
    <w:rsid w:val="009D67D5"/>
    <w:rsid w:val="009D6BC6"/>
    <w:rsid w:val="009D7046"/>
    <w:rsid w:val="009D73F9"/>
    <w:rsid w:val="009D7507"/>
    <w:rsid w:val="009D7657"/>
    <w:rsid w:val="009D7CA7"/>
    <w:rsid w:val="009E00A6"/>
    <w:rsid w:val="009E01EB"/>
    <w:rsid w:val="009E093D"/>
    <w:rsid w:val="009E106C"/>
    <w:rsid w:val="009E1412"/>
    <w:rsid w:val="009E1BF3"/>
    <w:rsid w:val="009E2794"/>
    <w:rsid w:val="009E2A68"/>
    <w:rsid w:val="009E2FFF"/>
    <w:rsid w:val="009E3A5D"/>
    <w:rsid w:val="009E3E36"/>
    <w:rsid w:val="009E3F59"/>
    <w:rsid w:val="009E4533"/>
    <w:rsid w:val="009E490B"/>
    <w:rsid w:val="009E4C4B"/>
    <w:rsid w:val="009E4CD5"/>
    <w:rsid w:val="009E51E7"/>
    <w:rsid w:val="009E5456"/>
    <w:rsid w:val="009E55C7"/>
    <w:rsid w:val="009E59B0"/>
    <w:rsid w:val="009E59E9"/>
    <w:rsid w:val="009E6CC7"/>
    <w:rsid w:val="009E6F08"/>
    <w:rsid w:val="009E6F20"/>
    <w:rsid w:val="009E7868"/>
    <w:rsid w:val="009E7DA2"/>
    <w:rsid w:val="009F0C7E"/>
    <w:rsid w:val="009F10DE"/>
    <w:rsid w:val="009F117F"/>
    <w:rsid w:val="009F138D"/>
    <w:rsid w:val="009F1602"/>
    <w:rsid w:val="009F179B"/>
    <w:rsid w:val="009F1EA6"/>
    <w:rsid w:val="009F24C6"/>
    <w:rsid w:val="009F2830"/>
    <w:rsid w:val="009F302A"/>
    <w:rsid w:val="009F3402"/>
    <w:rsid w:val="009F4216"/>
    <w:rsid w:val="009F47B8"/>
    <w:rsid w:val="009F489F"/>
    <w:rsid w:val="009F4924"/>
    <w:rsid w:val="009F493B"/>
    <w:rsid w:val="009F49A9"/>
    <w:rsid w:val="009F4D2C"/>
    <w:rsid w:val="009F4E64"/>
    <w:rsid w:val="009F51FE"/>
    <w:rsid w:val="009F5296"/>
    <w:rsid w:val="009F5748"/>
    <w:rsid w:val="009F59F4"/>
    <w:rsid w:val="009F5D31"/>
    <w:rsid w:val="009F60FD"/>
    <w:rsid w:val="009F63A7"/>
    <w:rsid w:val="009F63DC"/>
    <w:rsid w:val="009F6422"/>
    <w:rsid w:val="009F66B7"/>
    <w:rsid w:val="009F678B"/>
    <w:rsid w:val="009F67C0"/>
    <w:rsid w:val="009F6978"/>
    <w:rsid w:val="009F72F6"/>
    <w:rsid w:val="009F7321"/>
    <w:rsid w:val="009F77E9"/>
    <w:rsid w:val="009F7E2A"/>
    <w:rsid w:val="009F7EAF"/>
    <w:rsid w:val="00A001E1"/>
    <w:rsid w:val="00A00202"/>
    <w:rsid w:val="00A0087E"/>
    <w:rsid w:val="00A00A39"/>
    <w:rsid w:val="00A00AA6"/>
    <w:rsid w:val="00A01259"/>
    <w:rsid w:val="00A0131F"/>
    <w:rsid w:val="00A02353"/>
    <w:rsid w:val="00A023F5"/>
    <w:rsid w:val="00A03309"/>
    <w:rsid w:val="00A0384C"/>
    <w:rsid w:val="00A04B76"/>
    <w:rsid w:val="00A05247"/>
    <w:rsid w:val="00A05268"/>
    <w:rsid w:val="00A058C9"/>
    <w:rsid w:val="00A0641F"/>
    <w:rsid w:val="00A06C29"/>
    <w:rsid w:val="00A070D6"/>
    <w:rsid w:val="00A0713A"/>
    <w:rsid w:val="00A07241"/>
    <w:rsid w:val="00A074E0"/>
    <w:rsid w:val="00A07758"/>
    <w:rsid w:val="00A07C78"/>
    <w:rsid w:val="00A07F05"/>
    <w:rsid w:val="00A1003C"/>
    <w:rsid w:val="00A105AD"/>
    <w:rsid w:val="00A10934"/>
    <w:rsid w:val="00A113E0"/>
    <w:rsid w:val="00A118C9"/>
    <w:rsid w:val="00A11C6F"/>
    <w:rsid w:val="00A12200"/>
    <w:rsid w:val="00A123BB"/>
    <w:rsid w:val="00A12C5C"/>
    <w:rsid w:val="00A13629"/>
    <w:rsid w:val="00A13878"/>
    <w:rsid w:val="00A1388F"/>
    <w:rsid w:val="00A141E6"/>
    <w:rsid w:val="00A1454D"/>
    <w:rsid w:val="00A14677"/>
    <w:rsid w:val="00A15321"/>
    <w:rsid w:val="00A15F02"/>
    <w:rsid w:val="00A15F9C"/>
    <w:rsid w:val="00A16149"/>
    <w:rsid w:val="00A16272"/>
    <w:rsid w:val="00A16559"/>
    <w:rsid w:val="00A1656A"/>
    <w:rsid w:val="00A16962"/>
    <w:rsid w:val="00A16A3C"/>
    <w:rsid w:val="00A16D6F"/>
    <w:rsid w:val="00A170B5"/>
    <w:rsid w:val="00A1736C"/>
    <w:rsid w:val="00A17476"/>
    <w:rsid w:val="00A175A3"/>
    <w:rsid w:val="00A175BA"/>
    <w:rsid w:val="00A17A40"/>
    <w:rsid w:val="00A17EAB"/>
    <w:rsid w:val="00A201ED"/>
    <w:rsid w:val="00A20654"/>
    <w:rsid w:val="00A20A80"/>
    <w:rsid w:val="00A20F48"/>
    <w:rsid w:val="00A2126F"/>
    <w:rsid w:val="00A219B0"/>
    <w:rsid w:val="00A21ECD"/>
    <w:rsid w:val="00A2234C"/>
    <w:rsid w:val="00A226C2"/>
    <w:rsid w:val="00A22912"/>
    <w:rsid w:val="00A22E00"/>
    <w:rsid w:val="00A23008"/>
    <w:rsid w:val="00A23494"/>
    <w:rsid w:val="00A23DB8"/>
    <w:rsid w:val="00A24516"/>
    <w:rsid w:val="00A24607"/>
    <w:rsid w:val="00A246FF"/>
    <w:rsid w:val="00A24AF8"/>
    <w:rsid w:val="00A2539A"/>
    <w:rsid w:val="00A25709"/>
    <w:rsid w:val="00A25770"/>
    <w:rsid w:val="00A25C71"/>
    <w:rsid w:val="00A263D2"/>
    <w:rsid w:val="00A26B2A"/>
    <w:rsid w:val="00A27126"/>
    <w:rsid w:val="00A27F7D"/>
    <w:rsid w:val="00A30308"/>
    <w:rsid w:val="00A30AC8"/>
    <w:rsid w:val="00A30B7E"/>
    <w:rsid w:val="00A31620"/>
    <w:rsid w:val="00A31A40"/>
    <w:rsid w:val="00A31BDE"/>
    <w:rsid w:val="00A32640"/>
    <w:rsid w:val="00A32BEE"/>
    <w:rsid w:val="00A32C9C"/>
    <w:rsid w:val="00A33B61"/>
    <w:rsid w:val="00A33B87"/>
    <w:rsid w:val="00A345DE"/>
    <w:rsid w:val="00A34B0A"/>
    <w:rsid w:val="00A34CA6"/>
    <w:rsid w:val="00A34E8F"/>
    <w:rsid w:val="00A36004"/>
    <w:rsid w:val="00A364D4"/>
    <w:rsid w:val="00A36D0C"/>
    <w:rsid w:val="00A37444"/>
    <w:rsid w:val="00A37775"/>
    <w:rsid w:val="00A37A28"/>
    <w:rsid w:val="00A4009F"/>
    <w:rsid w:val="00A4057A"/>
    <w:rsid w:val="00A4076F"/>
    <w:rsid w:val="00A4088D"/>
    <w:rsid w:val="00A408C0"/>
    <w:rsid w:val="00A40BDC"/>
    <w:rsid w:val="00A40E98"/>
    <w:rsid w:val="00A40FB8"/>
    <w:rsid w:val="00A41599"/>
    <w:rsid w:val="00A4169B"/>
    <w:rsid w:val="00A4273A"/>
    <w:rsid w:val="00A428C4"/>
    <w:rsid w:val="00A42DC8"/>
    <w:rsid w:val="00A43056"/>
    <w:rsid w:val="00A431E6"/>
    <w:rsid w:val="00A432E3"/>
    <w:rsid w:val="00A43304"/>
    <w:rsid w:val="00A434A9"/>
    <w:rsid w:val="00A43AFB"/>
    <w:rsid w:val="00A444C4"/>
    <w:rsid w:val="00A44AC9"/>
    <w:rsid w:val="00A44AD1"/>
    <w:rsid w:val="00A44FC8"/>
    <w:rsid w:val="00A452A2"/>
    <w:rsid w:val="00A45685"/>
    <w:rsid w:val="00A456DF"/>
    <w:rsid w:val="00A457DC"/>
    <w:rsid w:val="00A459CB"/>
    <w:rsid w:val="00A459CE"/>
    <w:rsid w:val="00A4607B"/>
    <w:rsid w:val="00A46087"/>
    <w:rsid w:val="00A460B5"/>
    <w:rsid w:val="00A460FC"/>
    <w:rsid w:val="00A4610E"/>
    <w:rsid w:val="00A461DA"/>
    <w:rsid w:val="00A46412"/>
    <w:rsid w:val="00A465DF"/>
    <w:rsid w:val="00A465FC"/>
    <w:rsid w:val="00A46931"/>
    <w:rsid w:val="00A469DA"/>
    <w:rsid w:val="00A46FE9"/>
    <w:rsid w:val="00A47A7C"/>
    <w:rsid w:val="00A500D0"/>
    <w:rsid w:val="00A50124"/>
    <w:rsid w:val="00A50400"/>
    <w:rsid w:val="00A50ADE"/>
    <w:rsid w:val="00A50DDD"/>
    <w:rsid w:val="00A511A2"/>
    <w:rsid w:val="00A51464"/>
    <w:rsid w:val="00A51492"/>
    <w:rsid w:val="00A5160C"/>
    <w:rsid w:val="00A51637"/>
    <w:rsid w:val="00A5197A"/>
    <w:rsid w:val="00A51AAB"/>
    <w:rsid w:val="00A51BA5"/>
    <w:rsid w:val="00A51BE7"/>
    <w:rsid w:val="00A52228"/>
    <w:rsid w:val="00A53098"/>
    <w:rsid w:val="00A53146"/>
    <w:rsid w:val="00A539EA"/>
    <w:rsid w:val="00A53D7D"/>
    <w:rsid w:val="00A541CC"/>
    <w:rsid w:val="00A541E6"/>
    <w:rsid w:val="00A543FA"/>
    <w:rsid w:val="00A5453D"/>
    <w:rsid w:val="00A545C5"/>
    <w:rsid w:val="00A54856"/>
    <w:rsid w:val="00A54B96"/>
    <w:rsid w:val="00A54D8E"/>
    <w:rsid w:val="00A5521C"/>
    <w:rsid w:val="00A5533A"/>
    <w:rsid w:val="00A554C8"/>
    <w:rsid w:val="00A5585C"/>
    <w:rsid w:val="00A55FCB"/>
    <w:rsid w:val="00A56015"/>
    <w:rsid w:val="00A56470"/>
    <w:rsid w:val="00A56D23"/>
    <w:rsid w:val="00A57033"/>
    <w:rsid w:val="00A571A9"/>
    <w:rsid w:val="00A577DD"/>
    <w:rsid w:val="00A57F09"/>
    <w:rsid w:val="00A6045C"/>
    <w:rsid w:val="00A60586"/>
    <w:rsid w:val="00A60991"/>
    <w:rsid w:val="00A609A4"/>
    <w:rsid w:val="00A60AA3"/>
    <w:rsid w:val="00A61275"/>
    <w:rsid w:val="00A6168B"/>
    <w:rsid w:val="00A618E8"/>
    <w:rsid w:val="00A619B5"/>
    <w:rsid w:val="00A61A47"/>
    <w:rsid w:val="00A61A8F"/>
    <w:rsid w:val="00A61E51"/>
    <w:rsid w:val="00A62129"/>
    <w:rsid w:val="00A62521"/>
    <w:rsid w:val="00A62D2F"/>
    <w:rsid w:val="00A63154"/>
    <w:rsid w:val="00A634E0"/>
    <w:rsid w:val="00A6353F"/>
    <w:rsid w:val="00A638B3"/>
    <w:rsid w:val="00A63BCE"/>
    <w:rsid w:val="00A64110"/>
    <w:rsid w:val="00A647B9"/>
    <w:rsid w:val="00A65258"/>
    <w:rsid w:val="00A65383"/>
    <w:rsid w:val="00A656F3"/>
    <w:rsid w:val="00A65DF2"/>
    <w:rsid w:val="00A661E6"/>
    <w:rsid w:val="00A667C2"/>
    <w:rsid w:val="00A66800"/>
    <w:rsid w:val="00A6693F"/>
    <w:rsid w:val="00A66DCD"/>
    <w:rsid w:val="00A66E8C"/>
    <w:rsid w:val="00A66FB3"/>
    <w:rsid w:val="00A6707C"/>
    <w:rsid w:val="00A67149"/>
    <w:rsid w:val="00A675FD"/>
    <w:rsid w:val="00A677FB"/>
    <w:rsid w:val="00A67ED9"/>
    <w:rsid w:val="00A700FA"/>
    <w:rsid w:val="00A704F3"/>
    <w:rsid w:val="00A70767"/>
    <w:rsid w:val="00A7093B"/>
    <w:rsid w:val="00A71309"/>
    <w:rsid w:val="00A7191C"/>
    <w:rsid w:val="00A7210D"/>
    <w:rsid w:val="00A722B0"/>
    <w:rsid w:val="00A72AF3"/>
    <w:rsid w:val="00A72C50"/>
    <w:rsid w:val="00A73319"/>
    <w:rsid w:val="00A7386D"/>
    <w:rsid w:val="00A741AF"/>
    <w:rsid w:val="00A74504"/>
    <w:rsid w:val="00A74F83"/>
    <w:rsid w:val="00A74FD4"/>
    <w:rsid w:val="00A753AB"/>
    <w:rsid w:val="00A7540D"/>
    <w:rsid w:val="00A75482"/>
    <w:rsid w:val="00A75CFB"/>
    <w:rsid w:val="00A75D5F"/>
    <w:rsid w:val="00A75F02"/>
    <w:rsid w:val="00A75F06"/>
    <w:rsid w:val="00A779DD"/>
    <w:rsid w:val="00A77AD4"/>
    <w:rsid w:val="00A77BD7"/>
    <w:rsid w:val="00A80088"/>
    <w:rsid w:val="00A808CD"/>
    <w:rsid w:val="00A815A5"/>
    <w:rsid w:val="00A815AA"/>
    <w:rsid w:val="00A817F7"/>
    <w:rsid w:val="00A81B16"/>
    <w:rsid w:val="00A829F7"/>
    <w:rsid w:val="00A82EAC"/>
    <w:rsid w:val="00A82FC4"/>
    <w:rsid w:val="00A82FC9"/>
    <w:rsid w:val="00A835FB"/>
    <w:rsid w:val="00A836BD"/>
    <w:rsid w:val="00A83AA5"/>
    <w:rsid w:val="00A84A64"/>
    <w:rsid w:val="00A84BA9"/>
    <w:rsid w:val="00A85079"/>
    <w:rsid w:val="00A851C1"/>
    <w:rsid w:val="00A854AB"/>
    <w:rsid w:val="00A857B7"/>
    <w:rsid w:val="00A8595D"/>
    <w:rsid w:val="00A85C73"/>
    <w:rsid w:val="00A864D8"/>
    <w:rsid w:val="00A867D1"/>
    <w:rsid w:val="00A86BD6"/>
    <w:rsid w:val="00A86C8B"/>
    <w:rsid w:val="00A86DEA"/>
    <w:rsid w:val="00A871E6"/>
    <w:rsid w:val="00A8721F"/>
    <w:rsid w:val="00A87381"/>
    <w:rsid w:val="00A873AC"/>
    <w:rsid w:val="00A8757E"/>
    <w:rsid w:val="00A877C6"/>
    <w:rsid w:val="00A879FD"/>
    <w:rsid w:val="00A87D3C"/>
    <w:rsid w:val="00A90212"/>
    <w:rsid w:val="00A90554"/>
    <w:rsid w:val="00A907E4"/>
    <w:rsid w:val="00A909C7"/>
    <w:rsid w:val="00A90A59"/>
    <w:rsid w:val="00A90C21"/>
    <w:rsid w:val="00A916DE"/>
    <w:rsid w:val="00A91958"/>
    <w:rsid w:val="00A919D7"/>
    <w:rsid w:val="00A9205D"/>
    <w:rsid w:val="00A928D6"/>
    <w:rsid w:val="00A9310E"/>
    <w:rsid w:val="00A931F2"/>
    <w:rsid w:val="00A936C9"/>
    <w:rsid w:val="00A93754"/>
    <w:rsid w:val="00A9393F"/>
    <w:rsid w:val="00A9398E"/>
    <w:rsid w:val="00A947FA"/>
    <w:rsid w:val="00A94ACA"/>
    <w:rsid w:val="00A95E9B"/>
    <w:rsid w:val="00A960EC"/>
    <w:rsid w:val="00A9680D"/>
    <w:rsid w:val="00A96BE0"/>
    <w:rsid w:val="00A970CE"/>
    <w:rsid w:val="00A97E2D"/>
    <w:rsid w:val="00A97FAD"/>
    <w:rsid w:val="00AA0057"/>
    <w:rsid w:val="00AA08BC"/>
    <w:rsid w:val="00AA0D69"/>
    <w:rsid w:val="00AA0F1A"/>
    <w:rsid w:val="00AA11F1"/>
    <w:rsid w:val="00AA1615"/>
    <w:rsid w:val="00AA1FC9"/>
    <w:rsid w:val="00AA2016"/>
    <w:rsid w:val="00AA3122"/>
    <w:rsid w:val="00AA31CA"/>
    <w:rsid w:val="00AA3D0B"/>
    <w:rsid w:val="00AA3F52"/>
    <w:rsid w:val="00AA4230"/>
    <w:rsid w:val="00AA4855"/>
    <w:rsid w:val="00AA4886"/>
    <w:rsid w:val="00AA4E30"/>
    <w:rsid w:val="00AA56C1"/>
    <w:rsid w:val="00AA5ECB"/>
    <w:rsid w:val="00AA625D"/>
    <w:rsid w:val="00AA6419"/>
    <w:rsid w:val="00AA686D"/>
    <w:rsid w:val="00AA6FDF"/>
    <w:rsid w:val="00AA71F6"/>
    <w:rsid w:val="00AA7CCD"/>
    <w:rsid w:val="00AA7CCE"/>
    <w:rsid w:val="00AB007A"/>
    <w:rsid w:val="00AB0BCF"/>
    <w:rsid w:val="00AB0D5D"/>
    <w:rsid w:val="00AB0F3A"/>
    <w:rsid w:val="00AB1E8D"/>
    <w:rsid w:val="00AB2DA6"/>
    <w:rsid w:val="00AB3498"/>
    <w:rsid w:val="00AB34B9"/>
    <w:rsid w:val="00AB38B7"/>
    <w:rsid w:val="00AB395D"/>
    <w:rsid w:val="00AB3AA8"/>
    <w:rsid w:val="00AB3F84"/>
    <w:rsid w:val="00AB427E"/>
    <w:rsid w:val="00AB4309"/>
    <w:rsid w:val="00AB45C2"/>
    <w:rsid w:val="00AB465F"/>
    <w:rsid w:val="00AB4687"/>
    <w:rsid w:val="00AB48C4"/>
    <w:rsid w:val="00AB4BBC"/>
    <w:rsid w:val="00AB4F5C"/>
    <w:rsid w:val="00AB545C"/>
    <w:rsid w:val="00AB5762"/>
    <w:rsid w:val="00AB5E70"/>
    <w:rsid w:val="00AB612D"/>
    <w:rsid w:val="00AB6871"/>
    <w:rsid w:val="00AB6F73"/>
    <w:rsid w:val="00AB7760"/>
    <w:rsid w:val="00AC0248"/>
    <w:rsid w:val="00AC071C"/>
    <w:rsid w:val="00AC07FB"/>
    <w:rsid w:val="00AC0A66"/>
    <w:rsid w:val="00AC0AF1"/>
    <w:rsid w:val="00AC17B3"/>
    <w:rsid w:val="00AC186D"/>
    <w:rsid w:val="00AC1BD8"/>
    <w:rsid w:val="00AC1F94"/>
    <w:rsid w:val="00AC2DC5"/>
    <w:rsid w:val="00AC3256"/>
    <w:rsid w:val="00AC3860"/>
    <w:rsid w:val="00AC3CA4"/>
    <w:rsid w:val="00AC3D24"/>
    <w:rsid w:val="00AC3DD7"/>
    <w:rsid w:val="00AC4225"/>
    <w:rsid w:val="00AC4749"/>
    <w:rsid w:val="00AC4C44"/>
    <w:rsid w:val="00AC4EC8"/>
    <w:rsid w:val="00AC50F7"/>
    <w:rsid w:val="00AC53E6"/>
    <w:rsid w:val="00AC54E7"/>
    <w:rsid w:val="00AC579D"/>
    <w:rsid w:val="00AC59B1"/>
    <w:rsid w:val="00AC5A1D"/>
    <w:rsid w:val="00AC5E6C"/>
    <w:rsid w:val="00AC5F00"/>
    <w:rsid w:val="00AC66DE"/>
    <w:rsid w:val="00AC67C5"/>
    <w:rsid w:val="00AC67E9"/>
    <w:rsid w:val="00AC6A70"/>
    <w:rsid w:val="00AC71F4"/>
    <w:rsid w:val="00AC794D"/>
    <w:rsid w:val="00AC7964"/>
    <w:rsid w:val="00AC7B85"/>
    <w:rsid w:val="00AC7BA3"/>
    <w:rsid w:val="00AD03E8"/>
    <w:rsid w:val="00AD122B"/>
    <w:rsid w:val="00AD2EAB"/>
    <w:rsid w:val="00AD309F"/>
    <w:rsid w:val="00AD318E"/>
    <w:rsid w:val="00AD36FF"/>
    <w:rsid w:val="00AD38F1"/>
    <w:rsid w:val="00AD3998"/>
    <w:rsid w:val="00AD3A33"/>
    <w:rsid w:val="00AD4295"/>
    <w:rsid w:val="00AD4298"/>
    <w:rsid w:val="00AD47A4"/>
    <w:rsid w:val="00AD493E"/>
    <w:rsid w:val="00AD49E7"/>
    <w:rsid w:val="00AD4AE5"/>
    <w:rsid w:val="00AD4B1D"/>
    <w:rsid w:val="00AD512F"/>
    <w:rsid w:val="00AD5771"/>
    <w:rsid w:val="00AD5ED1"/>
    <w:rsid w:val="00AD646A"/>
    <w:rsid w:val="00AD6957"/>
    <w:rsid w:val="00AD6A7A"/>
    <w:rsid w:val="00AD6A91"/>
    <w:rsid w:val="00AD73F3"/>
    <w:rsid w:val="00AD7766"/>
    <w:rsid w:val="00AD7BE1"/>
    <w:rsid w:val="00AD7CD0"/>
    <w:rsid w:val="00AE01C0"/>
    <w:rsid w:val="00AE06BD"/>
    <w:rsid w:val="00AE06FB"/>
    <w:rsid w:val="00AE1135"/>
    <w:rsid w:val="00AE120B"/>
    <w:rsid w:val="00AE1223"/>
    <w:rsid w:val="00AE153C"/>
    <w:rsid w:val="00AE1658"/>
    <w:rsid w:val="00AE1DF9"/>
    <w:rsid w:val="00AE216A"/>
    <w:rsid w:val="00AE2482"/>
    <w:rsid w:val="00AE2A77"/>
    <w:rsid w:val="00AE2D63"/>
    <w:rsid w:val="00AE2E7C"/>
    <w:rsid w:val="00AE377B"/>
    <w:rsid w:val="00AE3873"/>
    <w:rsid w:val="00AE3AA1"/>
    <w:rsid w:val="00AE45D9"/>
    <w:rsid w:val="00AE4620"/>
    <w:rsid w:val="00AE49F1"/>
    <w:rsid w:val="00AE5281"/>
    <w:rsid w:val="00AE531E"/>
    <w:rsid w:val="00AE5603"/>
    <w:rsid w:val="00AE5967"/>
    <w:rsid w:val="00AE5A16"/>
    <w:rsid w:val="00AE5BFD"/>
    <w:rsid w:val="00AE6765"/>
    <w:rsid w:val="00AE69AA"/>
    <w:rsid w:val="00AE6B39"/>
    <w:rsid w:val="00AE75EA"/>
    <w:rsid w:val="00AE7997"/>
    <w:rsid w:val="00AE79B3"/>
    <w:rsid w:val="00AE7E6D"/>
    <w:rsid w:val="00AF0305"/>
    <w:rsid w:val="00AF03D7"/>
    <w:rsid w:val="00AF043A"/>
    <w:rsid w:val="00AF05D5"/>
    <w:rsid w:val="00AF0851"/>
    <w:rsid w:val="00AF0875"/>
    <w:rsid w:val="00AF1031"/>
    <w:rsid w:val="00AF11F1"/>
    <w:rsid w:val="00AF1AEF"/>
    <w:rsid w:val="00AF21E1"/>
    <w:rsid w:val="00AF23F8"/>
    <w:rsid w:val="00AF2942"/>
    <w:rsid w:val="00AF2D17"/>
    <w:rsid w:val="00AF2F6D"/>
    <w:rsid w:val="00AF2FAE"/>
    <w:rsid w:val="00AF3040"/>
    <w:rsid w:val="00AF3113"/>
    <w:rsid w:val="00AF31C7"/>
    <w:rsid w:val="00AF3560"/>
    <w:rsid w:val="00AF399D"/>
    <w:rsid w:val="00AF3D76"/>
    <w:rsid w:val="00AF3E46"/>
    <w:rsid w:val="00AF5408"/>
    <w:rsid w:val="00AF5496"/>
    <w:rsid w:val="00AF560D"/>
    <w:rsid w:val="00AF5FBC"/>
    <w:rsid w:val="00AF607E"/>
    <w:rsid w:val="00AF6373"/>
    <w:rsid w:val="00AF6BA8"/>
    <w:rsid w:val="00AF7082"/>
    <w:rsid w:val="00AF70B9"/>
    <w:rsid w:val="00AF71D5"/>
    <w:rsid w:val="00AF77D4"/>
    <w:rsid w:val="00AF7B6E"/>
    <w:rsid w:val="00B002EF"/>
    <w:rsid w:val="00B005ED"/>
    <w:rsid w:val="00B014AF"/>
    <w:rsid w:val="00B01521"/>
    <w:rsid w:val="00B0188F"/>
    <w:rsid w:val="00B01D7A"/>
    <w:rsid w:val="00B01E16"/>
    <w:rsid w:val="00B021E2"/>
    <w:rsid w:val="00B023B6"/>
    <w:rsid w:val="00B03183"/>
    <w:rsid w:val="00B032DC"/>
    <w:rsid w:val="00B033BD"/>
    <w:rsid w:val="00B0398E"/>
    <w:rsid w:val="00B03991"/>
    <w:rsid w:val="00B03F79"/>
    <w:rsid w:val="00B04315"/>
    <w:rsid w:val="00B04522"/>
    <w:rsid w:val="00B048C9"/>
    <w:rsid w:val="00B04EB8"/>
    <w:rsid w:val="00B04F91"/>
    <w:rsid w:val="00B05076"/>
    <w:rsid w:val="00B0507A"/>
    <w:rsid w:val="00B0542A"/>
    <w:rsid w:val="00B060E1"/>
    <w:rsid w:val="00B0677E"/>
    <w:rsid w:val="00B06D71"/>
    <w:rsid w:val="00B06EBC"/>
    <w:rsid w:val="00B07353"/>
    <w:rsid w:val="00B07510"/>
    <w:rsid w:val="00B10C23"/>
    <w:rsid w:val="00B10C67"/>
    <w:rsid w:val="00B1116C"/>
    <w:rsid w:val="00B1180B"/>
    <w:rsid w:val="00B11917"/>
    <w:rsid w:val="00B11DCC"/>
    <w:rsid w:val="00B11FA0"/>
    <w:rsid w:val="00B1256C"/>
    <w:rsid w:val="00B126EE"/>
    <w:rsid w:val="00B12BF2"/>
    <w:rsid w:val="00B133F2"/>
    <w:rsid w:val="00B13436"/>
    <w:rsid w:val="00B139B2"/>
    <w:rsid w:val="00B14BC3"/>
    <w:rsid w:val="00B15476"/>
    <w:rsid w:val="00B15670"/>
    <w:rsid w:val="00B15908"/>
    <w:rsid w:val="00B15CAB"/>
    <w:rsid w:val="00B15EEE"/>
    <w:rsid w:val="00B1605D"/>
    <w:rsid w:val="00B160A8"/>
    <w:rsid w:val="00B16145"/>
    <w:rsid w:val="00B1624C"/>
    <w:rsid w:val="00B166D6"/>
    <w:rsid w:val="00B16BF4"/>
    <w:rsid w:val="00B16DDB"/>
    <w:rsid w:val="00B17330"/>
    <w:rsid w:val="00B17BC7"/>
    <w:rsid w:val="00B17C70"/>
    <w:rsid w:val="00B20148"/>
    <w:rsid w:val="00B20589"/>
    <w:rsid w:val="00B20971"/>
    <w:rsid w:val="00B20D85"/>
    <w:rsid w:val="00B210EA"/>
    <w:rsid w:val="00B2180B"/>
    <w:rsid w:val="00B21981"/>
    <w:rsid w:val="00B21A57"/>
    <w:rsid w:val="00B21FBE"/>
    <w:rsid w:val="00B2216D"/>
    <w:rsid w:val="00B224EC"/>
    <w:rsid w:val="00B22DB2"/>
    <w:rsid w:val="00B23112"/>
    <w:rsid w:val="00B23179"/>
    <w:rsid w:val="00B2375B"/>
    <w:rsid w:val="00B23871"/>
    <w:rsid w:val="00B23928"/>
    <w:rsid w:val="00B23C57"/>
    <w:rsid w:val="00B23DB3"/>
    <w:rsid w:val="00B2409C"/>
    <w:rsid w:val="00B24935"/>
    <w:rsid w:val="00B25467"/>
    <w:rsid w:val="00B25611"/>
    <w:rsid w:val="00B25A02"/>
    <w:rsid w:val="00B25AE8"/>
    <w:rsid w:val="00B25DF3"/>
    <w:rsid w:val="00B25EFD"/>
    <w:rsid w:val="00B26BBB"/>
    <w:rsid w:val="00B26D23"/>
    <w:rsid w:val="00B26E7F"/>
    <w:rsid w:val="00B2703C"/>
    <w:rsid w:val="00B2708D"/>
    <w:rsid w:val="00B270A9"/>
    <w:rsid w:val="00B27469"/>
    <w:rsid w:val="00B2763E"/>
    <w:rsid w:val="00B277ED"/>
    <w:rsid w:val="00B279AE"/>
    <w:rsid w:val="00B27AE5"/>
    <w:rsid w:val="00B30A89"/>
    <w:rsid w:val="00B31183"/>
    <w:rsid w:val="00B31202"/>
    <w:rsid w:val="00B317FF"/>
    <w:rsid w:val="00B31EB4"/>
    <w:rsid w:val="00B327C8"/>
    <w:rsid w:val="00B32B1E"/>
    <w:rsid w:val="00B32C34"/>
    <w:rsid w:val="00B32C5C"/>
    <w:rsid w:val="00B3300B"/>
    <w:rsid w:val="00B331D9"/>
    <w:rsid w:val="00B33679"/>
    <w:rsid w:val="00B33858"/>
    <w:rsid w:val="00B33CCC"/>
    <w:rsid w:val="00B341B9"/>
    <w:rsid w:val="00B344D7"/>
    <w:rsid w:val="00B345EA"/>
    <w:rsid w:val="00B34CF4"/>
    <w:rsid w:val="00B34D22"/>
    <w:rsid w:val="00B34E24"/>
    <w:rsid w:val="00B35503"/>
    <w:rsid w:val="00B358AF"/>
    <w:rsid w:val="00B37629"/>
    <w:rsid w:val="00B3767D"/>
    <w:rsid w:val="00B37969"/>
    <w:rsid w:val="00B37C24"/>
    <w:rsid w:val="00B40245"/>
    <w:rsid w:val="00B405FB"/>
    <w:rsid w:val="00B40A7C"/>
    <w:rsid w:val="00B40C7E"/>
    <w:rsid w:val="00B40DF6"/>
    <w:rsid w:val="00B4151A"/>
    <w:rsid w:val="00B41E0C"/>
    <w:rsid w:val="00B41F6B"/>
    <w:rsid w:val="00B4228E"/>
    <w:rsid w:val="00B42365"/>
    <w:rsid w:val="00B42436"/>
    <w:rsid w:val="00B42619"/>
    <w:rsid w:val="00B42EF5"/>
    <w:rsid w:val="00B42F01"/>
    <w:rsid w:val="00B42F49"/>
    <w:rsid w:val="00B433D8"/>
    <w:rsid w:val="00B43670"/>
    <w:rsid w:val="00B43C11"/>
    <w:rsid w:val="00B43F62"/>
    <w:rsid w:val="00B443C4"/>
    <w:rsid w:val="00B4497F"/>
    <w:rsid w:val="00B44A1E"/>
    <w:rsid w:val="00B44CE8"/>
    <w:rsid w:val="00B44FCD"/>
    <w:rsid w:val="00B453BB"/>
    <w:rsid w:val="00B45898"/>
    <w:rsid w:val="00B459FC"/>
    <w:rsid w:val="00B4614D"/>
    <w:rsid w:val="00B46160"/>
    <w:rsid w:val="00B4627D"/>
    <w:rsid w:val="00B464FF"/>
    <w:rsid w:val="00B46CCD"/>
    <w:rsid w:val="00B47879"/>
    <w:rsid w:val="00B47905"/>
    <w:rsid w:val="00B47BCD"/>
    <w:rsid w:val="00B47F0D"/>
    <w:rsid w:val="00B50280"/>
    <w:rsid w:val="00B503C7"/>
    <w:rsid w:val="00B503CD"/>
    <w:rsid w:val="00B50660"/>
    <w:rsid w:val="00B5069B"/>
    <w:rsid w:val="00B50852"/>
    <w:rsid w:val="00B50956"/>
    <w:rsid w:val="00B50C7F"/>
    <w:rsid w:val="00B51432"/>
    <w:rsid w:val="00B518E3"/>
    <w:rsid w:val="00B5206B"/>
    <w:rsid w:val="00B52738"/>
    <w:rsid w:val="00B52BE7"/>
    <w:rsid w:val="00B52FCB"/>
    <w:rsid w:val="00B5308C"/>
    <w:rsid w:val="00B53343"/>
    <w:rsid w:val="00B53396"/>
    <w:rsid w:val="00B53BAE"/>
    <w:rsid w:val="00B54248"/>
    <w:rsid w:val="00B54349"/>
    <w:rsid w:val="00B54955"/>
    <w:rsid w:val="00B54E15"/>
    <w:rsid w:val="00B551B9"/>
    <w:rsid w:val="00B55952"/>
    <w:rsid w:val="00B55972"/>
    <w:rsid w:val="00B55979"/>
    <w:rsid w:val="00B55FBB"/>
    <w:rsid w:val="00B569C4"/>
    <w:rsid w:val="00B573B3"/>
    <w:rsid w:val="00B577DF"/>
    <w:rsid w:val="00B578F2"/>
    <w:rsid w:val="00B57AA8"/>
    <w:rsid w:val="00B60326"/>
    <w:rsid w:val="00B609FF"/>
    <w:rsid w:val="00B60B15"/>
    <w:rsid w:val="00B60C7B"/>
    <w:rsid w:val="00B60D8A"/>
    <w:rsid w:val="00B60EB3"/>
    <w:rsid w:val="00B61249"/>
    <w:rsid w:val="00B613F5"/>
    <w:rsid w:val="00B61B0F"/>
    <w:rsid w:val="00B61D1E"/>
    <w:rsid w:val="00B621BB"/>
    <w:rsid w:val="00B6270B"/>
    <w:rsid w:val="00B6287A"/>
    <w:rsid w:val="00B629DF"/>
    <w:rsid w:val="00B63313"/>
    <w:rsid w:val="00B6348F"/>
    <w:rsid w:val="00B63992"/>
    <w:rsid w:val="00B63A04"/>
    <w:rsid w:val="00B63E0F"/>
    <w:rsid w:val="00B64201"/>
    <w:rsid w:val="00B6483E"/>
    <w:rsid w:val="00B6484D"/>
    <w:rsid w:val="00B6485A"/>
    <w:rsid w:val="00B64B3F"/>
    <w:rsid w:val="00B64B9F"/>
    <w:rsid w:val="00B65E19"/>
    <w:rsid w:val="00B660AC"/>
    <w:rsid w:val="00B66172"/>
    <w:rsid w:val="00B661CF"/>
    <w:rsid w:val="00B66673"/>
    <w:rsid w:val="00B6680A"/>
    <w:rsid w:val="00B66B6F"/>
    <w:rsid w:val="00B66D5B"/>
    <w:rsid w:val="00B67327"/>
    <w:rsid w:val="00B67E67"/>
    <w:rsid w:val="00B7048A"/>
    <w:rsid w:val="00B704BA"/>
    <w:rsid w:val="00B7052A"/>
    <w:rsid w:val="00B70D5C"/>
    <w:rsid w:val="00B70D9F"/>
    <w:rsid w:val="00B70F56"/>
    <w:rsid w:val="00B712DF"/>
    <w:rsid w:val="00B7143E"/>
    <w:rsid w:val="00B7167A"/>
    <w:rsid w:val="00B717E1"/>
    <w:rsid w:val="00B719A8"/>
    <w:rsid w:val="00B7242F"/>
    <w:rsid w:val="00B728B1"/>
    <w:rsid w:val="00B73000"/>
    <w:rsid w:val="00B73998"/>
    <w:rsid w:val="00B73A41"/>
    <w:rsid w:val="00B73EA7"/>
    <w:rsid w:val="00B7406D"/>
    <w:rsid w:val="00B7470A"/>
    <w:rsid w:val="00B7478B"/>
    <w:rsid w:val="00B74822"/>
    <w:rsid w:val="00B749C5"/>
    <w:rsid w:val="00B74B8E"/>
    <w:rsid w:val="00B7522E"/>
    <w:rsid w:val="00B75337"/>
    <w:rsid w:val="00B75B8B"/>
    <w:rsid w:val="00B75C4D"/>
    <w:rsid w:val="00B76473"/>
    <w:rsid w:val="00B76B50"/>
    <w:rsid w:val="00B771B1"/>
    <w:rsid w:val="00B77461"/>
    <w:rsid w:val="00B8027E"/>
    <w:rsid w:val="00B805C8"/>
    <w:rsid w:val="00B807BB"/>
    <w:rsid w:val="00B8086F"/>
    <w:rsid w:val="00B80D05"/>
    <w:rsid w:val="00B812BA"/>
    <w:rsid w:val="00B81607"/>
    <w:rsid w:val="00B826E0"/>
    <w:rsid w:val="00B8280F"/>
    <w:rsid w:val="00B82D09"/>
    <w:rsid w:val="00B8317B"/>
    <w:rsid w:val="00B839F7"/>
    <w:rsid w:val="00B84054"/>
    <w:rsid w:val="00B84271"/>
    <w:rsid w:val="00B84EB5"/>
    <w:rsid w:val="00B85130"/>
    <w:rsid w:val="00B85986"/>
    <w:rsid w:val="00B85CEE"/>
    <w:rsid w:val="00B861E6"/>
    <w:rsid w:val="00B868A6"/>
    <w:rsid w:val="00B86A51"/>
    <w:rsid w:val="00B86B40"/>
    <w:rsid w:val="00B87009"/>
    <w:rsid w:val="00B872AD"/>
    <w:rsid w:val="00B8788A"/>
    <w:rsid w:val="00B87CEC"/>
    <w:rsid w:val="00B900B5"/>
    <w:rsid w:val="00B9062F"/>
    <w:rsid w:val="00B90887"/>
    <w:rsid w:val="00B908D7"/>
    <w:rsid w:val="00B90995"/>
    <w:rsid w:val="00B90A14"/>
    <w:rsid w:val="00B90DA0"/>
    <w:rsid w:val="00B90E93"/>
    <w:rsid w:val="00B9126A"/>
    <w:rsid w:val="00B9134D"/>
    <w:rsid w:val="00B917A8"/>
    <w:rsid w:val="00B918A4"/>
    <w:rsid w:val="00B92785"/>
    <w:rsid w:val="00B92F08"/>
    <w:rsid w:val="00B930B7"/>
    <w:rsid w:val="00B93137"/>
    <w:rsid w:val="00B93B2C"/>
    <w:rsid w:val="00B93BDF"/>
    <w:rsid w:val="00B93D04"/>
    <w:rsid w:val="00B9426B"/>
    <w:rsid w:val="00B943C3"/>
    <w:rsid w:val="00B9441C"/>
    <w:rsid w:val="00B94E35"/>
    <w:rsid w:val="00B94F37"/>
    <w:rsid w:val="00B95476"/>
    <w:rsid w:val="00B9552F"/>
    <w:rsid w:val="00B95BB8"/>
    <w:rsid w:val="00B96867"/>
    <w:rsid w:val="00B96A0A"/>
    <w:rsid w:val="00B96B82"/>
    <w:rsid w:val="00B97038"/>
    <w:rsid w:val="00B97384"/>
    <w:rsid w:val="00B97BDE"/>
    <w:rsid w:val="00B97E5E"/>
    <w:rsid w:val="00BA063C"/>
    <w:rsid w:val="00BA095F"/>
    <w:rsid w:val="00BA099C"/>
    <w:rsid w:val="00BA0CEA"/>
    <w:rsid w:val="00BA1064"/>
    <w:rsid w:val="00BA167C"/>
    <w:rsid w:val="00BA1A6B"/>
    <w:rsid w:val="00BA1C1D"/>
    <w:rsid w:val="00BA2524"/>
    <w:rsid w:val="00BA28FC"/>
    <w:rsid w:val="00BA2E52"/>
    <w:rsid w:val="00BA3633"/>
    <w:rsid w:val="00BA3727"/>
    <w:rsid w:val="00BA3841"/>
    <w:rsid w:val="00BA3A0E"/>
    <w:rsid w:val="00BA4747"/>
    <w:rsid w:val="00BA4E52"/>
    <w:rsid w:val="00BA5014"/>
    <w:rsid w:val="00BA51A1"/>
    <w:rsid w:val="00BA53F9"/>
    <w:rsid w:val="00BA5637"/>
    <w:rsid w:val="00BA5800"/>
    <w:rsid w:val="00BA5FCA"/>
    <w:rsid w:val="00BA6BE9"/>
    <w:rsid w:val="00BA6E2D"/>
    <w:rsid w:val="00BA7684"/>
    <w:rsid w:val="00BA791C"/>
    <w:rsid w:val="00BA7CFB"/>
    <w:rsid w:val="00BA7FAD"/>
    <w:rsid w:val="00BB0286"/>
    <w:rsid w:val="00BB03BB"/>
    <w:rsid w:val="00BB054F"/>
    <w:rsid w:val="00BB06D0"/>
    <w:rsid w:val="00BB0732"/>
    <w:rsid w:val="00BB1283"/>
    <w:rsid w:val="00BB18C1"/>
    <w:rsid w:val="00BB1EF8"/>
    <w:rsid w:val="00BB24AE"/>
    <w:rsid w:val="00BB250E"/>
    <w:rsid w:val="00BB2745"/>
    <w:rsid w:val="00BB3274"/>
    <w:rsid w:val="00BB37DC"/>
    <w:rsid w:val="00BB3994"/>
    <w:rsid w:val="00BB3D30"/>
    <w:rsid w:val="00BB486A"/>
    <w:rsid w:val="00BB4921"/>
    <w:rsid w:val="00BB510C"/>
    <w:rsid w:val="00BB59C1"/>
    <w:rsid w:val="00BB59EB"/>
    <w:rsid w:val="00BB66E9"/>
    <w:rsid w:val="00BB6E48"/>
    <w:rsid w:val="00BB6E65"/>
    <w:rsid w:val="00BB707D"/>
    <w:rsid w:val="00BB788E"/>
    <w:rsid w:val="00BB7A0B"/>
    <w:rsid w:val="00BB7AC6"/>
    <w:rsid w:val="00BB7AD8"/>
    <w:rsid w:val="00BB7DF7"/>
    <w:rsid w:val="00BB7F02"/>
    <w:rsid w:val="00BB7F2D"/>
    <w:rsid w:val="00BC036F"/>
    <w:rsid w:val="00BC086D"/>
    <w:rsid w:val="00BC0D1C"/>
    <w:rsid w:val="00BC0E23"/>
    <w:rsid w:val="00BC0F95"/>
    <w:rsid w:val="00BC1E29"/>
    <w:rsid w:val="00BC1E49"/>
    <w:rsid w:val="00BC1F16"/>
    <w:rsid w:val="00BC2331"/>
    <w:rsid w:val="00BC25B4"/>
    <w:rsid w:val="00BC26C1"/>
    <w:rsid w:val="00BC26ED"/>
    <w:rsid w:val="00BC27CC"/>
    <w:rsid w:val="00BC2EF2"/>
    <w:rsid w:val="00BC36A6"/>
    <w:rsid w:val="00BC3776"/>
    <w:rsid w:val="00BC4076"/>
    <w:rsid w:val="00BC433E"/>
    <w:rsid w:val="00BC4779"/>
    <w:rsid w:val="00BC48B7"/>
    <w:rsid w:val="00BC53F5"/>
    <w:rsid w:val="00BC55D0"/>
    <w:rsid w:val="00BC5819"/>
    <w:rsid w:val="00BC59F0"/>
    <w:rsid w:val="00BC6198"/>
    <w:rsid w:val="00BC6785"/>
    <w:rsid w:val="00BC6DCA"/>
    <w:rsid w:val="00BC6F54"/>
    <w:rsid w:val="00BC70CF"/>
    <w:rsid w:val="00BC75CD"/>
    <w:rsid w:val="00BC7758"/>
    <w:rsid w:val="00BC78A7"/>
    <w:rsid w:val="00BC7BBB"/>
    <w:rsid w:val="00BD0532"/>
    <w:rsid w:val="00BD0685"/>
    <w:rsid w:val="00BD078A"/>
    <w:rsid w:val="00BD1214"/>
    <w:rsid w:val="00BD154D"/>
    <w:rsid w:val="00BD1583"/>
    <w:rsid w:val="00BD16BE"/>
    <w:rsid w:val="00BD1DEA"/>
    <w:rsid w:val="00BD208C"/>
    <w:rsid w:val="00BD2162"/>
    <w:rsid w:val="00BD26CE"/>
    <w:rsid w:val="00BD2B16"/>
    <w:rsid w:val="00BD3131"/>
    <w:rsid w:val="00BD332D"/>
    <w:rsid w:val="00BD3A28"/>
    <w:rsid w:val="00BD3EB0"/>
    <w:rsid w:val="00BD489F"/>
    <w:rsid w:val="00BD5204"/>
    <w:rsid w:val="00BD533C"/>
    <w:rsid w:val="00BD5623"/>
    <w:rsid w:val="00BD5C04"/>
    <w:rsid w:val="00BD5FB7"/>
    <w:rsid w:val="00BD637F"/>
    <w:rsid w:val="00BD66E9"/>
    <w:rsid w:val="00BD6B30"/>
    <w:rsid w:val="00BD6CB0"/>
    <w:rsid w:val="00BD71C1"/>
    <w:rsid w:val="00BD757E"/>
    <w:rsid w:val="00BD7B01"/>
    <w:rsid w:val="00BE00D1"/>
    <w:rsid w:val="00BE03F7"/>
    <w:rsid w:val="00BE04E5"/>
    <w:rsid w:val="00BE07CE"/>
    <w:rsid w:val="00BE0CE9"/>
    <w:rsid w:val="00BE0D41"/>
    <w:rsid w:val="00BE1099"/>
    <w:rsid w:val="00BE153D"/>
    <w:rsid w:val="00BE1FE5"/>
    <w:rsid w:val="00BE2709"/>
    <w:rsid w:val="00BE2890"/>
    <w:rsid w:val="00BE37B9"/>
    <w:rsid w:val="00BE38D8"/>
    <w:rsid w:val="00BE3DCC"/>
    <w:rsid w:val="00BE3EAE"/>
    <w:rsid w:val="00BE4235"/>
    <w:rsid w:val="00BE4819"/>
    <w:rsid w:val="00BE4E65"/>
    <w:rsid w:val="00BE4F08"/>
    <w:rsid w:val="00BE52A6"/>
    <w:rsid w:val="00BE54B0"/>
    <w:rsid w:val="00BE5DBE"/>
    <w:rsid w:val="00BE6DEB"/>
    <w:rsid w:val="00BE70C1"/>
    <w:rsid w:val="00BE73C9"/>
    <w:rsid w:val="00BE78D1"/>
    <w:rsid w:val="00BE7B9F"/>
    <w:rsid w:val="00BF0394"/>
    <w:rsid w:val="00BF0A8F"/>
    <w:rsid w:val="00BF1BDE"/>
    <w:rsid w:val="00BF1BF7"/>
    <w:rsid w:val="00BF1E92"/>
    <w:rsid w:val="00BF2B7A"/>
    <w:rsid w:val="00BF2BAF"/>
    <w:rsid w:val="00BF2D94"/>
    <w:rsid w:val="00BF2FAE"/>
    <w:rsid w:val="00BF31FB"/>
    <w:rsid w:val="00BF3577"/>
    <w:rsid w:val="00BF396B"/>
    <w:rsid w:val="00BF39CB"/>
    <w:rsid w:val="00BF3CA5"/>
    <w:rsid w:val="00BF3D2E"/>
    <w:rsid w:val="00BF47F3"/>
    <w:rsid w:val="00BF4996"/>
    <w:rsid w:val="00BF49F7"/>
    <w:rsid w:val="00BF4E99"/>
    <w:rsid w:val="00BF51F0"/>
    <w:rsid w:val="00BF5530"/>
    <w:rsid w:val="00BF58AF"/>
    <w:rsid w:val="00BF59FE"/>
    <w:rsid w:val="00BF5A7E"/>
    <w:rsid w:val="00BF5F7F"/>
    <w:rsid w:val="00BF60BD"/>
    <w:rsid w:val="00BF629D"/>
    <w:rsid w:val="00BF6AB2"/>
    <w:rsid w:val="00BF6B40"/>
    <w:rsid w:val="00C00120"/>
    <w:rsid w:val="00C00481"/>
    <w:rsid w:val="00C0068F"/>
    <w:rsid w:val="00C00773"/>
    <w:rsid w:val="00C00A06"/>
    <w:rsid w:val="00C00D27"/>
    <w:rsid w:val="00C0108F"/>
    <w:rsid w:val="00C01696"/>
    <w:rsid w:val="00C0194A"/>
    <w:rsid w:val="00C01E76"/>
    <w:rsid w:val="00C020B0"/>
    <w:rsid w:val="00C024AF"/>
    <w:rsid w:val="00C02617"/>
    <w:rsid w:val="00C02814"/>
    <w:rsid w:val="00C02D67"/>
    <w:rsid w:val="00C02DA2"/>
    <w:rsid w:val="00C02F2A"/>
    <w:rsid w:val="00C02FE6"/>
    <w:rsid w:val="00C031E7"/>
    <w:rsid w:val="00C03277"/>
    <w:rsid w:val="00C03590"/>
    <w:rsid w:val="00C035F9"/>
    <w:rsid w:val="00C03778"/>
    <w:rsid w:val="00C03863"/>
    <w:rsid w:val="00C03D5B"/>
    <w:rsid w:val="00C03D71"/>
    <w:rsid w:val="00C03E86"/>
    <w:rsid w:val="00C04278"/>
    <w:rsid w:val="00C04282"/>
    <w:rsid w:val="00C04610"/>
    <w:rsid w:val="00C04A57"/>
    <w:rsid w:val="00C04AB5"/>
    <w:rsid w:val="00C04E43"/>
    <w:rsid w:val="00C04F86"/>
    <w:rsid w:val="00C05C19"/>
    <w:rsid w:val="00C06283"/>
    <w:rsid w:val="00C0630F"/>
    <w:rsid w:val="00C0644E"/>
    <w:rsid w:val="00C06507"/>
    <w:rsid w:val="00C0656F"/>
    <w:rsid w:val="00C06734"/>
    <w:rsid w:val="00C067E6"/>
    <w:rsid w:val="00C069C2"/>
    <w:rsid w:val="00C06EE8"/>
    <w:rsid w:val="00C070B9"/>
    <w:rsid w:val="00C07C66"/>
    <w:rsid w:val="00C07CAF"/>
    <w:rsid w:val="00C07CEE"/>
    <w:rsid w:val="00C07FDA"/>
    <w:rsid w:val="00C10536"/>
    <w:rsid w:val="00C10858"/>
    <w:rsid w:val="00C1158E"/>
    <w:rsid w:val="00C11A83"/>
    <w:rsid w:val="00C11B50"/>
    <w:rsid w:val="00C11FA7"/>
    <w:rsid w:val="00C12028"/>
    <w:rsid w:val="00C121A5"/>
    <w:rsid w:val="00C12BFF"/>
    <w:rsid w:val="00C12D26"/>
    <w:rsid w:val="00C12F0C"/>
    <w:rsid w:val="00C13701"/>
    <w:rsid w:val="00C13E95"/>
    <w:rsid w:val="00C140E7"/>
    <w:rsid w:val="00C14417"/>
    <w:rsid w:val="00C14643"/>
    <w:rsid w:val="00C14824"/>
    <w:rsid w:val="00C14AF6"/>
    <w:rsid w:val="00C14E2B"/>
    <w:rsid w:val="00C15323"/>
    <w:rsid w:val="00C157E0"/>
    <w:rsid w:val="00C1597D"/>
    <w:rsid w:val="00C15F58"/>
    <w:rsid w:val="00C16206"/>
    <w:rsid w:val="00C1625B"/>
    <w:rsid w:val="00C16B9D"/>
    <w:rsid w:val="00C16BEE"/>
    <w:rsid w:val="00C16C2B"/>
    <w:rsid w:val="00C170F7"/>
    <w:rsid w:val="00C17360"/>
    <w:rsid w:val="00C177F8"/>
    <w:rsid w:val="00C178B7"/>
    <w:rsid w:val="00C17909"/>
    <w:rsid w:val="00C17EE0"/>
    <w:rsid w:val="00C203AF"/>
    <w:rsid w:val="00C206A8"/>
    <w:rsid w:val="00C20A9E"/>
    <w:rsid w:val="00C20B41"/>
    <w:rsid w:val="00C21109"/>
    <w:rsid w:val="00C21198"/>
    <w:rsid w:val="00C213DF"/>
    <w:rsid w:val="00C21603"/>
    <w:rsid w:val="00C216A2"/>
    <w:rsid w:val="00C218C5"/>
    <w:rsid w:val="00C21914"/>
    <w:rsid w:val="00C219F8"/>
    <w:rsid w:val="00C22503"/>
    <w:rsid w:val="00C2259B"/>
    <w:rsid w:val="00C22798"/>
    <w:rsid w:val="00C22B79"/>
    <w:rsid w:val="00C22FF7"/>
    <w:rsid w:val="00C231C6"/>
    <w:rsid w:val="00C23E8A"/>
    <w:rsid w:val="00C2439D"/>
    <w:rsid w:val="00C24D02"/>
    <w:rsid w:val="00C24D24"/>
    <w:rsid w:val="00C24E2D"/>
    <w:rsid w:val="00C252DB"/>
    <w:rsid w:val="00C2530C"/>
    <w:rsid w:val="00C25B49"/>
    <w:rsid w:val="00C260BD"/>
    <w:rsid w:val="00C26B8B"/>
    <w:rsid w:val="00C27305"/>
    <w:rsid w:val="00C27EE4"/>
    <w:rsid w:val="00C3032E"/>
    <w:rsid w:val="00C3065C"/>
    <w:rsid w:val="00C30AF1"/>
    <w:rsid w:val="00C30BA5"/>
    <w:rsid w:val="00C30D9F"/>
    <w:rsid w:val="00C313A0"/>
    <w:rsid w:val="00C319DB"/>
    <w:rsid w:val="00C31CFE"/>
    <w:rsid w:val="00C32309"/>
    <w:rsid w:val="00C327B0"/>
    <w:rsid w:val="00C32E42"/>
    <w:rsid w:val="00C33225"/>
    <w:rsid w:val="00C334C2"/>
    <w:rsid w:val="00C33ABA"/>
    <w:rsid w:val="00C33D16"/>
    <w:rsid w:val="00C33EE7"/>
    <w:rsid w:val="00C3409C"/>
    <w:rsid w:val="00C3409D"/>
    <w:rsid w:val="00C344BC"/>
    <w:rsid w:val="00C3466D"/>
    <w:rsid w:val="00C34F71"/>
    <w:rsid w:val="00C359EA"/>
    <w:rsid w:val="00C35E32"/>
    <w:rsid w:val="00C3682E"/>
    <w:rsid w:val="00C36AE1"/>
    <w:rsid w:val="00C37252"/>
    <w:rsid w:val="00C37318"/>
    <w:rsid w:val="00C37712"/>
    <w:rsid w:val="00C37986"/>
    <w:rsid w:val="00C37AD7"/>
    <w:rsid w:val="00C37B01"/>
    <w:rsid w:val="00C402E7"/>
    <w:rsid w:val="00C407CC"/>
    <w:rsid w:val="00C407F2"/>
    <w:rsid w:val="00C41A98"/>
    <w:rsid w:val="00C41BB6"/>
    <w:rsid w:val="00C41EF3"/>
    <w:rsid w:val="00C41F88"/>
    <w:rsid w:val="00C42242"/>
    <w:rsid w:val="00C42D7E"/>
    <w:rsid w:val="00C4300B"/>
    <w:rsid w:val="00C4327A"/>
    <w:rsid w:val="00C434B4"/>
    <w:rsid w:val="00C434EE"/>
    <w:rsid w:val="00C43572"/>
    <w:rsid w:val="00C43763"/>
    <w:rsid w:val="00C43BC8"/>
    <w:rsid w:val="00C43BE4"/>
    <w:rsid w:val="00C44279"/>
    <w:rsid w:val="00C44540"/>
    <w:rsid w:val="00C448D6"/>
    <w:rsid w:val="00C44FBE"/>
    <w:rsid w:val="00C450D6"/>
    <w:rsid w:val="00C45391"/>
    <w:rsid w:val="00C45596"/>
    <w:rsid w:val="00C45D4F"/>
    <w:rsid w:val="00C46BD1"/>
    <w:rsid w:val="00C46FDE"/>
    <w:rsid w:val="00C473BF"/>
    <w:rsid w:val="00C47430"/>
    <w:rsid w:val="00C47737"/>
    <w:rsid w:val="00C47B48"/>
    <w:rsid w:val="00C51031"/>
    <w:rsid w:val="00C51901"/>
    <w:rsid w:val="00C51DF2"/>
    <w:rsid w:val="00C5298F"/>
    <w:rsid w:val="00C52CD7"/>
    <w:rsid w:val="00C52E2B"/>
    <w:rsid w:val="00C5351F"/>
    <w:rsid w:val="00C53F5B"/>
    <w:rsid w:val="00C543A2"/>
    <w:rsid w:val="00C54CB8"/>
    <w:rsid w:val="00C5517B"/>
    <w:rsid w:val="00C551CE"/>
    <w:rsid w:val="00C557B8"/>
    <w:rsid w:val="00C5681F"/>
    <w:rsid w:val="00C56B65"/>
    <w:rsid w:val="00C56D72"/>
    <w:rsid w:val="00C57217"/>
    <w:rsid w:val="00C573BA"/>
    <w:rsid w:val="00C57633"/>
    <w:rsid w:val="00C5775C"/>
    <w:rsid w:val="00C577D7"/>
    <w:rsid w:val="00C57D55"/>
    <w:rsid w:val="00C60102"/>
    <w:rsid w:val="00C60744"/>
    <w:rsid w:val="00C60749"/>
    <w:rsid w:val="00C60CDE"/>
    <w:rsid w:val="00C6133A"/>
    <w:rsid w:val="00C61A15"/>
    <w:rsid w:val="00C61AD1"/>
    <w:rsid w:val="00C620A5"/>
    <w:rsid w:val="00C62615"/>
    <w:rsid w:val="00C62669"/>
    <w:rsid w:val="00C62791"/>
    <w:rsid w:val="00C627A0"/>
    <w:rsid w:val="00C62BD5"/>
    <w:rsid w:val="00C62BF2"/>
    <w:rsid w:val="00C63051"/>
    <w:rsid w:val="00C63B17"/>
    <w:rsid w:val="00C63E27"/>
    <w:rsid w:val="00C6419D"/>
    <w:rsid w:val="00C6424E"/>
    <w:rsid w:val="00C6448E"/>
    <w:rsid w:val="00C649D6"/>
    <w:rsid w:val="00C65192"/>
    <w:rsid w:val="00C6551F"/>
    <w:rsid w:val="00C6556A"/>
    <w:rsid w:val="00C655A0"/>
    <w:rsid w:val="00C65613"/>
    <w:rsid w:val="00C657D2"/>
    <w:rsid w:val="00C65C31"/>
    <w:rsid w:val="00C6622E"/>
    <w:rsid w:val="00C667AD"/>
    <w:rsid w:val="00C667B6"/>
    <w:rsid w:val="00C66989"/>
    <w:rsid w:val="00C66A8A"/>
    <w:rsid w:val="00C66E2C"/>
    <w:rsid w:val="00C67758"/>
    <w:rsid w:val="00C679E8"/>
    <w:rsid w:val="00C67FC3"/>
    <w:rsid w:val="00C7038E"/>
    <w:rsid w:val="00C70395"/>
    <w:rsid w:val="00C70933"/>
    <w:rsid w:val="00C7294F"/>
    <w:rsid w:val="00C73084"/>
    <w:rsid w:val="00C734B2"/>
    <w:rsid w:val="00C739ED"/>
    <w:rsid w:val="00C73B74"/>
    <w:rsid w:val="00C74221"/>
    <w:rsid w:val="00C74B8B"/>
    <w:rsid w:val="00C750AF"/>
    <w:rsid w:val="00C7547A"/>
    <w:rsid w:val="00C75D15"/>
    <w:rsid w:val="00C76345"/>
    <w:rsid w:val="00C7669F"/>
    <w:rsid w:val="00C7698F"/>
    <w:rsid w:val="00C76AB6"/>
    <w:rsid w:val="00C76C8B"/>
    <w:rsid w:val="00C77024"/>
    <w:rsid w:val="00C770BB"/>
    <w:rsid w:val="00C774F6"/>
    <w:rsid w:val="00C775FF"/>
    <w:rsid w:val="00C77A18"/>
    <w:rsid w:val="00C80118"/>
    <w:rsid w:val="00C8078B"/>
    <w:rsid w:val="00C80EB3"/>
    <w:rsid w:val="00C812B6"/>
    <w:rsid w:val="00C814C1"/>
    <w:rsid w:val="00C81773"/>
    <w:rsid w:val="00C81775"/>
    <w:rsid w:val="00C81C59"/>
    <w:rsid w:val="00C821BA"/>
    <w:rsid w:val="00C823E4"/>
    <w:rsid w:val="00C824FC"/>
    <w:rsid w:val="00C8260C"/>
    <w:rsid w:val="00C8293A"/>
    <w:rsid w:val="00C82C50"/>
    <w:rsid w:val="00C8302F"/>
    <w:rsid w:val="00C8313B"/>
    <w:rsid w:val="00C83987"/>
    <w:rsid w:val="00C84070"/>
    <w:rsid w:val="00C8414B"/>
    <w:rsid w:val="00C84341"/>
    <w:rsid w:val="00C845E9"/>
    <w:rsid w:val="00C84765"/>
    <w:rsid w:val="00C84DF5"/>
    <w:rsid w:val="00C85302"/>
    <w:rsid w:val="00C8555F"/>
    <w:rsid w:val="00C8586D"/>
    <w:rsid w:val="00C85DBB"/>
    <w:rsid w:val="00C8610C"/>
    <w:rsid w:val="00C8638C"/>
    <w:rsid w:val="00C863A8"/>
    <w:rsid w:val="00C865CE"/>
    <w:rsid w:val="00C87367"/>
    <w:rsid w:val="00C87371"/>
    <w:rsid w:val="00C87C1C"/>
    <w:rsid w:val="00C87E72"/>
    <w:rsid w:val="00C87EC2"/>
    <w:rsid w:val="00C87EEE"/>
    <w:rsid w:val="00C87FCB"/>
    <w:rsid w:val="00C9026F"/>
    <w:rsid w:val="00C90F96"/>
    <w:rsid w:val="00C91317"/>
    <w:rsid w:val="00C91482"/>
    <w:rsid w:val="00C9160C"/>
    <w:rsid w:val="00C9188A"/>
    <w:rsid w:val="00C91901"/>
    <w:rsid w:val="00C919D9"/>
    <w:rsid w:val="00C91AD6"/>
    <w:rsid w:val="00C91E58"/>
    <w:rsid w:val="00C92611"/>
    <w:rsid w:val="00C92921"/>
    <w:rsid w:val="00C92EC8"/>
    <w:rsid w:val="00C92F15"/>
    <w:rsid w:val="00C92F16"/>
    <w:rsid w:val="00C944F1"/>
    <w:rsid w:val="00C94516"/>
    <w:rsid w:val="00C94BD8"/>
    <w:rsid w:val="00C94C06"/>
    <w:rsid w:val="00C950FA"/>
    <w:rsid w:val="00C951A8"/>
    <w:rsid w:val="00C9584C"/>
    <w:rsid w:val="00C95D59"/>
    <w:rsid w:val="00C95E4D"/>
    <w:rsid w:val="00C95E81"/>
    <w:rsid w:val="00C96457"/>
    <w:rsid w:val="00C96729"/>
    <w:rsid w:val="00C96957"/>
    <w:rsid w:val="00C9696F"/>
    <w:rsid w:val="00C96AD1"/>
    <w:rsid w:val="00C96D1B"/>
    <w:rsid w:val="00C97180"/>
    <w:rsid w:val="00C973DD"/>
    <w:rsid w:val="00C976D3"/>
    <w:rsid w:val="00CA0803"/>
    <w:rsid w:val="00CA0F36"/>
    <w:rsid w:val="00CA1E0C"/>
    <w:rsid w:val="00CA1E18"/>
    <w:rsid w:val="00CA1E67"/>
    <w:rsid w:val="00CA23B8"/>
    <w:rsid w:val="00CA270A"/>
    <w:rsid w:val="00CA2A86"/>
    <w:rsid w:val="00CA2CC6"/>
    <w:rsid w:val="00CA3A94"/>
    <w:rsid w:val="00CA3CC3"/>
    <w:rsid w:val="00CA3E84"/>
    <w:rsid w:val="00CA3FC0"/>
    <w:rsid w:val="00CA403A"/>
    <w:rsid w:val="00CA4179"/>
    <w:rsid w:val="00CA4C56"/>
    <w:rsid w:val="00CA55C4"/>
    <w:rsid w:val="00CA561C"/>
    <w:rsid w:val="00CA59B8"/>
    <w:rsid w:val="00CA5D27"/>
    <w:rsid w:val="00CA62EC"/>
    <w:rsid w:val="00CA6689"/>
    <w:rsid w:val="00CA69B3"/>
    <w:rsid w:val="00CA69F5"/>
    <w:rsid w:val="00CA6D9D"/>
    <w:rsid w:val="00CA6F03"/>
    <w:rsid w:val="00CA7197"/>
    <w:rsid w:val="00CA7279"/>
    <w:rsid w:val="00CA7297"/>
    <w:rsid w:val="00CA72B7"/>
    <w:rsid w:val="00CA73EF"/>
    <w:rsid w:val="00CA7AD4"/>
    <w:rsid w:val="00CA7F95"/>
    <w:rsid w:val="00CB055D"/>
    <w:rsid w:val="00CB082E"/>
    <w:rsid w:val="00CB0D41"/>
    <w:rsid w:val="00CB125D"/>
    <w:rsid w:val="00CB15AE"/>
    <w:rsid w:val="00CB1C1E"/>
    <w:rsid w:val="00CB1D3C"/>
    <w:rsid w:val="00CB1D48"/>
    <w:rsid w:val="00CB2155"/>
    <w:rsid w:val="00CB21B7"/>
    <w:rsid w:val="00CB2311"/>
    <w:rsid w:val="00CB25F8"/>
    <w:rsid w:val="00CB26C5"/>
    <w:rsid w:val="00CB38C3"/>
    <w:rsid w:val="00CB3A33"/>
    <w:rsid w:val="00CB3B87"/>
    <w:rsid w:val="00CB3CA0"/>
    <w:rsid w:val="00CB3D1B"/>
    <w:rsid w:val="00CB4E59"/>
    <w:rsid w:val="00CB4F10"/>
    <w:rsid w:val="00CB4F9E"/>
    <w:rsid w:val="00CB56F4"/>
    <w:rsid w:val="00CB584C"/>
    <w:rsid w:val="00CB5B59"/>
    <w:rsid w:val="00CB5BC0"/>
    <w:rsid w:val="00CB5F74"/>
    <w:rsid w:val="00CB610C"/>
    <w:rsid w:val="00CB62E5"/>
    <w:rsid w:val="00CB640F"/>
    <w:rsid w:val="00CB6FD4"/>
    <w:rsid w:val="00CB74B6"/>
    <w:rsid w:val="00CB7760"/>
    <w:rsid w:val="00CB77F5"/>
    <w:rsid w:val="00CC0032"/>
    <w:rsid w:val="00CC07B7"/>
    <w:rsid w:val="00CC07FA"/>
    <w:rsid w:val="00CC0B1F"/>
    <w:rsid w:val="00CC0FA1"/>
    <w:rsid w:val="00CC132D"/>
    <w:rsid w:val="00CC1415"/>
    <w:rsid w:val="00CC20FF"/>
    <w:rsid w:val="00CC221A"/>
    <w:rsid w:val="00CC2E21"/>
    <w:rsid w:val="00CC2FCC"/>
    <w:rsid w:val="00CC38E6"/>
    <w:rsid w:val="00CC44B4"/>
    <w:rsid w:val="00CC4C24"/>
    <w:rsid w:val="00CC4E8E"/>
    <w:rsid w:val="00CC5405"/>
    <w:rsid w:val="00CC58AD"/>
    <w:rsid w:val="00CC5BDD"/>
    <w:rsid w:val="00CC5EAE"/>
    <w:rsid w:val="00CC5F34"/>
    <w:rsid w:val="00CC69AB"/>
    <w:rsid w:val="00CC6D70"/>
    <w:rsid w:val="00CC6DDE"/>
    <w:rsid w:val="00CC7477"/>
    <w:rsid w:val="00CC74D7"/>
    <w:rsid w:val="00CC7594"/>
    <w:rsid w:val="00CC7B26"/>
    <w:rsid w:val="00CC7C11"/>
    <w:rsid w:val="00CD013B"/>
    <w:rsid w:val="00CD05A1"/>
    <w:rsid w:val="00CD06D2"/>
    <w:rsid w:val="00CD0763"/>
    <w:rsid w:val="00CD0E46"/>
    <w:rsid w:val="00CD0EFA"/>
    <w:rsid w:val="00CD1260"/>
    <w:rsid w:val="00CD1595"/>
    <w:rsid w:val="00CD15B9"/>
    <w:rsid w:val="00CD1681"/>
    <w:rsid w:val="00CD1C2C"/>
    <w:rsid w:val="00CD1F95"/>
    <w:rsid w:val="00CD25BE"/>
    <w:rsid w:val="00CD264A"/>
    <w:rsid w:val="00CD2B87"/>
    <w:rsid w:val="00CD2F6F"/>
    <w:rsid w:val="00CD302E"/>
    <w:rsid w:val="00CD342B"/>
    <w:rsid w:val="00CD398F"/>
    <w:rsid w:val="00CD3A29"/>
    <w:rsid w:val="00CD3F9F"/>
    <w:rsid w:val="00CD474C"/>
    <w:rsid w:val="00CD4805"/>
    <w:rsid w:val="00CD4B15"/>
    <w:rsid w:val="00CD50CD"/>
    <w:rsid w:val="00CD56F5"/>
    <w:rsid w:val="00CD71F4"/>
    <w:rsid w:val="00CD75DE"/>
    <w:rsid w:val="00CD7B2B"/>
    <w:rsid w:val="00CD7BB5"/>
    <w:rsid w:val="00CD7C0B"/>
    <w:rsid w:val="00CE052C"/>
    <w:rsid w:val="00CE057B"/>
    <w:rsid w:val="00CE084F"/>
    <w:rsid w:val="00CE0B92"/>
    <w:rsid w:val="00CE0C2A"/>
    <w:rsid w:val="00CE0D68"/>
    <w:rsid w:val="00CE1945"/>
    <w:rsid w:val="00CE21B7"/>
    <w:rsid w:val="00CE249E"/>
    <w:rsid w:val="00CE289F"/>
    <w:rsid w:val="00CE30B1"/>
    <w:rsid w:val="00CE335A"/>
    <w:rsid w:val="00CE3587"/>
    <w:rsid w:val="00CE3C47"/>
    <w:rsid w:val="00CE3E1A"/>
    <w:rsid w:val="00CE43EF"/>
    <w:rsid w:val="00CE4720"/>
    <w:rsid w:val="00CE4BB9"/>
    <w:rsid w:val="00CE5F2D"/>
    <w:rsid w:val="00CE64DC"/>
    <w:rsid w:val="00CE668D"/>
    <w:rsid w:val="00CE6B8F"/>
    <w:rsid w:val="00CE78DB"/>
    <w:rsid w:val="00CE7BD2"/>
    <w:rsid w:val="00CE7D77"/>
    <w:rsid w:val="00CF09E3"/>
    <w:rsid w:val="00CF0A4D"/>
    <w:rsid w:val="00CF0B67"/>
    <w:rsid w:val="00CF0C69"/>
    <w:rsid w:val="00CF0EF3"/>
    <w:rsid w:val="00CF104B"/>
    <w:rsid w:val="00CF131E"/>
    <w:rsid w:val="00CF26CC"/>
    <w:rsid w:val="00CF26D9"/>
    <w:rsid w:val="00CF2C0D"/>
    <w:rsid w:val="00CF312D"/>
    <w:rsid w:val="00CF33DD"/>
    <w:rsid w:val="00CF34C7"/>
    <w:rsid w:val="00CF350B"/>
    <w:rsid w:val="00CF3B3E"/>
    <w:rsid w:val="00CF44CB"/>
    <w:rsid w:val="00CF4645"/>
    <w:rsid w:val="00CF4725"/>
    <w:rsid w:val="00CF4852"/>
    <w:rsid w:val="00CF49F0"/>
    <w:rsid w:val="00CF4D09"/>
    <w:rsid w:val="00CF5391"/>
    <w:rsid w:val="00CF573D"/>
    <w:rsid w:val="00CF5AA4"/>
    <w:rsid w:val="00CF603A"/>
    <w:rsid w:val="00CF67B6"/>
    <w:rsid w:val="00CF6874"/>
    <w:rsid w:val="00CF6A35"/>
    <w:rsid w:val="00CF6D56"/>
    <w:rsid w:val="00CF76B0"/>
    <w:rsid w:val="00CF78C3"/>
    <w:rsid w:val="00CF7AC8"/>
    <w:rsid w:val="00CF7CE5"/>
    <w:rsid w:val="00CF7EE2"/>
    <w:rsid w:val="00D00005"/>
    <w:rsid w:val="00D000C7"/>
    <w:rsid w:val="00D00248"/>
    <w:rsid w:val="00D00429"/>
    <w:rsid w:val="00D00626"/>
    <w:rsid w:val="00D00FB2"/>
    <w:rsid w:val="00D0136E"/>
    <w:rsid w:val="00D017C5"/>
    <w:rsid w:val="00D01D6C"/>
    <w:rsid w:val="00D02636"/>
    <w:rsid w:val="00D02825"/>
    <w:rsid w:val="00D02DE3"/>
    <w:rsid w:val="00D03321"/>
    <w:rsid w:val="00D03544"/>
    <w:rsid w:val="00D03B7E"/>
    <w:rsid w:val="00D03D21"/>
    <w:rsid w:val="00D041DF"/>
    <w:rsid w:val="00D04221"/>
    <w:rsid w:val="00D04B22"/>
    <w:rsid w:val="00D04B99"/>
    <w:rsid w:val="00D04E3A"/>
    <w:rsid w:val="00D04E56"/>
    <w:rsid w:val="00D05581"/>
    <w:rsid w:val="00D05F36"/>
    <w:rsid w:val="00D05F5B"/>
    <w:rsid w:val="00D060B1"/>
    <w:rsid w:val="00D06273"/>
    <w:rsid w:val="00D06425"/>
    <w:rsid w:val="00D06DF6"/>
    <w:rsid w:val="00D07046"/>
    <w:rsid w:val="00D07049"/>
    <w:rsid w:val="00D0792E"/>
    <w:rsid w:val="00D07D09"/>
    <w:rsid w:val="00D07FA7"/>
    <w:rsid w:val="00D108AB"/>
    <w:rsid w:val="00D10968"/>
    <w:rsid w:val="00D109A6"/>
    <w:rsid w:val="00D11271"/>
    <w:rsid w:val="00D11A27"/>
    <w:rsid w:val="00D11C7A"/>
    <w:rsid w:val="00D12591"/>
    <w:rsid w:val="00D126DA"/>
    <w:rsid w:val="00D127E1"/>
    <w:rsid w:val="00D12BB1"/>
    <w:rsid w:val="00D12D29"/>
    <w:rsid w:val="00D12FDC"/>
    <w:rsid w:val="00D144A0"/>
    <w:rsid w:val="00D14911"/>
    <w:rsid w:val="00D15D3E"/>
    <w:rsid w:val="00D166EE"/>
    <w:rsid w:val="00D16724"/>
    <w:rsid w:val="00D16814"/>
    <w:rsid w:val="00D168B5"/>
    <w:rsid w:val="00D16BC1"/>
    <w:rsid w:val="00D16CD5"/>
    <w:rsid w:val="00D17040"/>
    <w:rsid w:val="00D174A4"/>
    <w:rsid w:val="00D1753D"/>
    <w:rsid w:val="00D17578"/>
    <w:rsid w:val="00D17A5B"/>
    <w:rsid w:val="00D20081"/>
    <w:rsid w:val="00D200DF"/>
    <w:rsid w:val="00D20476"/>
    <w:rsid w:val="00D20BAA"/>
    <w:rsid w:val="00D21053"/>
    <w:rsid w:val="00D2107D"/>
    <w:rsid w:val="00D216BD"/>
    <w:rsid w:val="00D21790"/>
    <w:rsid w:val="00D22207"/>
    <w:rsid w:val="00D2239A"/>
    <w:rsid w:val="00D226FE"/>
    <w:rsid w:val="00D22BC1"/>
    <w:rsid w:val="00D22C25"/>
    <w:rsid w:val="00D22D7D"/>
    <w:rsid w:val="00D22FC9"/>
    <w:rsid w:val="00D235C4"/>
    <w:rsid w:val="00D23711"/>
    <w:rsid w:val="00D23851"/>
    <w:rsid w:val="00D23B32"/>
    <w:rsid w:val="00D23C78"/>
    <w:rsid w:val="00D23CF1"/>
    <w:rsid w:val="00D23EC6"/>
    <w:rsid w:val="00D23F92"/>
    <w:rsid w:val="00D240F6"/>
    <w:rsid w:val="00D2449C"/>
    <w:rsid w:val="00D245B6"/>
    <w:rsid w:val="00D24F3D"/>
    <w:rsid w:val="00D25076"/>
    <w:rsid w:val="00D253B1"/>
    <w:rsid w:val="00D256B4"/>
    <w:rsid w:val="00D25CF1"/>
    <w:rsid w:val="00D2623D"/>
    <w:rsid w:val="00D26A3F"/>
    <w:rsid w:val="00D270CD"/>
    <w:rsid w:val="00D275C9"/>
    <w:rsid w:val="00D27AD2"/>
    <w:rsid w:val="00D27D8C"/>
    <w:rsid w:val="00D3013B"/>
    <w:rsid w:val="00D301A2"/>
    <w:rsid w:val="00D3090D"/>
    <w:rsid w:val="00D30955"/>
    <w:rsid w:val="00D30A2D"/>
    <w:rsid w:val="00D30AB2"/>
    <w:rsid w:val="00D30D2E"/>
    <w:rsid w:val="00D3153E"/>
    <w:rsid w:val="00D32011"/>
    <w:rsid w:val="00D3207D"/>
    <w:rsid w:val="00D32276"/>
    <w:rsid w:val="00D32657"/>
    <w:rsid w:val="00D326EB"/>
    <w:rsid w:val="00D32925"/>
    <w:rsid w:val="00D32B77"/>
    <w:rsid w:val="00D338C5"/>
    <w:rsid w:val="00D33C52"/>
    <w:rsid w:val="00D34270"/>
    <w:rsid w:val="00D3429D"/>
    <w:rsid w:val="00D34805"/>
    <w:rsid w:val="00D34BBA"/>
    <w:rsid w:val="00D34C6E"/>
    <w:rsid w:val="00D34D7D"/>
    <w:rsid w:val="00D34FF3"/>
    <w:rsid w:val="00D354FE"/>
    <w:rsid w:val="00D35DC0"/>
    <w:rsid w:val="00D35DEB"/>
    <w:rsid w:val="00D36128"/>
    <w:rsid w:val="00D3615E"/>
    <w:rsid w:val="00D36336"/>
    <w:rsid w:val="00D36DFA"/>
    <w:rsid w:val="00D4050B"/>
    <w:rsid w:val="00D407E0"/>
    <w:rsid w:val="00D40D9D"/>
    <w:rsid w:val="00D41367"/>
    <w:rsid w:val="00D41636"/>
    <w:rsid w:val="00D41EB8"/>
    <w:rsid w:val="00D423A4"/>
    <w:rsid w:val="00D423FA"/>
    <w:rsid w:val="00D42843"/>
    <w:rsid w:val="00D428CD"/>
    <w:rsid w:val="00D43892"/>
    <w:rsid w:val="00D43FCF"/>
    <w:rsid w:val="00D4409F"/>
    <w:rsid w:val="00D44180"/>
    <w:rsid w:val="00D447DB"/>
    <w:rsid w:val="00D44A8F"/>
    <w:rsid w:val="00D450C5"/>
    <w:rsid w:val="00D453B3"/>
    <w:rsid w:val="00D45C65"/>
    <w:rsid w:val="00D461CD"/>
    <w:rsid w:val="00D46214"/>
    <w:rsid w:val="00D46232"/>
    <w:rsid w:val="00D4673C"/>
    <w:rsid w:val="00D46BF3"/>
    <w:rsid w:val="00D47709"/>
    <w:rsid w:val="00D47FE6"/>
    <w:rsid w:val="00D47FFA"/>
    <w:rsid w:val="00D50CC9"/>
    <w:rsid w:val="00D51079"/>
    <w:rsid w:val="00D512BA"/>
    <w:rsid w:val="00D513BF"/>
    <w:rsid w:val="00D5159E"/>
    <w:rsid w:val="00D51C99"/>
    <w:rsid w:val="00D524DA"/>
    <w:rsid w:val="00D5266A"/>
    <w:rsid w:val="00D52783"/>
    <w:rsid w:val="00D52E6F"/>
    <w:rsid w:val="00D5319A"/>
    <w:rsid w:val="00D534EB"/>
    <w:rsid w:val="00D53DD4"/>
    <w:rsid w:val="00D53E61"/>
    <w:rsid w:val="00D540D8"/>
    <w:rsid w:val="00D5413C"/>
    <w:rsid w:val="00D55205"/>
    <w:rsid w:val="00D55494"/>
    <w:rsid w:val="00D55EEF"/>
    <w:rsid w:val="00D565E3"/>
    <w:rsid w:val="00D56C5A"/>
    <w:rsid w:val="00D56EAD"/>
    <w:rsid w:val="00D56F9A"/>
    <w:rsid w:val="00D570C7"/>
    <w:rsid w:val="00D571A7"/>
    <w:rsid w:val="00D575AA"/>
    <w:rsid w:val="00D57C5A"/>
    <w:rsid w:val="00D57D90"/>
    <w:rsid w:val="00D60365"/>
    <w:rsid w:val="00D6040A"/>
    <w:rsid w:val="00D60BBE"/>
    <w:rsid w:val="00D60F7C"/>
    <w:rsid w:val="00D611E9"/>
    <w:rsid w:val="00D61323"/>
    <w:rsid w:val="00D61ADA"/>
    <w:rsid w:val="00D61BD6"/>
    <w:rsid w:val="00D61C97"/>
    <w:rsid w:val="00D620CA"/>
    <w:rsid w:val="00D621BE"/>
    <w:rsid w:val="00D624C9"/>
    <w:rsid w:val="00D62607"/>
    <w:rsid w:val="00D6267E"/>
    <w:rsid w:val="00D63317"/>
    <w:rsid w:val="00D63A61"/>
    <w:rsid w:val="00D63D8A"/>
    <w:rsid w:val="00D63E8F"/>
    <w:rsid w:val="00D63F01"/>
    <w:rsid w:val="00D64198"/>
    <w:rsid w:val="00D647CB"/>
    <w:rsid w:val="00D64813"/>
    <w:rsid w:val="00D64B2B"/>
    <w:rsid w:val="00D650C0"/>
    <w:rsid w:val="00D65A0F"/>
    <w:rsid w:val="00D66004"/>
    <w:rsid w:val="00D660F3"/>
    <w:rsid w:val="00D661CB"/>
    <w:rsid w:val="00D6633E"/>
    <w:rsid w:val="00D665C6"/>
    <w:rsid w:val="00D666C7"/>
    <w:rsid w:val="00D66BA6"/>
    <w:rsid w:val="00D67824"/>
    <w:rsid w:val="00D678E2"/>
    <w:rsid w:val="00D67938"/>
    <w:rsid w:val="00D67B20"/>
    <w:rsid w:val="00D70384"/>
    <w:rsid w:val="00D70447"/>
    <w:rsid w:val="00D71044"/>
    <w:rsid w:val="00D7176D"/>
    <w:rsid w:val="00D72339"/>
    <w:rsid w:val="00D723A8"/>
    <w:rsid w:val="00D726A6"/>
    <w:rsid w:val="00D72E43"/>
    <w:rsid w:val="00D72FC3"/>
    <w:rsid w:val="00D7325B"/>
    <w:rsid w:val="00D7369C"/>
    <w:rsid w:val="00D7371B"/>
    <w:rsid w:val="00D73A3D"/>
    <w:rsid w:val="00D73EBE"/>
    <w:rsid w:val="00D74199"/>
    <w:rsid w:val="00D7435B"/>
    <w:rsid w:val="00D7443B"/>
    <w:rsid w:val="00D7495A"/>
    <w:rsid w:val="00D74A40"/>
    <w:rsid w:val="00D74B54"/>
    <w:rsid w:val="00D75081"/>
    <w:rsid w:val="00D757A1"/>
    <w:rsid w:val="00D75C52"/>
    <w:rsid w:val="00D75C86"/>
    <w:rsid w:val="00D76739"/>
    <w:rsid w:val="00D76808"/>
    <w:rsid w:val="00D76A79"/>
    <w:rsid w:val="00D7768E"/>
    <w:rsid w:val="00D776AF"/>
    <w:rsid w:val="00D776D0"/>
    <w:rsid w:val="00D7774A"/>
    <w:rsid w:val="00D7774C"/>
    <w:rsid w:val="00D777FB"/>
    <w:rsid w:val="00D7787F"/>
    <w:rsid w:val="00D77A7C"/>
    <w:rsid w:val="00D77E43"/>
    <w:rsid w:val="00D80422"/>
    <w:rsid w:val="00D807A9"/>
    <w:rsid w:val="00D80C10"/>
    <w:rsid w:val="00D80EDD"/>
    <w:rsid w:val="00D81095"/>
    <w:rsid w:val="00D81370"/>
    <w:rsid w:val="00D8166B"/>
    <w:rsid w:val="00D81840"/>
    <w:rsid w:val="00D81875"/>
    <w:rsid w:val="00D81C98"/>
    <w:rsid w:val="00D81E92"/>
    <w:rsid w:val="00D821A2"/>
    <w:rsid w:val="00D824A4"/>
    <w:rsid w:val="00D82885"/>
    <w:rsid w:val="00D82E23"/>
    <w:rsid w:val="00D82EA1"/>
    <w:rsid w:val="00D8312B"/>
    <w:rsid w:val="00D83AFC"/>
    <w:rsid w:val="00D83DC9"/>
    <w:rsid w:val="00D83E71"/>
    <w:rsid w:val="00D840F5"/>
    <w:rsid w:val="00D841FC"/>
    <w:rsid w:val="00D847EF"/>
    <w:rsid w:val="00D84B9E"/>
    <w:rsid w:val="00D8555B"/>
    <w:rsid w:val="00D85C0A"/>
    <w:rsid w:val="00D8660E"/>
    <w:rsid w:val="00D86817"/>
    <w:rsid w:val="00D86A4D"/>
    <w:rsid w:val="00D86A56"/>
    <w:rsid w:val="00D86E8B"/>
    <w:rsid w:val="00D87086"/>
    <w:rsid w:val="00D871A4"/>
    <w:rsid w:val="00D872DB"/>
    <w:rsid w:val="00D873FE"/>
    <w:rsid w:val="00D8759F"/>
    <w:rsid w:val="00D8781C"/>
    <w:rsid w:val="00D87C3E"/>
    <w:rsid w:val="00D90C52"/>
    <w:rsid w:val="00D91177"/>
    <w:rsid w:val="00D91645"/>
    <w:rsid w:val="00D91A0E"/>
    <w:rsid w:val="00D91A95"/>
    <w:rsid w:val="00D91BE9"/>
    <w:rsid w:val="00D91E81"/>
    <w:rsid w:val="00D921F1"/>
    <w:rsid w:val="00D92DC5"/>
    <w:rsid w:val="00D92E65"/>
    <w:rsid w:val="00D92F09"/>
    <w:rsid w:val="00D93533"/>
    <w:rsid w:val="00D938E4"/>
    <w:rsid w:val="00D93B5A"/>
    <w:rsid w:val="00D93D51"/>
    <w:rsid w:val="00D93DD6"/>
    <w:rsid w:val="00D946A6"/>
    <w:rsid w:val="00D94ECD"/>
    <w:rsid w:val="00D95062"/>
    <w:rsid w:val="00D9541A"/>
    <w:rsid w:val="00D955B3"/>
    <w:rsid w:val="00D95F39"/>
    <w:rsid w:val="00D96006"/>
    <w:rsid w:val="00D96463"/>
    <w:rsid w:val="00D969EF"/>
    <w:rsid w:val="00D96D23"/>
    <w:rsid w:val="00D96E38"/>
    <w:rsid w:val="00D97AB1"/>
    <w:rsid w:val="00D97C82"/>
    <w:rsid w:val="00DA0CD7"/>
    <w:rsid w:val="00DA0DD1"/>
    <w:rsid w:val="00DA16A1"/>
    <w:rsid w:val="00DA179B"/>
    <w:rsid w:val="00DA199E"/>
    <w:rsid w:val="00DA1FD4"/>
    <w:rsid w:val="00DA29BE"/>
    <w:rsid w:val="00DA3085"/>
    <w:rsid w:val="00DA353D"/>
    <w:rsid w:val="00DA37A1"/>
    <w:rsid w:val="00DA393A"/>
    <w:rsid w:val="00DA3A54"/>
    <w:rsid w:val="00DA3DED"/>
    <w:rsid w:val="00DA46EA"/>
    <w:rsid w:val="00DA4945"/>
    <w:rsid w:val="00DA4E7C"/>
    <w:rsid w:val="00DA5032"/>
    <w:rsid w:val="00DA5E7B"/>
    <w:rsid w:val="00DA7236"/>
    <w:rsid w:val="00DA75EF"/>
    <w:rsid w:val="00DA7799"/>
    <w:rsid w:val="00DA7859"/>
    <w:rsid w:val="00DA79D9"/>
    <w:rsid w:val="00DA7AA0"/>
    <w:rsid w:val="00DB03FD"/>
    <w:rsid w:val="00DB04A4"/>
    <w:rsid w:val="00DB07FB"/>
    <w:rsid w:val="00DB08E9"/>
    <w:rsid w:val="00DB0E82"/>
    <w:rsid w:val="00DB13E0"/>
    <w:rsid w:val="00DB1612"/>
    <w:rsid w:val="00DB17E1"/>
    <w:rsid w:val="00DB1CFE"/>
    <w:rsid w:val="00DB2116"/>
    <w:rsid w:val="00DB2288"/>
    <w:rsid w:val="00DB256B"/>
    <w:rsid w:val="00DB2C2E"/>
    <w:rsid w:val="00DB2C66"/>
    <w:rsid w:val="00DB31DA"/>
    <w:rsid w:val="00DB3CC6"/>
    <w:rsid w:val="00DB40CA"/>
    <w:rsid w:val="00DB40D5"/>
    <w:rsid w:val="00DB444B"/>
    <w:rsid w:val="00DB469D"/>
    <w:rsid w:val="00DB4858"/>
    <w:rsid w:val="00DB4DFF"/>
    <w:rsid w:val="00DB569B"/>
    <w:rsid w:val="00DB5746"/>
    <w:rsid w:val="00DB5B6E"/>
    <w:rsid w:val="00DB5D2E"/>
    <w:rsid w:val="00DB5EA3"/>
    <w:rsid w:val="00DB618E"/>
    <w:rsid w:val="00DB61A1"/>
    <w:rsid w:val="00DB64F9"/>
    <w:rsid w:val="00DB658C"/>
    <w:rsid w:val="00DB6A63"/>
    <w:rsid w:val="00DB6CC5"/>
    <w:rsid w:val="00DB6F6B"/>
    <w:rsid w:val="00DB7053"/>
    <w:rsid w:val="00DB708C"/>
    <w:rsid w:val="00DB71D6"/>
    <w:rsid w:val="00DB7B1A"/>
    <w:rsid w:val="00DC01D1"/>
    <w:rsid w:val="00DC0312"/>
    <w:rsid w:val="00DC07E7"/>
    <w:rsid w:val="00DC1547"/>
    <w:rsid w:val="00DC1C90"/>
    <w:rsid w:val="00DC1C97"/>
    <w:rsid w:val="00DC2905"/>
    <w:rsid w:val="00DC2D64"/>
    <w:rsid w:val="00DC2FFF"/>
    <w:rsid w:val="00DC331D"/>
    <w:rsid w:val="00DC3B81"/>
    <w:rsid w:val="00DC3BBF"/>
    <w:rsid w:val="00DC3C21"/>
    <w:rsid w:val="00DC3EDE"/>
    <w:rsid w:val="00DC4659"/>
    <w:rsid w:val="00DC4B3B"/>
    <w:rsid w:val="00DC4C0D"/>
    <w:rsid w:val="00DC509B"/>
    <w:rsid w:val="00DC56B0"/>
    <w:rsid w:val="00DC57B9"/>
    <w:rsid w:val="00DC58AA"/>
    <w:rsid w:val="00DC5EA5"/>
    <w:rsid w:val="00DC6B65"/>
    <w:rsid w:val="00DC6C92"/>
    <w:rsid w:val="00DC6D13"/>
    <w:rsid w:val="00DC6EC2"/>
    <w:rsid w:val="00DC6FB6"/>
    <w:rsid w:val="00DC7167"/>
    <w:rsid w:val="00DC7168"/>
    <w:rsid w:val="00DD0126"/>
    <w:rsid w:val="00DD0373"/>
    <w:rsid w:val="00DD0B0B"/>
    <w:rsid w:val="00DD0D40"/>
    <w:rsid w:val="00DD1A53"/>
    <w:rsid w:val="00DD1BD0"/>
    <w:rsid w:val="00DD1DFC"/>
    <w:rsid w:val="00DD220E"/>
    <w:rsid w:val="00DD229F"/>
    <w:rsid w:val="00DD2383"/>
    <w:rsid w:val="00DD252A"/>
    <w:rsid w:val="00DD267E"/>
    <w:rsid w:val="00DD2A33"/>
    <w:rsid w:val="00DD2F2D"/>
    <w:rsid w:val="00DD2FC6"/>
    <w:rsid w:val="00DD312B"/>
    <w:rsid w:val="00DD3215"/>
    <w:rsid w:val="00DD363B"/>
    <w:rsid w:val="00DD4235"/>
    <w:rsid w:val="00DD4456"/>
    <w:rsid w:val="00DD4A23"/>
    <w:rsid w:val="00DD4D3C"/>
    <w:rsid w:val="00DD4E25"/>
    <w:rsid w:val="00DD54F2"/>
    <w:rsid w:val="00DD5F2E"/>
    <w:rsid w:val="00DD60E1"/>
    <w:rsid w:val="00DD756E"/>
    <w:rsid w:val="00DD7C39"/>
    <w:rsid w:val="00DD7CA9"/>
    <w:rsid w:val="00DE0B1F"/>
    <w:rsid w:val="00DE0D31"/>
    <w:rsid w:val="00DE1A76"/>
    <w:rsid w:val="00DE1B28"/>
    <w:rsid w:val="00DE1CC5"/>
    <w:rsid w:val="00DE1D7F"/>
    <w:rsid w:val="00DE1FB5"/>
    <w:rsid w:val="00DE203A"/>
    <w:rsid w:val="00DE205E"/>
    <w:rsid w:val="00DE2482"/>
    <w:rsid w:val="00DE248F"/>
    <w:rsid w:val="00DE27C8"/>
    <w:rsid w:val="00DE280E"/>
    <w:rsid w:val="00DE2BFE"/>
    <w:rsid w:val="00DE2CBA"/>
    <w:rsid w:val="00DE2E89"/>
    <w:rsid w:val="00DE3A95"/>
    <w:rsid w:val="00DE3C1D"/>
    <w:rsid w:val="00DE3D18"/>
    <w:rsid w:val="00DE3D77"/>
    <w:rsid w:val="00DE3DC0"/>
    <w:rsid w:val="00DE426B"/>
    <w:rsid w:val="00DE4EF8"/>
    <w:rsid w:val="00DE4F69"/>
    <w:rsid w:val="00DE5018"/>
    <w:rsid w:val="00DE512C"/>
    <w:rsid w:val="00DE51F6"/>
    <w:rsid w:val="00DE5570"/>
    <w:rsid w:val="00DE578E"/>
    <w:rsid w:val="00DE596A"/>
    <w:rsid w:val="00DE5C37"/>
    <w:rsid w:val="00DE5DFE"/>
    <w:rsid w:val="00DE5EB7"/>
    <w:rsid w:val="00DE5EF6"/>
    <w:rsid w:val="00DE6885"/>
    <w:rsid w:val="00DE68BC"/>
    <w:rsid w:val="00DE6C27"/>
    <w:rsid w:val="00DE71AC"/>
    <w:rsid w:val="00DE71C1"/>
    <w:rsid w:val="00DE78CF"/>
    <w:rsid w:val="00DE78FC"/>
    <w:rsid w:val="00DE79E6"/>
    <w:rsid w:val="00DE7C2D"/>
    <w:rsid w:val="00DF0428"/>
    <w:rsid w:val="00DF111D"/>
    <w:rsid w:val="00DF129C"/>
    <w:rsid w:val="00DF12B2"/>
    <w:rsid w:val="00DF15AA"/>
    <w:rsid w:val="00DF15C7"/>
    <w:rsid w:val="00DF16FA"/>
    <w:rsid w:val="00DF1B9E"/>
    <w:rsid w:val="00DF1C03"/>
    <w:rsid w:val="00DF222A"/>
    <w:rsid w:val="00DF22BD"/>
    <w:rsid w:val="00DF2381"/>
    <w:rsid w:val="00DF242B"/>
    <w:rsid w:val="00DF242C"/>
    <w:rsid w:val="00DF24E5"/>
    <w:rsid w:val="00DF251B"/>
    <w:rsid w:val="00DF2C89"/>
    <w:rsid w:val="00DF2E21"/>
    <w:rsid w:val="00DF2F00"/>
    <w:rsid w:val="00DF36B9"/>
    <w:rsid w:val="00DF3738"/>
    <w:rsid w:val="00DF374A"/>
    <w:rsid w:val="00DF3ACE"/>
    <w:rsid w:val="00DF40F8"/>
    <w:rsid w:val="00DF4543"/>
    <w:rsid w:val="00DF48E3"/>
    <w:rsid w:val="00DF4D27"/>
    <w:rsid w:val="00DF4DCA"/>
    <w:rsid w:val="00DF513E"/>
    <w:rsid w:val="00DF51BB"/>
    <w:rsid w:val="00DF558E"/>
    <w:rsid w:val="00DF66C0"/>
    <w:rsid w:val="00DF6AEA"/>
    <w:rsid w:val="00DF6B61"/>
    <w:rsid w:val="00DF7133"/>
    <w:rsid w:val="00DF7417"/>
    <w:rsid w:val="00DF7433"/>
    <w:rsid w:val="00DF79FC"/>
    <w:rsid w:val="00DF7A53"/>
    <w:rsid w:val="00DF7AED"/>
    <w:rsid w:val="00DF7E2D"/>
    <w:rsid w:val="00E004F4"/>
    <w:rsid w:val="00E00A52"/>
    <w:rsid w:val="00E00BF9"/>
    <w:rsid w:val="00E00E4E"/>
    <w:rsid w:val="00E01084"/>
    <w:rsid w:val="00E013CA"/>
    <w:rsid w:val="00E01567"/>
    <w:rsid w:val="00E0175C"/>
    <w:rsid w:val="00E02179"/>
    <w:rsid w:val="00E024DC"/>
    <w:rsid w:val="00E0270A"/>
    <w:rsid w:val="00E02896"/>
    <w:rsid w:val="00E02CE8"/>
    <w:rsid w:val="00E02E0B"/>
    <w:rsid w:val="00E033EF"/>
    <w:rsid w:val="00E03553"/>
    <w:rsid w:val="00E03754"/>
    <w:rsid w:val="00E03981"/>
    <w:rsid w:val="00E03F4A"/>
    <w:rsid w:val="00E047C2"/>
    <w:rsid w:val="00E04892"/>
    <w:rsid w:val="00E04B5D"/>
    <w:rsid w:val="00E04C07"/>
    <w:rsid w:val="00E05128"/>
    <w:rsid w:val="00E05405"/>
    <w:rsid w:val="00E05994"/>
    <w:rsid w:val="00E05B0D"/>
    <w:rsid w:val="00E063B3"/>
    <w:rsid w:val="00E06717"/>
    <w:rsid w:val="00E06CF8"/>
    <w:rsid w:val="00E071EF"/>
    <w:rsid w:val="00E07FC2"/>
    <w:rsid w:val="00E10717"/>
    <w:rsid w:val="00E10CB1"/>
    <w:rsid w:val="00E10CCA"/>
    <w:rsid w:val="00E112BD"/>
    <w:rsid w:val="00E1159D"/>
    <w:rsid w:val="00E11834"/>
    <w:rsid w:val="00E11946"/>
    <w:rsid w:val="00E119CF"/>
    <w:rsid w:val="00E11CB7"/>
    <w:rsid w:val="00E12239"/>
    <w:rsid w:val="00E12534"/>
    <w:rsid w:val="00E12566"/>
    <w:rsid w:val="00E1349F"/>
    <w:rsid w:val="00E13B8C"/>
    <w:rsid w:val="00E145F6"/>
    <w:rsid w:val="00E147A7"/>
    <w:rsid w:val="00E1530B"/>
    <w:rsid w:val="00E155F6"/>
    <w:rsid w:val="00E15720"/>
    <w:rsid w:val="00E158F1"/>
    <w:rsid w:val="00E15EA1"/>
    <w:rsid w:val="00E15F83"/>
    <w:rsid w:val="00E16171"/>
    <w:rsid w:val="00E16496"/>
    <w:rsid w:val="00E165EA"/>
    <w:rsid w:val="00E16BC3"/>
    <w:rsid w:val="00E16C3E"/>
    <w:rsid w:val="00E16CA0"/>
    <w:rsid w:val="00E16CDE"/>
    <w:rsid w:val="00E17534"/>
    <w:rsid w:val="00E208E6"/>
    <w:rsid w:val="00E20A67"/>
    <w:rsid w:val="00E20A82"/>
    <w:rsid w:val="00E20DA9"/>
    <w:rsid w:val="00E214CA"/>
    <w:rsid w:val="00E215A9"/>
    <w:rsid w:val="00E216F7"/>
    <w:rsid w:val="00E218F2"/>
    <w:rsid w:val="00E21BEB"/>
    <w:rsid w:val="00E2361A"/>
    <w:rsid w:val="00E238F0"/>
    <w:rsid w:val="00E240BF"/>
    <w:rsid w:val="00E24569"/>
    <w:rsid w:val="00E24750"/>
    <w:rsid w:val="00E24D3B"/>
    <w:rsid w:val="00E24F81"/>
    <w:rsid w:val="00E24FEC"/>
    <w:rsid w:val="00E250A1"/>
    <w:rsid w:val="00E2534F"/>
    <w:rsid w:val="00E257D6"/>
    <w:rsid w:val="00E25852"/>
    <w:rsid w:val="00E25FFC"/>
    <w:rsid w:val="00E2610A"/>
    <w:rsid w:val="00E26CDC"/>
    <w:rsid w:val="00E26F8B"/>
    <w:rsid w:val="00E27695"/>
    <w:rsid w:val="00E277FC"/>
    <w:rsid w:val="00E27BA7"/>
    <w:rsid w:val="00E27F2C"/>
    <w:rsid w:val="00E30B1B"/>
    <w:rsid w:val="00E30E7A"/>
    <w:rsid w:val="00E314A9"/>
    <w:rsid w:val="00E3168B"/>
    <w:rsid w:val="00E31AF1"/>
    <w:rsid w:val="00E32257"/>
    <w:rsid w:val="00E3287A"/>
    <w:rsid w:val="00E332E3"/>
    <w:rsid w:val="00E3346A"/>
    <w:rsid w:val="00E33611"/>
    <w:rsid w:val="00E337EB"/>
    <w:rsid w:val="00E3384D"/>
    <w:rsid w:val="00E3384E"/>
    <w:rsid w:val="00E338F3"/>
    <w:rsid w:val="00E33E92"/>
    <w:rsid w:val="00E3430F"/>
    <w:rsid w:val="00E3463B"/>
    <w:rsid w:val="00E34654"/>
    <w:rsid w:val="00E346A7"/>
    <w:rsid w:val="00E34C9B"/>
    <w:rsid w:val="00E351A5"/>
    <w:rsid w:val="00E35529"/>
    <w:rsid w:val="00E35602"/>
    <w:rsid w:val="00E356ED"/>
    <w:rsid w:val="00E3583C"/>
    <w:rsid w:val="00E358DD"/>
    <w:rsid w:val="00E35D92"/>
    <w:rsid w:val="00E3688E"/>
    <w:rsid w:val="00E3700B"/>
    <w:rsid w:val="00E3724C"/>
    <w:rsid w:val="00E3726B"/>
    <w:rsid w:val="00E374D3"/>
    <w:rsid w:val="00E37B45"/>
    <w:rsid w:val="00E37B95"/>
    <w:rsid w:val="00E37C0B"/>
    <w:rsid w:val="00E402B1"/>
    <w:rsid w:val="00E40B55"/>
    <w:rsid w:val="00E41654"/>
    <w:rsid w:val="00E419C2"/>
    <w:rsid w:val="00E41A4C"/>
    <w:rsid w:val="00E41F0E"/>
    <w:rsid w:val="00E41F27"/>
    <w:rsid w:val="00E42025"/>
    <w:rsid w:val="00E422F6"/>
    <w:rsid w:val="00E4238E"/>
    <w:rsid w:val="00E4292B"/>
    <w:rsid w:val="00E4298C"/>
    <w:rsid w:val="00E42A68"/>
    <w:rsid w:val="00E42B4A"/>
    <w:rsid w:val="00E441CE"/>
    <w:rsid w:val="00E444A0"/>
    <w:rsid w:val="00E4459F"/>
    <w:rsid w:val="00E44C1D"/>
    <w:rsid w:val="00E44C82"/>
    <w:rsid w:val="00E44D5B"/>
    <w:rsid w:val="00E45442"/>
    <w:rsid w:val="00E45B69"/>
    <w:rsid w:val="00E45BAA"/>
    <w:rsid w:val="00E460E9"/>
    <w:rsid w:val="00E4627F"/>
    <w:rsid w:val="00E46412"/>
    <w:rsid w:val="00E4691C"/>
    <w:rsid w:val="00E46A21"/>
    <w:rsid w:val="00E46CA0"/>
    <w:rsid w:val="00E46EE3"/>
    <w:rsid w:val="00E46F90"/>
    <w:rsid w:val="00E50569"/>
    <w:rsid w:val="00E50778"/>
    <w:rsid w:val="00E509DE"/>
    <w:rsid w:val="00E5103D"/>
    <w:rsid w:val="00E5158B"/>
    <w:rsid w:val="00E517BD"/>
    <w:rsid w:val="00E5237C"/>
    <w:rsid w:val="00E5347E"/>
    <w:rsid w:val="00E554F5"/>
    <w:rsid w:val="00E5559E"/>
    <w:rsid w:val="00E55802"/>
    <w:rsid w:val="00E5583B"/>
    <w:rsid w:val="00E55C97"/>
    <w:rsid w:val="00E55DEA"/>
    <w:rsid w:val="00E56126"/>
    <w:rsid w:val="00E5643D"/>
    <w:rsid w:val="00E56902"/>
    <w:rsid w:val="00E576A8"/>
    <w:rsid w:val="00E57748"/>
    <w:rsid w:val="00E57BD1"/>
    <w:rsid w:val="00E60158"/>
    <w:rsid w:val="00E6071B"/>
    <w:rsid w:val="00E60B7E"/>
    <w:rsid w:val="00E60DEC"/>
    <w:rsid w:val="00E6101F"/>
    <w:rsid w:val="00E61434"/>
    <w:rsid w:val="00E61550"/>
    <w:rsid w:val="00E616D4"/>
    <w:rsid w:val="00E61B1D"/>
    <w:rsid w:val="00E61B37"/>
    <w:rsid w:val="00E620DB"/>
    <w:rsid w:val="00E622DC"/>
    <w:rsid w:val="00E627F4"/>
    <w:rsid w:val="00E62ECB"/>
    <w:rsid w:val="00E6345A"/>
    <w:rsid w:val="00E63595"/>
    <w:rsid w:val="00E63A05"/>
    <w:rsid w:val="00E63A62"/>
    <w:rsid w:val="00E63AB7"/>
    <w:rsid w:val="00E64547"/>
    <w:rsid w:val="00E6457D"/>
    <w:rsid w:val="00E646F2"/>
    <w:rsid w:val="00E647CF"/>
    <w:rsid w:val="00E651DD"/>
    <w:rsid w:val="00E651DE"/>
    <w:rsid w:val="00E6539E"/>
    <w:rsid w:val="00E659F8"/>
    <w:rsid w:val="00E65DE9"/>
    <w:rsid w:val="00E6610F"/>
    <w:rsid w:val="00E6630E"/>
    <w:rsid w:val="00E663D1"/>
    <w:rsid w:val="00E665C6"/>
    <w:rsid w:val="00E669C6"/>
    <w:rsid w:val="00E675D1"/>
    <w:rsid w:val="00E67A09"/>
    <w:rsid w:val="00E70225"/>
    <w:rsid w:val="00E70937"/>
    <w:rsid w:val="00E70C00"/>
    <w:rsid w:val="00E71380"/>
    <w:rsid w:val="00E716A0"/>
    <w:rsid w:val="00E71740"/>
    <w:rsid w:val="00E718E6"/>
    <w:rsid w:val="00E7194C"/>
    <w:rsid w:val="00E72ECB"/>
    <w:rsid w:val="00E73106"/>
    <w:rsid w:val="00E73469"/>
    <w:rsid w:val="00E736BB"/>
    <w:rsid w:val="00E736EE"/>
    <w:rsid w:val="00E737A2"/>
    <w:rsid w:val="00E73B14"/>
    <w:rsid w:val="00E73ED0"/>
    <w:rsid w:val="00E741C9"/>
    <w:rsid w:val="00E74341"/>
    <w:rsid w:val="00E744B7"/>
    <w:rsid w:val="00E746AD"/>
    <w:rsid w:val="00E748A2"/>
    <w:rsid w:val="00E749E5"/>
    <w:rsid w:val="00E74C0A"/>
    <w:rsid w:val="00E75734"/>
    <w:rsid w:val="00E75932"/>
    <w:rsid w:val="00E759CB"/>
    <w:rsid w:val="00E75D82"/>
    <w:rsid w:val="00E7601C"/>
    <w:rsid w:val="00E761DF"/>
    <w:rsid w:val="00E7631B"/>
    <w:rsid w:val="00E76397"/>
    <w:rsid w:val="00E763DB"/>
    <w:rsid w:val="00E76993"/>
    <w:rsid w:val="00E769FA"/>
    <w:rsid w:val="00E76E60"/>
    <w:rsid w:val="00E76F1D"/>
    <w:rsid w:val="00E7739A"/>
    <w:rsid w:val="00E77663"/>
    <w:rsid w:val="00E77B94"/>
    <w:rsid w:val="00E80609"/>
    <w:rsid w:val="00E809F5"/>
    <w:rsid w:val="00E80A61"/>
    <w:rsid w:val="00E811C9"/>
    <w:rsid w:val="00E812E2"/>
    <w:rsid w:val="00E819D3"/>
    <w:rsid w:val="00E81D83"/>
    <w:rsid w:val="00E822BB"/>
    <w:rsid w:val="00E8250E"/>
    <w:rsid w:val="00E826D9"/>
    <w:rsid w:val="00E82A46"/>
    <w:rsid w:val="00E82BFB"/>
    <w:rsid w:val="00E82F69"/>
    <w:rsid w:val="00E82FD4"/>
    <w:rsid w:val="00E8322A"/>
    <w:rsid w:val="00E8385F"/>
    <w:rsid w:val="00E838A5"/>
    <w:rsid w:val="00E839A2"/>
    <w:rsid w:val="00E83CCC"/>
    <w:rsid w:val="00E8452E"/>
    <w:rsid w:val="00E845AA"/>
    <w:rsid w:val="00E8476A"/>
    <w:rsid w:val="00E84B05"/>
    <w:rsid w:val="00E84C9A"/>
    <w:rsid w:val="00E84ECE"/>
    <w:rsid w:val="00E84FE0"/>
    <w:rsid w:val="00E8517F"/>
    <w:rsid w:val="00E85402"/>
    <w:rsid w:val="00E85455"/>
    <w:rsid w:val="00E855F0"/>
    <w:rsid w:val="00E85627"/>
    <w:rsid w:val="00E857B4"/>
    <w:rsid w:val="00E85890"/>
    <w:rsid w:val="00E858F4"/>
    <w:rsid w:val="00E85933"/>
    <w:rsid w:val="00E859D0"/>
    <w:rsid w:val="00E859E3"/>
    <w:rsid w:val="00E85AFE"/>
    <w:rsid w:val="00E85C8F"/>
    <w:rsid w:val="00E85D1C"/>
    <w:rsid w:val="00E86898"/>
    <w:rsid w:val="00E868A7"/>
    <w:rsid w:val="00E871BD"/>
    <w:rsid w:val="00E87475"/>
    <w:rsid w:val="00E87953"/>
    <w:rsid w:val="00E87C69"/>
    <w:rsid w:val="00E90326"/>
    <w:rsid w:val="00E904C9"/>
    <w:rsid w:val="00E90623"/>
    <w:rsid w:val="00E91454"/>
    <w:rsid w:val="00E9155B"/>
    <w:rsid w:val="00E9173A"/>
    <w:rsid w:val="00E919DF"/>
    <w:rsid w:val="00E91ED9"/>
    <w:rsid w:val="00E9206E"/>
    <w:rsid w:val="00E9226C"/>
    <w:rsid w:val="00E92CAA"/>
    <w:rsid w:val="00E930DD"/>
    <w:rsid w:val="00E9354A"/>
    <w:rsid w:val="00E937EB"/>
    <w:rsid w:val="00E93847"/>
    <w:rsid w:val="00E941B0"/>
    <w:rsid w:val="00E94F0D"/>
    <w:rsid w:val="00E94F29"/>
    <w:rsid w:val="00E95E21"/>
    <w:rsid w:val="00E9603B"/>
    <w:rsid w:val="00E96420"/>
    <w:rsid w:val="00E967B6"/>
    <w:rsid w:val="00E97200"/>
    <w:rsid w:val="00E97510"/>
    <w:rsid w:val="00E97524"/>
    <w:rsid w:val="00EA08BC"/>
    <w:rsid w:val="00EA0AEB"/>
    <w:rsid w:val="00EA0DFB"/>
    <w:rsid w:val="00EA1522"/>
    <w:rsid w:val="00EA1971"/>
    <w:rsid w:val="00EA233B"/>
    <w:rsid w:val="00EA2A30"/>
    <w:rsid w:val="00EA2D7B"/>
    <w:rsid w:val="00EA2DC6"/>
    <w:rsid w:val="00EA3288"/>
    <w:rsid w:val="00EA38E9"/>
    <w:rsid w:val="00EA3AAB"/>
    <w:rsid w:val="00EA3AAC"/>
    <w:rsid w:val="00EA432E"/>
    <w:rsid w:val="00EA448E"/>
    <w:rsid w:val="00EA45A5"/>
    <w:rsid w:val="00EA5018"/>
    <w:rsid w:val="00EA5085"/>
    <w:rsid w:val="00EA5285"/>
    <w:rsid w:val="00EA544F"/>
    <w:rsid w:val="00EA554B"/>
    <w:rsid w:val="00EA5CD5"/>
    <w:rsid w:val="00EA60DB"/>
    <w:rsid w:val="00EA632E"/>
    <w:rsid w:val="00EA6C83"/>
    <w:rsid w:val="00EA6D01"/>
    <w:rsid w:val="00EA6EE6"/>
    <w:rsid w:val="00EA7213"/>
    <w:rsid w:val="00EA7598"/>
    <w:rsid w:val="00EA76B6"/>
    <w:rsid w:val="00EA7770"/>
    <w:rsid w:val="00EA778B"/>
    <w:rsid w:val="00EA7A72"/>
    <w:rsid w:val="00EA7C68"/>
    <w:rsid w:val="00EA7D78"/>
    <w:rsid w:val="00EB0320"/>
    <w:rsid w:val="00EB06FC"/>
    <w:rsid w:val="00EB09E0"/>
    <w:rsid w:val="00EB0F42"/>
    <w:rsid w:val="00EB102F"/>
    <w:rsid w:val="00EB11F1"/>
    <w:rsid w:val="00EB13B9"/>
    <w:rsid w:val="00EB1423"/>
    <w:rsid w:val="00EB1760"/>
    <w:rsid w:val="00EB1F85"/>
    <w:rsid w:val="00EB2398"/>
    <w:rsid w:val="00EB2648"/>
    <w:rsid w:val="00EB2C75"/>
    <w:rsid w:val="00EB2FBA"/>
    <w:rsid w:val="00EB310B"/>
    <w:rsid w:val="00EB3503"/>
    <w:rsid w:val="00EB41AD"/>
    <w:rsid w:val="00EB4443"/>
    <w:rsid w:val="00EB59D7"/>
    <w:rsid w:val="00EB59F4"/>
    <w:rsid w:val="00EB5E1C"/>
    <w:rsid w:val="00EB5F08"/>
    <w:rsid w:val="00EB6423"/>
    <w:rsid w:val="00EB66A4"/>
    <w:rsid w:val="00EB7836"/>
    <w:rsid w:val="00EB7D18"/>
    <w:rsid w:val="00EB7E79"/>
    <w:rsid w:val="00EC01D8"/>
    <w:rsid w:val="00EC0253"/>
    <w:rsid w:val="00EC0EE9"/>
    <w:rsid w:val="00EC0FBC"/>
    <w:rsid w:val="00EC11EF"/>
    <w:rsid w:val="00EC1618"/>
    <w:rsid w:val="00EC17B9"/>
    <w:rsid w:val="00EC1EA4"/>
    <w:rsid w:val="00EC22D2"/>
    <w:rsid w:val="00EC2577"/>
    <w:rsid w:val="00EC2645"/>
    <w:rsid w:val="00EC27B5"/>
    <w:rsid w:val="00EC27C8"/>
    <w:rsid w:val="00EC2B1B"/>
    <w:rsid w:val="00EC2C8B"/>
    <w:rsid w:val="00EC2EA7"/>
    <w:rsid w:val="00EC2FB2"/>
    <w:rsid w:val="00EC34D6"/>
    <w:rsid w:val="00EC3A95"/>
    <w:rsid w:val="00EC3B9E"/>
    <w:rsid w:val="00EC3C8E"/>
    <w:rsid w:val="00EC418E"/>
    <w:rsid w:val="00EC41BE"/>
    <w:rsid w:val="00EC4442"/>
    <w:rsid w:val="00EC44F4"/>
    <w:rsid w:val="00EC4617"/>
    <w:rsid w:val="00EC4AB4"/>
    <w:rsid w:val="00EC51CA"/>
    <w:rsid w:val="00EC57B7"/>
    <w:rsid w:val="00EC5850"/>
    <w:rsid w:val="00EC5FED"/>
    <w:rsid w:val="00EC6641"/>
    <w:rsid w:val="00EC6B88"/>
    <w:rsid w:val="00EC6D46"/>
    <w:rsid w:val="00EC713E"/>
    <w:rsid w:val="00EC7190"/>
    <w:rsid w:val="00EC7201"/>
    <w:rsid w:val="00EC7259"/>
    <w:rsid w:val="00EC73B0"/>
    <w:rsid w:val="00EC7547"/>
    <w:rsid w:val="00EC755E"/>
    <w:rsid w:val="00EC7A70"/>
    <w:rsid w:val="00ED0040"/>
    <w:rsid w:val="00ED09E7"/>
    <w:rsid w:val="00ED0E8A"/>
    <w:rsid w:val="00ED10E6"/>
    <w:rsid w:val="00ED10F8"/>
    <w:rsid w:val="00ED2F7A"/>
    <w:rsid w:val="00ED3232"/>
    <w:rsid w:val="00ED338F"/>
    <w:rsid w:val="00ED34E0"/>
    <w:rsid w:val="00ED3854"/>
    <w:rsid w:val="00ED389B"/>
    <w:rsid w:val="00ED3A2F"/>
    <w:rsid w:val="00ED3D4F"/>
    <w:rsid w:val="00ED3FD5"/>
    <w:rsid w:val="00ED40A9"/>
    <w:rsid w:val="00ED41C5"/>
    <w:rsid w:val="00ED4227"/>
    <w:rsid w:val="00ED458E"/>
    <w:rsid w:val="00ED4619"/>
    <w:rsid w:val="00ED4AF6"/>
    <w:rsid w:val="00ED5456"/>
    <w:rsid w:val="00ED5792"/>
    <w:rsid w:val="00ED5826"/>
    <w:rsid w:val="00ED59CF"/>
    <w:rsid w:val="00ED5B24"/>
    <w:rsid w:val="00ED5C1C"/>
    <w:rsid w:val="00ED5F81"/>
    <w:rsid w:val="00ED61EA"/>
    <w:rsid w:val="00ED69D8"/>
    <w:rsid w:val="00ED6AD6"/>
    <w:rsid w:val="00ED6B21"/>
    <w:rsid w:val="00ED72C6"/>
    <w:rsid w:val="00ED774C"/>
    <w:rsid w:val="00ED7847"/>
    <w:rsid w:val="00ED7CAD"/>
    <w:rsid w:val="00ED7E62"/>
    <w:rsid w:val="00ED7F1F"/>
    <w:rsid w:val="00ED7FEC"/>
    <w:rsid w:val="00EE0086"/>
    <w:rsid w:val="00EE024E"/>
    <w:rsid w:val="00EE13DA"/>
    <w:rsid w:val="00EE1442"/>
    <w:rsid w:val="00EE18A7"/>
    <w:rsid w:val="00EE198E"/>
    <w:rsid w:val="00EE1B30"/>
    <w:rsid w:val="00EE1EA0"/>
    <w:rsid w:val="00EE243A"/>
    <w:rsid w:val="00EE25E1"/>
    <w:rsid w:val="00EE2AA1"/>
    <w:rsid w:val="00EE3CCB"/>
    <w:rsid w:val="00EE3CD3"/>
    <w:rsid w:val="00EE3E29"/>
    <w:rsid w:val="00EE3E8F"/>
    <w:rsid w:val="00EE41F0"/>
    <w:rsid w:val="00EE41FC"/>
    <w:rsid w:val="00EE43A9"/>
    <w:rsid w:val="00EE43FE"/>
    <w:rsid w:val="00EE4728"/>
    <w:rsid w:val="00EE482F"/>
    <w:rsid w:val="00EE49CC"/>
    <w:rsid w:val="00EE54D4"/>
    <w:rsid w:val="00EE5EFC"/>
    <w:rsid w:val="00EE6309"/>
    <w:rsid w:val="00EE6713"/>
    <w:rsid w:val="00EE6915"/>
    <w:rsid w:val="00EE6D94"/>
    <w:rsid w:val="00EE70EA"/>
    <w:rsid w:val="00EE728B"/>
    <w:rsid w:val="00EE74BB"/>
    <w:rsid w:val="00EE7DA7"/>
    <w:rsid w:val="00EE7EB7"/>
    <w:rsid w:val="00EE7EBA"/>
    <w:rsid w:val="00EF0E7E"/>
    <w:rsid w:val="00EF1339"/>
    <w:rsid w:val="00EF2002"/>
    <w:rsid w:val="00EF2137"/>
    <w:rsid w:val="00EF21A3"/>
    <w:rsid w:val="00EF21F2"/>
    <w:rsid w:val="00EF261E"/>
    <w:rsid w:val="00EF2DC4"/>
    <w:rsid w:val="00EF2F33"/>
    <w:rsid w:val="00EF3002"/>
    <w:rsid w:val="00EF346F"/>
    <w:rsid w:val="00EF3C9A"/>
    <w:rsid w:val="00EF4599"/>
    <w:rsid w:val="00EF484C"/>
    <w:rsid w:val="00EF52EC"/>
    <w:rsid w:val="00EF53BD"/>
    <w:rsid w:val="00EF5DBD"/>
    <w:rsid w:val="00EF6884"/>
    <w:rsid w:val="00EF6EC5"/>
    <w:rsid w:val="00EF6EE8"/>
    <w:rsid w:val="00EF75D8"/>
    <w:rsid w:val="00EF7A71"/>
    <w:rsid w:val="00EF7D39"/>
    <w:rsid w:val="00F001BB"/>
    <w:rsid w:val="00F00858"/>
    <w:rsid w:val="00F00B6D"/>
    <w:rsid w:val="00F00D76"/>
    <w:rsid w:val="00F00DDE"/>
    <w:rsid w:val="00F00E84"/>
    <w:rsid w:val="00F00EF2"/>
    <w:rsid w:val="00F00F72"/>
    <w:rsid w:val="00F0209B"/>
    <w:rsid w:val="00F028EE"/>
    <w:rsid w:val="00F02A98"/>
    <w:rsid w:val="00F02B62"/>
    <w:rsid w:val="00F02F3B"/>
    <w:rsid w:val="00F03072"/>
    <w:rsid w:val="00F03225"/>
    <w:rsid w:val="00F035C0"/>
    <w:rsid w:val="00F039EB"/>
    <w:rsid w:val="00F03DE1"/>
    <w:rsid w:val="00F03F56"/>
    <w:rsid w:val="00F03F6B"/>
    <w:rsid w:val="00F0417D"/>
    <w:rsid w:val="00F04BC6"/>
    <w:rsid w:val="00F05269"/>
    <w:rsid w:val="00F056D1"/>
    <w:rsid w:val="00F05E79"/>
    <w:rsid w:val="00F06800"/>
    <w:rsid w:val="00F06EC8"/>
    <w:rsid w:val="00F0710A"/>
    <w:rsid w:val="00F07658"/>
    <w:rsid w:val="00F07881"/>
    <w:rsid w:val="00F07ABD"/>
    <w:rsid w:val="00F07B21"/>
    <w:rsid w:val="00F07CB7"/>
    <w:rsid w:val="00F07D5F"/>
    <w:rsid w:val="00F07DA1"/>
    <w:rsid w:val="00F07DF3"/>
    <w:rsid w:val="00F10DD7"/>
    <w:rsid w:val="00F11113"/>
    <w:rsid w:val="00F1127E"/>
    <w:rsid w:val="00F11338"/>
    <w:rsid w:val="00F11405"/>
    <w:rsid w:val="00F11C1F"/>
    <w:rsid w:val="00F11E78"/>
    <w:rsid w:val="00F11F3F"/>
    <w:rsid w:val="00F12D80"/>
    <w:rsid w:val="00F13411"/>
    <w:rsid w:val="00F1345E"/>
    <w:rsid w:val="00F13B9C"/>
    <w:rsid w:val="00F13EE3"/>
    <w:rsid w:val="00F1482D"/>
    <w:rsid w:val="00F14BBC"/>
    <w:rsid w:val="00F14FA5"/>
    <w:rsid w:val="00F151B0"/>
    <w:rsid w:val="00F152C1"/>
    <w:rsid w:val="00F15788"/>
    <w:rsid w:val="00F1595D"/>
    <w:rsid w:val="00F15B79"/>
    <w:rsid w:val="00F15C3F"/>
    <w:rsid w:val="00F160F0"/>
    <w:rsid w:val="00F163C4"/>
    <w:rsid w:val="00F1684F"/>
    <w:rsid w:val="00F16A7F"/>
    <w:rsid w:val="00F170D0"/>
    <w:rsid w:val="00F17153"/>
    <w:rsid w:val="00F17404"/>
    <w:rsid w:val="00F17EF8"/>
    <w:rsid w:val="00F201D7"/>
    <w:rsid w:val="00F2039F"/>
    <w:rsid w:val="00F203C9"/>
    <w:rsid w:val="00F20717"/>
    <w:rsid w:val="00F20D98"/>
    <w:rsid w:val="00F20ED7"/>
    <w:rsid w:val="00F21222"/>
    <w:rsid w:val="00F21394"/>
    <w:rsid w:val="00F213C9"/>
    <w:rsid w:val="00F222D5"/>
    <w:rsid w:val="00F224A7"/>
    <w:rsid w:val="00F2255C"/>
    <w:rsid w:val="00F23523"/>
    <w:rsid w:val="00F23A44"/>
    <w:rsid w:val="00F23A50"/>
    <w:rsid w:val="00F242AD"/>
    <w:rsid w:val="00F24344"/>
    <w:rsid w:val="00F2436A"/>
    <w:rsid w:val="00F24797"/>
    <w:rsid w:val="00F249E4"/>
    <w:rsid w:val="00F2635C"/>
    <w:rsid w:val="00F2644A"/>
    <w:rsid w:val="00F2670A"/>
    <w:rsid w:val="00F26980"/>
    <w:rsid w:val="00F26E5C"/>
    <w:rsid w:val="00F271A0"/>
    <w:rsid w:val="00F2776E"/>
    <w:rsid w:val="00F27B49"/>
    <w:rsid w:val="00F27E54"/>
    <w:rsid w:val="00F27E5C"/>
    <w:rsid w:val="00F3045D"/>
    <w:rsid w:val="00F306E6"/>
    <w:rsid w:val="00F30946"/>
    <w:rsid w:val="00F30CD4"/>
    <w:rsid w:val="00F31042"/>
    <w:rsid w:val="00F31659"/>
    <w:rsid w:val="00F317AA"/>
    <w:rsid w:val="00F31C65"/>
    <w:rsid w:val="00F31E1A"/>
    <w:rsid w:val="00F321DE"/>
    <w:rsid w:val="00F329AA"/>
    <w:rsid w:val="00F32EA1"/>
    <w:rsid w:val="00F334E5"/>
    <w:rsid w:val="00F3356C"/>
    <w:rsid w:val="00F33593"/>
    <w:rsid w:val="00F33A77"/>
    <w:rsid w:val="00F33C52"/>
    <w:rsid w:val="00F3421D"/>
    <w:rsid w:val="00F342A8"/>
    <w:rsid w:val="00F34C46"/>
    <w:rsid w:val="00F34F27"/>
    <w:rsid w:val="00F35058"/>
    <w:rsid w:val="00F35BA8"/>
    <w:rsid w:val="00F35FD2"/>
    <w:rsid w:val="00F360DF"/>
    <w:rsid w:val="00F36499"/>
    <w:rsid w:val="00F3691D"/>
    <w:rsid w:val="00F36BF8"/>
    <w:rsid w:val="00F36E00"/>
    <w:rsid w:val="00F36F46"/>
    <w:rsid w:val="00F371ED"/>
    <w:rsid w:val="00F373B5"/>
    <w:rsid w:val="00F373D3"/>
    <w:rsid w:val="00F37477"/>
    <w:rsid w:val="00F379D8"/>
    <w:rsid w:val="00F37A40"/>
    <w:rsid w:val="00F37C52"/>
    <w:rsid w:val="00F37C8F"/>
    <w:rsid w:val="00F37E25"/>
    <w:rsid w:val="00F405AA"/>
    <w:rsid w:val="00F41116"/>
    <w:rsid w:val="00F41A38"/>
    <w:rsid w:val="00F41B95"/>
    <w:rsid w:val="00F41EBA"/>
    <w:rsid w:val="00F42515"/>
    <w:rsid w:val="00F427DA"/>
    <w:rsid w:val="00F42CBF"/>
    <w:rsid w:val="00F42DF7"/>
    <w:rsid w:val="00F43B39"/>
    <w:rsid w:val="00F43D95"/>
    <w:rsid w:val="00F43F8F"/>
    <w:rsid w:val="00F44170"/>
    <w:rsid w:val="00F44550"/>
    <w:rsid w:val="00F44A08"/>
    <w:rsid w:val="00F44B55"/>
    <w:rsid w:val="00F44D00"/>
    <w:rsid w:val="00F44FE7"/>
    <w:rsid w:val="00F451BE"/>
    <w:rsid w:val="00F45706"/>
    <w:rsid w:val="00F457B0"/>
    <w:rsid w:val="00F457C1"/>
    <w:rsid w:val="00F45A48"/>
    <w:rsid w:val="00F45A49"/>
    <w:rsid w:val="00F45A7E"/>
    <w:rsid w:val="00F45B0E"/>
    <w:rsid w:val="00F45CB3"/>
    <w:rsid w:val="00F45F81"/>
    <w:rsid w:val="00F46733"/>
    <w:rsid w:val="00F46DFE"/>
    <w:rsid w:val="00F47478"/>
    <w:rsid w:val="00F47F7F"/>
    <w:rsid w:val="00F50036"/>
    <w:rsid w:val="00F50D51"/>
    <w:rsid w:val="00F50FA9"/>
    <w:rsid w:val="00F5101E"/>
    <w:rsid w:val="00F51154"/>
    <w:rsid w:val="00F5146E"/>
    <w:rsid w:val="00F51639"/>
    <w:rsid w:val="00F51765"/>
    <w:rsid w:val="00F51BDB"/>
    <w:rsid w:val="00F51E9B"/>
    <w:rsid w:val="00F5208F"/>
    <w:rsid w:val="00F52392"/>
    <w:rsid w:val="00F52B2D"/>
    <w:rsid w:val="00F52C6A"/>
    <w:rsid w:val="00F52DB1"/>
    <w:rsid w:val="00F52E11"/>
    <w:rsid w:val="00F538DF"/>
    <w:rsid w:val="00F53E0B"/>
    <w:rsid w:val="00F54272"/>
    <w:rsid w:val="00F543AE"/>
    <w:rsid w:val="00F54BC6"/>
    <w:rsid w:val="00F55112"/>
    <w:rsid w:val="00F553DA"/>
    <w:rsid w:val="00F5574B"/>
    <w:rsid w:val="00F55A41"/>
    <w:rsid w:val="00F55CAA"/>
    <w:rsid w:val="00F55CD0"/>
    <w:rsid w:val="00F561DE"/>
    <w:rsid w:val="00F56AB2"/>
    <w:rsid w:val="00F56CDD"/>
    <w:rsid w:val="00F56ECD"/>
    <w:rsid w:val="00F5728B"/>
    <w:rsid w:val="00F573A4"/>
    <w:rsid w:val="00F57414"/>
    <w:rsid w:val="00F5769E"/>
    <w:rsid w:val="00F57958"/>
    <w:rsid w:val="00F57E19"/>
    <w:rsid w:val="00F60003"/>
    <w:rsid w:val="00F60123"/>
    <w:rsid w:val="00F609F1"/>
    <w:rsid w:val="00F60E46"/>
    <w:rsid w:val="00F60FA1"/>
    <w:rsid w:val="00F611C5"/>
    <w:rsid w:val="00F612A2"/>
    <w:rsid w:val="00F61911"/>
    <w:rsid w:val="00F6229E"/>
    <w:rsid w:val="00F62360"/>
    <w:rsid w:val="00F6246B"/>
    <w:rsid w:val="00F625F0"/>
    <w:rsid w:val="00F626D8"/>
    <w:rsid w:val="00F63016"/>
    <w:rsid w:val="00F6307F"/>
    <w:rsid w:val="00F631D9"/>
    <w:rsid w:val="00F635C9"/>
    <w:rsid w:val="00F638C8"/>
    <w:rsid w:val="00F63B1C"/>
    <w:rsid w:val="00F63B43"/>
    <w:rsid w:val="00F64768"/>
    <w:rsid w:val="00F6495F"/>
    <w:rsid w:val="00F64B2E"/>
    <w:rsid w:val="00F64B78"/>
    <w:rsid w:val="00F64DB4"/>
    <w:rsid w:val="00F64DE5"/>
    <w:rsid w:val="00F65631"/>
    <w:rsid w:val="00F6585A"/>
    <w:rsid w:val="00F65B53"/>
    <w:rsid w:val="00F6615C"/>
    <w:rsid w:val="00F6668C"/>
    <w:rsid w:val="00F66753"/>
    <w:rsid w:val="00F66923"/>
    <w:rsid w:val="00F669BE"/>
    <w:rsid w:val="00F66D09"/>
    <w:rsid w:val="00F67435"/>
    <w:rsid w:val="00F67A3E"/>
    <w:rsid w:val="00F710F7"/>
    <w:rsid w:val="00F71531"/>
    <w:rsid w:val="00F7161A"/>
    <w:rsid w:val="00F71AF4"/>
    <w:rsid w:val="00F71D3F"/>
    <w:rsid w:val="00F7200D"/>
    <w:rsid w:val="00F724A4"/>
    <w:rsid w:val="00F72926"/>
    <w:rsid w:val="00F72995"/>
    <w:rsid w:val="00F731B6"/>
    <w:rsid w:val="00F7322C"/>
    <w:rsid w:val="00F73543"/>
    <w:rsid w:val="00F73CD5"/>
    <w:rsid w:val="00F73E27"/>
    <w:rsid w:val="00F73EA3"/>
    <w:rsid w:val="00F73FA1"/>
    <w:rsid w:val="00F7436E"/>
    <w:rsid w:val="00F74480"/>
    <w:rsid w:val="00F7456E"/>
    <w:rsid w:val="00F748A9"/>
    <w:rsid w:val="00F74A0D"/>
    <w:rsid w:val="00F74BAB"/>
    <w:rsid w:val="00F74D13"/>
    <w:rsid w:val="00F74D93"/>
    <w:rsid w:val="00F7593F"/>
    <w:rsid w:val="00F75FD6"/>
    <w:rsid w:val="00F7612F"/>
    <w:rsid w:val="00F7659E"/>
    <w:rsid w:val="00F76D26"/>
    <w:rsid w:val="00F76D56"/>
    <w:rsid w:val="00F773E8"/>
    <w:rsid w:val="00F77D5F"/>
    <w:rsid w:val="00F8005D"/>
    <w:rsid w:val="00F801FC"/>
    <w:rsid w:val="00F802AF"/>
    <w:rsid w:val="00F80458"/>
    <w:rsid w:val="00F813E4"/>
    <w:rsid w:val="00F816D9"/>
    <w:rsid w:val="00F82089"/>
    <w:rsid w:val="00F822F7"/>
    <w:rsid w:val="00F82BA7"/>
    <w:rsid w:val="00F82D85"/>
    <w:rsid w:val="00F82E13"/>
    <w:rsid w:val="00F83235"/>
    <w:rsid w:val="00F839D6"/>
    <w:rsid w:val="00F83B0E"/>
    <w:rsid w:val="00F83BC6"/>
    <w:rsid w:val="00F83BD2"/>
    <w:rsid w:val="00F83BD8"/>
    <w:rsid w:val="00F83F28"/>
    <w:rsid w:val="00F8499F"/>
    <w:rsid w:val="00F850B9"/>
    <w:rsid w:val="00F8531E"/>
    <w:rsid w:val="00F856F2"/>
    <w:rsid w:val="00F862AC"/>
    <w:rsid w:val="00F86506"/>
    <w:rsid w:val="00F86A67"/>
    <w:rsid w:val="00F86D9D"/>
    <w:rsid w:val="00F86DD4"/>
    <w:rsid w:val="00F871D7"/>
    <w:rsid w:val="00F876A1"/>
    <w:rsid w:val="00F879CA"/>
    <w:rsid w:val="00F87B59"/>
    <w:rsid w:val="00F87DB6"/>
    <w:rsid w:val="00F90220"/>
    <w:rsid w:val="00F9044F"/>
    <w:rsid w:val="00F9086C"/>
    <w:rsid w:val="00F90B45"/>
    <w:rsid w:val="00F90F71"/>
    <w:rsid w:val="00F90FA5"/>
    <w:rsid w:val="00F9125F"/>
    <w:rsid w:val="00F91B3A"/>
    <w:rsid w:val="00F91E75"/>
    <w:rsid w:val="00F92895"/>
    <w:rsid w:val="00F92BFF"/>
    <w:rsid w:val="00F92CEB"/>
    <w:rsid w:val="00F93070"/>
    <w:rsid w:val="00F9380C"/>
    <w:rsid w:val="00F93959"/>
    <w:rsid w:val="00F94352"/>
    <w:rsid w:val="00F94541"/>
    <w:rsid w:val="00F949EC"/>
    <w:rsid w:val="00F94F7C"/>
    <w:rsid w:val="00F951F9"/>
    <w:rsid w:val="00F95F85"/>
    <w:rsid w:val="00F96375"/>
    <w:rsid w:val="00F9688C"/>
    <w:rsid w:val="00F96EBF"/>
    <w:rsid w:val="00F978A9"/>
    <w:rsid w:val="00F97A85"/>
    <w:rsid w:val="00FA0135"/>
    <w:rsid w:val="00FA05E1"/>
    <w:rsid w:val="00FA0748"/>
    <w:rsid w:val="00FA08A6"/>
    <w:rsid w:val="00FA0AF0"/>
    <w:rsid w:val="00FA0B1C"/>
    <w:rsid w:val="00FA0DDF"/>
    <w:rsid w:val="00FA1624"/>
    <w:rsid w:val="00FA1FC3"/>
    <w:rsid w:val="00FA2060"/>
    <w:rsid w:val="00FA2115"/>
    <w:rsid w:val="00FA25E9"/>
    <w:rsid w:val="00FA2DC0"/>
    <w:rsid w:val="00FA2E2D"/>
    <w:rsid w:val="00FA3988"/>
    <w:rsid w:val="00FA39D5"/>
    <w:rsid w:val="00FA3F8C"/>
    <w:rsid w:val="00FA4049"/>
    <w:rsid w:val="00FA42AA"/>
    <w:rsid w:val="00FA45E1"/>
    <w:rsid w:val="00FA4733"/>
    <w:rsid w:val="00FA4C81"/>
    <w:rsid w:val="00FA4D1C"/>
    <w:rsid w:val="00FA5428"/>
    <w:rsid w:val="00FA5868"/>
    <w:rsid w:val="00FA5F3E"/>
    <w:rsid w:val="00FA6621"/>
    <w:rsid w:val="00FA6841"/>
    <w:rsid w:val="00FA6CB5"/>
    <w:rsid w:val="00FA6D7D"/>
    <w:rsid w:val="00FA7077"/>
    <w:rsid w:val="00FA79EB"/>
    <w:rsid w:val="00FA7F99"/>
    <w:rsid w:val="00FB01E7"/>
    <w:rsid w:val="00FB0732"/>
    <w:rsid w:val="00FB075E"/>
    <w:rsid w:val="00FB078F"/>
    <w:rsid w:val="00FB0A89"/>
    <w:rsid w:val="00FB1842"/>
    <w:rsid w:val="00FB191B"/>
    <w:rsid w:val="00FB1F0C"/>
    <w:rsid w:val="00FB23A4"/>
    <w:rsid w:val="00FB2CFC"/>
    <w:rsid w:val="00FB33F1"/>
    <w:rsid w:val="00FB3EF0"/>
    <w:rsid w:val="00FB45C7"/>
    <w:rsid w:val="00FB498D"/>
    <w:rsid w:val="00FB4B5E"/>
    <w:rsid w:val="00FB4BC1"/>
    <w:rsid w:val="00FB4C0A"/>
    <w:rsid w:val="00FB5073"/>
    <w:rsid w:val="00FB5096"/>
    <w:rsid w:val="00FB52D1"/>
    <w:rsid w:val="00FB6734"/>
    <w:rsid w:val="00FB706A"/>
    <w:rsid w:val="00FB70E3"/>
    <w:rsid w:val="00FB73AE"/>
    <w:rsid w:val="00FB77DC"/>
    <w:rsid w:val="00FB7BCE"/>
    <w:rsid w:val="00FB7BF4"/>
    <w:rsid w:val="00FC004D"/>
    <w:rsid w:val="00FC0C67"/>
    <w:rsid w:val="00FC0D60"/>
    <w:rsid w:val="00FC0FCF"/>
    <w:rsid w:val="00FC103E"/>
    <w:rsid w:val="00FC11C0"/>
    <w:rsid w:val="00FC13C5"/>
    <w:rsid w:val="00FC15C0"/>
    <w:rsid w:val="00FC18C5"/>
    <w:rsid w:val="00FC21B1"/>
    <w:rsid w:val="00FC21F1"/>
    <w:rsid w:val="00FC230E"/>
    <w:rsid w:val="00FC244B"/>
    <w:rsid w:val="00FC302E"/>
    <w:rsid w:val="00FC36AB"/>
    <w:rsid w:val="00FC3C18"/>
    <w:rsid w:val="00FC4230"/>
    <w:rsid w:val="00FC46D7"/>
    <w:rsid w:val="00FC4963"/>
    <w:rsid w:val="00FC4967"/>
    <w:rsid w:val="00FC4A35"/>
    <w:rsid w:val="00FC4D23"/>
    <w:rsid w:val="00FC52C9"/>
    <w:rsid w:val="00FC580A"/>
    <w:rsid w:val="00FC5868"/>
    <w:rsid w:val="00FC5E53"/>
    <w:rsid w:val="00FC61CF"/>
    <w:rsid w:val="00FC655C"/>
    <w:rsid w:val="00FC6CA0"/>
    <w:rsid w:val="00FC7633"/>
    <w:rsid w:val="00FC7DB1"/>
    <w:rsid w:val="00FC7E6C"/>
    <w:rsid w:val="00FD043C"/>
    <w:rsid w:val="00FD06A3"/>
    <w:rsid w:val="00FD0861"/>
    <w:rsid w:val="00FD0C04"/>
    <w:rsid w:val="00FD0D9A"/>
    <w:rsid w:val="00FD12EC"/>
    <w:rsid w:val="00FD1315"/>
    <w:rsid w:val="00FD1A8E"/>
    <w:rsid w:val="00FD1AA1"/>
    <w:rsid w:val="00FD1C5A"/>
    <w:rsid w:val="00FD2342"/>
    <w:rsid w:val="00FD3012"/>
    <w:rsid w:val="00FD32B4"/>
    <w:rsid w:val="00FD3AF3"/>
    <w:rsid w:val="00FD3F3A"/>
    <w:rsid w:val="00FD405A"/>
    <w:rsid w:val="00FD480A"/>
    <w:rsid w:val="00FD4898"/>
    <w:rsid w:val="00FD49F9"/>
    <w:rsid w:val="00FD4CF9"/>
    <w:rsid w:val="00FD4FA1"/>
    <w:rsid w:val="00FD65D1"/>
    <w:rsid w:val="00FD6E44"/>
    <w:rsid w:val="00FD6EE1"/>
    <w:rsid w:val="00FD7A1C"/>
    <w:rsid w:val="00FD7C4B"/>
    <w:rsid w:val="00FE0287"/>
    <w:rsid w:val="00FE0AC4"/>
    <w:rsid w:val="00FE0C37"/>
    <w:rsid w:val="00FE0EB4"/>
    <w:rsid w:val="00FE12B4"/>
    <w:rsid w:val="00FE15F2"/>
    <w:rsid w:val="00FE168F"/>
    <w:rsid w:val="00FE1718"/>
    <w:rsid w:val="00FE1B23"/>
    <w:rsid w:val="00FE1B3B"/>
    <w:rsid w:val="00FE22EE"/>
    <w:rsid w:val="00FE28E8"/>
    <w:rsid w:val="00FE2EE0"/>
    <w:rsid w:val="00FE33C2"/>
    <w:rsid w:val="00FE3AB8"/>
    <w:rsid w:val="00FE4089"/>
    <w:rsid w:val="00FE42F8"/>
    <w:rsid w:val="00FE44FB"/>
    <w:rsid w:val="00FE46C1"/>
    <w:rsid w:val="00FE47F8"/>
    <w:rsid w:val="00FE499D"/>
    <w:rsid w:val="00FE4ABE"/>
    <w:rsid w:val="00FE52E1"/>
    <w:rsid w:val="00FE555A"/>
    <w:rsid w:val="00FE5908"/>
    <w:rsid w:val="00FE59D8"/>
    <w:rsid w:val="00FE5A81"/>
    <w:rsid w:val="00FE6145"/>
    <w:rsid w:val="00FE66EC"/>
    <w:rsid w:val="00FE6790"/>
    <w:rsid w:val="00FE6EF4"/>
    <w:rsid w:val="00FE6F47"/>
    <w:rsid w:val="00FE7052"/>
    <w:rsid w:val="00FE76E9"/>
    <w:rsid w:val="00FE7CAA"/>
    <w:rsid w:val="00FE7D3A"/>
    <w:rsid w:val="00FF05DD"/>
    <w:rsid w:val="00FF074E"/>
    <w:rsid w:val="00FF0B6D"/>
    <w:rsid w:val="00FF0B9E"/>
    <w:rsid w:val="00FF0BD2"/>
    <w:rsid w:val="00FF11EC"/>
    <w:rsid w:val="00FF1301"/>
    <w:rsid w:val="00FF1603"/>
    <w:rsid w:val="00FF167E"/>
    <w:rsid w:val="00FF180A"/>
    <w:rsid w:val="00FF2387"/>
    <w:rsid w:val="00FF28F2"/>
    <w:rsid w:val="00FF299C"/>
    <w:rsid w:val="00FF4111"/>
    <w:rsid w:val="00FF441A"/>
    <w:rsid w:val="00FF4454"/>
    <w:rsid w:val="00FF4949"/>
    <w:rsid w:val="00FF4AF5"/>
    <w:rsid w:val="00FF586C"/>
    <w:rsid w:val="00FF5ADD"/>
    <w:rsid w:val="00FF6C9E"/>
    <w:rsid w:val="00FF7796"/>
    <w:rsid w:val="00FF7A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327C8"/>
  <w15:docId w15:val="{DC1F057E-22A2-0A4A-8F33-FEFD73C8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212"/>
    <w:pPr>
      <w:spacing w:line="480" w:lineRule="auto"/>
      <w:jc w:val="both"/>
    </w:pPr>
    <w:rPr>
      <w:sz w:val="22"/>
    </w:rPr>
  </w:style>
  <w:style w:type="paragraph" w:styleId="Heading1">
    <w:name w:val="heading 1"/>
    <w:next w:val="Normal"/>
    <w:link w:val="Heading1Char"/>
    <w:uiPriority w:val="9"/>
    <w:qFormat/>
    <w:rsid w:val="00A0087E"/>
    <w:pPr>
      <w:keepNext/>
      <w:keepLines/>
      <w:spacing w:before="360" w:after="240"/>
      <w:outlineLvl w:val="0"/>
    </w:pPr>
    <w:rPr>
      <w:rFonts w:asciiTheme="majorHAnsi" w:eastAsiaTheme="majorEastAsia" w:hAnsiTheme="majorHAnsi" w:cstheme="majorBidi"/>
      <w:b/>
      <w:color w:val="0F4761" w:themeColor="accent1" w:themeShade="BF"/>
      <w:sz w:val="36"/>
      <w:szCs w:val="40"/>
    </w:rPr>
  </w:style>
  <w:style w:type="paragraph" w:styleId="Heading2">
    <w:name w:val="heading 2"/>
    <w:basedOn w:val="Heading1"/>
    <w:next w:val="Heading1"/>
    <w:link w:val="Heading2Char"/>
    <w:uiPriority w:val="9"/>
    <w:unhideWhenUsed/>
    <w:qFormat/>
    <w:rsid w:val="00A0087E"/>
    <w:pPr>
      <w:spacing w:before="160"/>
      <w:outlineLvl w:val="1"/>
    </w:pPr>
    <w:rPr>
      <w:sz w:val="32"/>
      <w:szCs w:val="32"/>
    </w:rPr>
  </w:style>
  <w:style w:type="paragraph" w:styleId="Heading3">
    <w:name w:val="heading 3"/>
    <w:basedOn w:val="Normal"/>
    <w:next w:val="Normal"/>
    <w:link w:val="Heading3Char"/>
    <w:uiPriority w:val="9"/>
    <w:unhideWhenUsed/>
    <w:qFormat/>
    <w:rsid w:val="00C8078B"/>
    <w:pPr>
      <w:keepNext/>
      <w:keepLines/>
      <w:spacing w:before="160" w:after="80"/>
      <w:outlineLvl w:val="2"/>
    </w:pPr>
    <w:rPr>
      <w:rFonts w:ascii="Agency FB" w:eastAsiaTheme="majorEastAsia" w:hAnsi="Agency FB" w:cstheme="majorBidi"/>
      <w:b/>
      <w:color w:val="0F4761" w:themeColor="accent1" w:themeShade="BF"/>
      <w:sz w:val="32"/>
      <w:szCs w:val="28"/>
    </w:rPr>
  </w:style>
  <w:style w:type="paragraph" w:styleId="Heading4">
    <w:name w:val="heading 4"/>
    <w:basedOn w:val="Normal"/>
    <w:next w:val="Normal"/>
    <w:link w:val="Heading4Char"/>
    <w:uiPriority w:val="9"/>
    <w:semiHidden/>
    <w:unhideWhenUsed/>
    <w:qFormat/>
    <w:rsid w:val="00264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87E"/>
    <w:rPr>
      <w:rFonts w:asciiTheme="majorHAnsi" w:eastAsiaTheme="majorEastAsia" w:hAnsiTheme="majorHAnsi" w:cstheme="majorBidi"/>
      <w:b/>
      <w:color w:val="0F4761" w:themeColor="accent1" w:themeShade="BF"/>
      <w:sz w:val="36"/>
      <w:szCs w:val="40"/>
    </w:rPr>
  </w:style>
  <w:style w:type="character" w:customStyle="1" w:styleId="Heading2Char">
    <w:name w:val="Heading 2 Char"/>
    <w:basedOn w:val="DefaultParagraphFont"/>
    <w:link w:val="Heading2"/>
    <w:uiPriority w:val="9"/>
    <w:rsid w:val="00A0087E"/>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C8078B"/>
    <w:rPr>
      <w:rFonts w:ascii="Agency FB" w:eastAsiaTheme="majorEastAsia" w:hAnsi="Agency FB" w:cstheme="majorBidi"/>
      <w:b/>
      <w:color w:val="0F4761" w:themeColor="accent1" w:themeShade="BF"/>
      <w:sz w:val="32"/>
      <w:szCs w:val="28"/>
    </w:rPr>
  </w:style>
  <w:style w:type="character" w:customStyle="1" w:styleId="Heading4Char">
    <w:name w:val="Heading 4 Char"/>
    <w:basedOn w:val="DefaultParagraphFont"/>
    <w:link w:val="Heading4"/>
    <w:uiPriority w:val="9"/>
    <w:semiHidden/>
    <w:rsid w:val="00264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558"/>
    <w:rPr>
      <w:rFonts w:eastAsiaTheme="majorEastAsia" w:cstheme="majorBidi"/>
      <w:color w:val="272727" w:themeColor="text1" w:themeTint="D8"/>
    </w:rPr>
  </w:style>
  <w:style w:type="paragraph" w:styleId="Title">
    <w:name w:val="Title"/>
    <w:basedOn w:val="Normal"/>
    <w:next w:val="Normal"/>
    <w:link w:val="TitleChar"/>
    <w:uiPriority w:val="10"/>
    <w:qFormat/>
    <w:rsid w:val="00264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558"/>
    <w:pPr>
      <w:spacing w:before="160"/>
      <w:jc w:val="center"/>
    </w:pPr>
    <w:rPr>
      <w:i/>
      <w:iCs/>
      <w:color w:val="404040" w:themeColor="text1" w:themeTint="BF"/>
    </w:rPr>
  </w:style>
  <w:style w:type="character" w:customStyle="1" w:styleId="QuoteChar">
    <w:name w:val="Quote Char"/>
    <w:basedOn w:val="DefaultParagraphFont"/>
    <w:link w:val="Quote"/>
    <w:uiPriority w:val="29"/>
    <w:rsid w:val="00264558"/>
    <w:rPr>
      <w:i/>
      <w:iCs/>
      <w:color w:val="404040" w:themeColor="text1" w:themeTint="BF"/>
    </w:rPr>
  </w:style>
  <w:style w:type="paragraph" w:styleId="ListParagraph">
    <w:name w:val="List Paragraph"/>
    <w:basedOn w:val="Normal"/>
    <w:uiPriority w:val="34"/>
    <w:qFormat/>
    <w:rsid w:val="00264558"/>
    <w:pPr>
      <w:ind w:left="720"/>
      <w:contextualSpacing/>
    </w:pPr>
  </w:style>
  <w:style w:type="character" w:styleId="IntenseEmphasis">
    <w:name w:val="Intense Emphasis"/>
    <w:basedOn w:val="DefaultParagraphFont"/>
    <w:uiPriority w:val="21"/>
    <w:qFormat/>
    <w:rsid w:val="00264558"/>
    <w:rPr>
      <w:i/>
      <w:iCs/>
      <w:color w:val="0F4761" w:themeColor="accent1" w:themeShade="BF"/>
    </w:rPr>
  </w:style>
  <w:style w:type="paragraph" w:styleId="IntenseQuote">
    <w:name w:val="Intense Quote"/>
    <w:basedOn w:val="Normal"/>
    <w:next w:val="Normal"/>
    <w:link w:val="IntenseQuoteChar"/>
    <w:uiPriority w:val="30"/>
    <w:qFormat/>
    <w:rsid w:val="00264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558"/>
    <w:rPr>
      <w:i/>
      <w:iCs/>
      <w:color w:val="0F4761" w:themeColor="accent1" w:themeShade="BF"/>
    </w:rPr>
  </w:style>
  <w:style w:type="character" w:styleId="IntenseReference">
    <w:name w:val="Intense Reference"/>
    <w:basedOn w:val="DefaultParagraphFont"/>
    <w:uiPriority w:val="32"/>
    <w:qFormat/>
    <w:rsid w:val="00264558"/>
    <w:rPr>
      <w:b/>
      <w:bCs/>
      <w:smallCaps/>
      <w:color w:val="0F4761" w:themeColor="accent1" w:themeShade="BF"/>
      <w:spacing w:val="5"/>
    </w:rPr>
  </w:style>
  <w:style w:type="character" w:styleId="CommentReference">
    <w:name w:val="annotation reference"/>
    <w:basedOn w:val="DefaultParagraphFont"/>
    <w:uiPriority w:val="99"/>
    <w:semiHidden/>
    <w:unhideWhenUsed/>
    <w:rsid w:val="002224CD"/>
    <w:rPr>
      <w:sz w:val="16"/>
      <w:szCs w:val="16"/>
    </w:rPr>
  </w:style>
  <w:style w:type="paragraph" w:styleId="CommentText">
    <w:name w:val="annotation text"/>
    <w:basedOn w:val="Normal"/>
    <w:link w:val="CommentTextChar"/>
    <w:uiPriority w:val="99"/>
    <w:unhideWhenUsed/>
    <w:rsid w:val="002224CD"/>
    <w:pPr>
      <w:spacing w:line="240" w:lineRule="auto"/>
    </w:pPr>
    <w:rPr>
      <w:sz w:val="20"/>
      <w:szCs w:val="20"/>
    </w:rPr>
  </w:style>
  <w:style w:type="character" w:customStyle="1" w:styleId="CommentTextChar">
    <w:name w:val="Comment Text Char"/>
    <w:basedOn w:val="DefaultParagraphFont"/>
    <w:link w:val="CommentText"/>
    <w:uiPriority w:val="99"/>
    <w:rsid w:val="002224CD"/>
    <w:rPr>
      <w:sz w:val="20"/>
      <w:szCs w:val="20"/>
    </w:rPr>
  </w:style>
  <w:style w:type="paragraph" w:styleId="CommentSubject">
    <w:name w:val="annotation subject"/>
    <w:basedOn w:val="CommentText"/>
    <w:next w:val="CommentText"/>
    <w:link w:val="CommentSubjectChar"/>
    <w:uiPriority w:val="99"/>
    <w:semiHidden/>
    <w:unhideWhenUsed/>
    <w:rsid w:val="002224CD"/>
    <w:rPr>
      <w:b/>
      <w:bCs/>
    </w:rPr>
  </w:style>
  <w:style w:type="character" w:customStyle="1" w:styleId="CommentSubjectChar">
    <w:name w:val="Comment Subject Char"/>
    <w:basedOn w:val="CommentTextChar"/>
    <w:link w:val="CommentSubject"/>
    <w:uiPriority w:val="99"/>
    <w:semiHidden/>
    <w:rsid w:val="002224CD"/>
    <w:rPr>
      <w:b/>
      <w:bCs/>
      <w:sz w:val="20"/>
      <w:szCs w:val="20"/>
    </w:rPr>
  </w:style>
  <w:style w:type="character" w:styleId="PlaceholderText">
    <w:name w:val="Placeholder Text"/>
    <w:basedOn w:val="DefaultParagraphFont"/>
    <w:uiPriority w:val="99"/>
    <w:semiHidden/>
    <w:rsid w:val="006B5D36"/>
    <w:rPr>
      <w:color w:val="808080"/>
    </w:rPr>
  </w:style>
  <w:style w:type="table" w:styleId="TableGrid">
    <w:name w:val="Table Grid"/>
    <w:basedOn w:val="TableNormal"/>
    <w:uiPriority w:val="39"/>
    <w:rsid w:val="003105AE"/>
    <w:pPr>
      <w:spacing w:after="0" w:line="240" w:lineRule="auto"/>
    </w:pPr>
    <w:rPr>
      <w:rFonts w:eastAsiaTheme="minorHAnsi"/>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442"/>
  </w:style>
  <w:style w:type="paragraph" w:styleId="Footer">
    <w:name w:val="footer"/>
    <w:basedOn w:val="Normal"/>
    <w:link w:val="FooterChar"/>
    <w:uiPriority w:val="99"/>
    <w:unhideWhenUsed/>
    <w:rsid w:val="00EE1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442"/>
  </w:style>
  <w:style w:type="paragraph" w:styleId="Revision">
    <w:name w:val="Revision"/>
    <w:hidden/>
    <w:uiPriority w:val="99"/>
    <w:semiHidden/>
    <w:rsid w:val="00A4088D"/>
    <w:pPr>
      <w:spacing w:after="0" w:line="240" w:lineRule="auto"/>
    </w:pPr>
  </w:style>
  <w:style w:type="paragraph" w:customStyle="1" w:styleId="EndNoteBibliographyTitle">
    <w:name w:val="EndNote Bibliography Title"/>
    <w:basedOn w:val="Normal"/>
    <w:link w:val="EndNoteBibliographyTitleChar"/>
    <w:rsid w:val="00FC36AB"/>
    <w:pPr>
      <w:spacing w:after="0"/>
      <w:jc w:val="center"/>
    </w:pPr>
    <w:rPr>
      <w:rFonts w:ascii="Calibri" w:hAnsi="Calibri" w:cs="Calibri"/>
      <w:noProof/>
      <w:sz w:val="24"/>
    </w:rPr>
  </w:style>
  <w:style w:type="character" w:customStyle="1" w:styleId="EndNoteBibliographyTitleChar">
    <w:name w:val="EndNote Bibliography Title Char"/>
    <w:basedOn w:val="DefaultParagraphFont"/>
    <w:link w:val="EndNoteBibliographyTitle"/>
    <w:rsid w:val="00FC36AB"/>
    <w:rPr>
      <w:rFonts w:ascii="Calibri" w:hAnsi="Calibri" w:cs="Calibri"/>
      <w:noProof/>
    </w:rPr>
  </w:style>
  <w:style w:type="paragraph" w:customStyle="1" w:styleId="EndNoteBibliography">
    <w:name w:val="EndNote Bibliography"/>
    <w:basedOn w:val="Normal"/>
    <w:link w:val="EndNoteBibliographyChar"/>
    <w:rsid w:val="00FC36AB"/>
    <w:pPr>
      <w:spacing w:line="240" w:lineRule="auto"/>
    </w:pPr>
    <w:rPr>
      <w:rFonts w:ascii="Calibri" w:hAnsi="Calibri" w:cs="Calibri"/>
      <w:noProof/>
      <w:sz w:val="24"/>
    </w:rPr>
  </w:style>
  <w:style w:type="character" w:customStyle="1" w:styleId="EndNoteBibliographyChar">
    <w:name w:val="EndNote Bibliography Char"/>
    <w:basedOn w:val="DefaultParagraphFont"/>
    <w:link w:val="EndNoteBibliography"/>
    <w:rsid w:val="00FC36AB"/>
    <w:rPr>
      <w:rFonts w:ascii="Calibri" w:hAnsi="Calibri" w:cs="Calibri"/>
      <w:noProof/>
    </w:rPr>
  </w:style>
  <w:style w:type="character" w:styleId="Hyperlink">
    <w:name w:val="Hyperlink"/>
    <w:basedOn w:val="DefaultParagraphFont"/>
    <w:uiPriority w:val="99"/>
    <w:unhideWhenUsed/>
    <w:rsid w:val="001D4717"/>
    <w:rPr>
      <w:color w:val="467886" w:themeColor="hyperlink"/>
      <w:u w:val="single"/>
    </w:rPr>
  </w:style>
  <w:style w:type="character" w:styleId="UnresolvedMention">
    <w:name w:val="Unresolved Mention"/>
    <w:basedOn w:val="DefaultParagraphFont"/>
    <w:uiPriority w:val="99"/>
    <w:semiHidden/>
    <w:unhideWhenUsed/>
    <w:rsid w:val="001D4717"/>
    <w:rPr>
      <w:color w:val="605E5C"/>
      <w:shd w:val="clear" w:color="auto" w:fill="E1DFDD"/>
    </w:rPr>
  </w:style>
  <w:style w:type="paragraph" w:styleId="BalloonText">
    <w:name w:val="Balloon Text"/>
    <w:basedOn w:val="Normal"/>
    <w:link w:val="BalloonTextChar"/>
    <w:uiPriority w:val="99"/>
    <w:semiHidden/>
    <w:unhideWhenUsed/>
    <w:rsid w:val="00394C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4C1F"/>
    <w:rPr>
      <w:rFonts w:ascii="Segoe UI" w:hAnsi="Segoe UI" w:cs="Segoe UI"/>
      <w:sz w:val="18"/>
      <w:szCs w:val="18"/>
    </w:rPr>
  </w:style>
  <w:style w:type="character" w:customStyle="1" w:styleId="cf01">
    <w:name w:val="cf01"/>
    <w:basedOn w:val="DefaultParagraphFont"/>
    <w:rsid w:val="002F4887"/>
    <w:rPr>
      <w:rFonts w:ascii="Segoe UI" w:hAnsi="Segoe UI" w:cs="Segoe UI" w:hint="default"/>
      <w:color w:val="212121"/>
      <w:sz w:val="18"/>
      <w:szCs w:val="18"/>
      <w:shd w:val="clear" w:color="auto" w:fill="FFFFFF"/>
    </w:rPr>
  </w:style>
  <w:style w:type="character" w:styleId="LineNumber">
    <w:name w:val="line number"/>
    <w:basedOn w:val="DefaultParagraphFont"/>
    <w:uiPriority w:val="99"/>
    <w:semiHidden/>
    <w:unhideWhenUsed/>
    <w:rsid w:val="000B4D4A"/>
  </w:style>
  <w:style w:type="paragraph" w:styleId="NoSpacing">
    <w:name w:val="No Spacing"/>
    <w:uiPriority w:val="1"/>
    <w:qFormat/>
    <w:rsid w:val="00A815A5"/>
    <w:pPr>
      <w:spacing w:after="0" w:line="240" w:lineRule="auto"/>
      <w:jc w:val="both"/>
    </w:pPr>
    <w:rPr>
      <w:sz w:val="22"/>
    </w:rPr>
  </w:style>
  <w:style w:type="paragraph" w:styleId="Bibliography">
    <w:name w:val="Bibliography"/>
    <w:basedOn w:val="Normal"/>
    <w:next w:val="Normal"/>
    <w:uiPriority w:val="37"/>
    <w:unhideWhenUsed/>
    <w:rsid w:val="002721B3"/>
    <w:pPr>
      <w:tabs>
        <w:tab w:val="left" w:pos="264"/>
        <w:tab w:val="left" w:pos="380"/>
        <w:tab w:val="left" w:pos="500"/>
      </w:tabs>
      <w:spacing w:after="240" w:line="240" w:lineRule="auto"/>
      <w:ind w:left="504" w:hanging="504"/>
    </w:pPr>
  </w:style>
  <w:style w:type="paragraph" w:styleId="HTMLPreformatted">
    <w:name w:val="HTML Preformatted"/>
    <w:basedOn w:val="Normal"/>
    <w:link w:val="HTMLPreformattedChar"/>
    <w:uiPriority w:val="99"/>
    <w:semiHidden/>
    <w:unhideWhenUsed/>
    <w:rsid w:val="00094F5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4F5D"/>
    <w:rPr>
      <w:rFonts w:ascii="Consolas" w:hAnsi="Consolas"/>
      <w:sz w:val="20"/>
      <w:szCs w:val="20"/>
    </w:rPr>
  </w:style>
  <w:style w:type="paragraph" w:styleId="NormalWeb">
    <w:name w:val="Normal (Web)"/>
    <w:basedOn w:val="Normal"/>
    <w:uiPriority w:val="99"/>
    <w:semiHidden/>
    <w:unhideWhenUsed/>
    <w:rsid w:val="00D51079"/>
    <w:rPr>
      <w:rFonts w:ascii="Times New Roman" w:hAnsi="Times New Roman" w:cs="Times New Roman"/>
      <w:sz w:val="24"/>
    </w:rPr>
  </w:style>
  <w:style w:type="character" w:styleId="FollowedHyperlink">
    <w:name w:val="FollowedHyperlink"/>
    <w:basedOn w:val="DefaultParagraphFont"/>
    <w:uiPriority w:val="99"/>
    <w:semiHidden/>
    <w:unhideWhenUsed/>
    <w:rsid w:val="002633E3"/>
    <w:rPr>
      <w:color w:val="96607D" w:themeColor="followedHyperlink"/>
      <w:u w:val="single"/>
    </w:rPr>
  </w:style>
  <w:style w:type="paragraph" w:styleId="FootnoteText">
    <w:name w:val="footnote text"/>
    <w:basedOn w:val="Normal"/>
    <w:link w:val="FootnoteTextChar"/>
    <w:uiPriority w:val="99"/>
    <w:semiHidden/>
    <w:unhideWhenUsed/>
    <w:rsid w:val="008D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682A"/>
    <w:rPr>
      <w:sz w:val="20"/>
      <w:szCs w:val="20"/>
    </w:rPr>
  </w:style>
  <w:style w:type="character" w:styleId="FootnoteReference">
    <w:name w:val="footnote reference"/>
    <w:basedOn w:val="DefaultParagraphFont"/>
    <w:uiPriority w:val="99"/>
    <w:semiHidden/>
    <w:unhideWhenUsed/>
    <w:rsid w:val="008D682A"/>
    <w:rPr>
      <w:vertAlign w:val="superscript"/>
    </w:rPr>
  </w:style>
  <w:style w:type="paragraph" w:styleId="Caption">
    <w:name w:val="caption"/>
    <w:basedOn w:val="Normal"/>
    <w:next w:val="Normal"/>
    <w:uiPriority w:val="35"/>
    <w:unhideWhenUsed/>
    <w:qFormat/>
    <w:rsid w:val="00E356E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316">
      <w:bodyDiv w:val="1"/>
      <w:marLeft w:val="0"/>
      <w:marRight w:val="0"/>
      <w:marTop w:val="0"/>
      <w:marBottom w:val="0"/>
      <w:divBdr>
        <w:top w:val="none" w:sz="0" w:space="0" w:color="auto"/>
        <w:left w:val="none" w:sz="0" w:space="0" w:color="auto"/>
        <w:bottom w:val="none" w:sz="0" w:space="0" w:color="auto"/>
        <w:right w:val="none" w:sz="0" w:space="0" w:color="auto"/>
      </w:divBdr>
    </w:div>
    <w:div w:id="7292091">
      <w:bodyDiv w:val="1"/>
      <w:marLeft w:val="0"/>
      <w:marRight w:val="0"/>
      <w:marTop w:val="0"/>
      <w:marBottom w:val="0"/>
      <w:divBdr>
        <w:top w:val="none" w:sz="0" w:space="0" w:color="auto"/>
        <w:left w:val="none" w:sz="0" w:space="0" w:color="auto"/>
        <w:bottom w:val="none" w:sz="0" w:space="0" w:color="auto"/>
        <w:right w:val="none" w:sz="0" w:space="0" w:color="auto"/>
      </w:divBdr>
    </w:div>
    <w:div w:id="29960302">
      <w:bodyDiv w:val="1"/>
      <w:marLeft w:val="0"/>
      <w:marRight w:val="0"/>
      <w:marTop w:val="0"/>
      <w:marBottom w:val="0"/>
      <w:divBdr>
        <w:top w:val="none" w:sz="0" w:space="0" w:color="auto"/>
        <w:left w:val="none" w:sz="0" w:space="0" w:color="auto"/>
        <w:bottom w:val="none" w:sz="0" w:space="0" w:color="auto"/>
        <w:right w:val="none" w:sz="0" w:space="0" w:color="auto"/>
      </w:divBdr>
    </w:div>
    <w:div w:id="44916829">
      <w:bodyDiv w:val="1"/>
      <w:marLeft w:val="0"/>
      <w:marRight w:val="0"/>
      <w:marTop w:val="0"/>
      <w:marBottom w:val="0"/>
      <w:divBdr>
        <w:top w:val="none" w:sz="0" w:space="0" w:color="auto"/>
        <w:left w:val="none" w:sz="0" w:space="0" w:color="auto"/>
        <w:bottom w:val="none" w:sz="0" w:space="0" w:color="auto"/>
        <w:right w:val="none" w:sz="0" w:space="0" w:color="auto"/>
      </w:divBdr>
    </w:div>
    <w:div w:id="47923169">
      <w:bodyDiv w:val="1"/>
      <w:marLeft w:val="0"/>
      <w:marRight w:val="0"/>
      <w:marTop w:val="0"/>
      <w:marBottom w:val="0"/>
      <w:divBdr>
        <w:top w:val="none" w:sz="0" w:space="0" w:color="auto"/>
        <w:left w:val="none" w:sz="0" w:space="0" w:color="auto"/>
        <w:bottom w:val="none" w:sz="0" w:space="0" w:color="auto"/>
        <w:right w:val="none" w:sz="0" w:space="0" w:color="auto"/>
      </w:divBdr>
    </w:div>
    <w:div w:id="49577222">
      <w:bodyDiv w:val="1"/>
      <w:marLeft w:val="0"/>
      <w:marRight w:val="0"/>
      <w:marTop w:val="0"/>
      <w:marBottom w:val="0"/>
      <w:divBdr>
        <w:top w:val="none" w:sz="0" w:space="0" w:color="auto"/>
        <w:left w:val="none" w:sz="0" w:space="0" w:color="auto"/>
        <w:bottom w:val="none" w:sz="0" w:space="0" w:color="auto"/>
        <w:right w:val="none" w:sz="0" w:space="0" w:color="auto"/>
      </w:divBdr>
    </w:div>
    <w:div w:id="68381519">
      <w:bodyDiv w:val="1"/>
      <w:marLeft w:val="0"/>
      <w:marRight w:val="0"/>
      <w:marTop w:val="0"/>
      <w:marBottom w:val="0"/>
      <w:divBdr>
        <w:top w:val="none" w:sz="0" w:space="0" w:color="auto"/>
        <w:left w:val="none" w:sz="0" w:space="0" w:color="auto"/>
        <w:bottom w:val="none" w:sz="0" w:space="0" w:color="auto"/>
        <w:right w:val="none" w:sz="0" w:space="0" w:color="auto"/>
      </w:divBdr>
    </w:div>
    <w:div w:id="73164334">
      <w:bodyDiv w:val="1"/>
      <w:marLeft w:val="0"/>
      <w:marRight w:val="0"/>
      <w:marTop w:val="0"/>
      <w:marBottom w:val="0"/>
      <w:divBdr>
        <w:top w:val="none" w:sz="0" w:space="0" w:color="auto"/>
        <w:left w:val="none" w:sz="0" w:space="0" w:color="auto"/>
        <w:bottom w:val="none" w:sz="0" w:space="0" w:color="auto"/>
        <w:right w:val="none" w:sz="0" w:space="0" w:color="auto"/>
      </w:divBdr>
    </w:div>
    <w:div w:id="75443035">
      <w:bodyDiv w:val="1"/>
      <w:marLeft w:val="0"/>
      <w:marRight w:val="0"/>
      <w:marTop w:val="0"/>
      <w:marBottom w:val="0"/>
      <w:divBdr>
        <w:top w:val="none" w:sz="0" w:space="0" w:color="auto"/>
        <w:left w:val="none" w:sz="0" w:space="0" w:color="auto"/>
        <w:bottom w:val="none" w:sz="0" w:space="0" w:color="auto"/>
        <w:right w:val="none" w:sz="0" w:space="0" w:color="auto"/>
      </w:divBdr>
    </w:div>
    <w:div w:id="78067698">
      <w:bodyDiv w:val="1"/>
      <w:marLeft w:val="0"/>
      <w:marRight w:val="0"/>
      <w:marTop w:val="0"/>
      <w:marBottom w:val="0"/>
      <w:divBdr>
        <w:top w:val="none" w:sz="0" w:space="0" w:color="auto"/>
        <w:left w:val="none" w:sz="0" w:space="0" w:color="auto"/>
        <w:bottom w:val="none" w:sz="0" w:space="0" w:color="auto"/>
        <w:right w:val="none" w:sz="0" w:space="0" w:color="auto"/>
      </w:divBdr>
      <w:divsChild>
        <w:div w:id="1325010111">
          <w:marLeft w:val="0"/>
          <w:marRight w:val="0"/>
          <w:marTop w:val="0"/>
          <w:marBottom w:val="0"/>
          <w:divBdr>
            <w:top w:val="none" w:sz="0" w:space="0" w:color="auto"/>
            <w:left w:val="none" w:sz="0" w:space="0" w:color="auto"/>
            <w:bottom w:val="none" w:sz="0" w:space="0" w:color="auto"/>
            <w:right w:val="none" w:sz="0" w:space="0" w:color="auto"/>
          </w:divBdr>
          <w:divsChild>
            <w:div w:id="501434829">
              <w:marLeft w:val="0"/>
              <w:marRight w:val="0"/>
              <w:marTop w:val="0"/>
              <w:marBottom w:val="0"/>
              <w:divBdr>
                <w:top w:val="none" w:sz="0" w:space="0" w:color="auto"/>
                <w:left w:val="none" w:sz="0" w:space="0" w:color="auto"/>
                <w:bottom w:val="none" w:sz="0" w:space="0" w:color="auto"/>
                <w:right w:val="none" w:sz="0" w:space="0" w:color="auto"/>
              </w:divBdr>
              <w:divsChild>
                <w:div w:id="147139394">
                  <w:marLeft w:val="0"/>
                  <w:marRight w:val="0"/>
                  <w:marTop w:val="0"/>
                  <w:marBottom w:val="0"/>
                  <w:divBdr>
                    <w:top w:val="none" w:sz="0" w:space="0" w:color="auto"/>
                    <w:left w:val="none" w:sz="0" w:space="0" w:color="auto"/>
                    <w:bottom w:val="none" w:sz="0" w:space="0" w:color="auto"/>
                    <w:right w:val="none" w:sz="0" w:space="0" w:color="auto"/>
                  </w:divBdr>
                  <w:divsChild>
                    <w:div w:id="17586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6579">
      <w:bodyDiv w:val="1"/>
      <w:marLeft w:val="0"/>
      <w:marRight w:val="0"/>
      <w:marTop w:val="0"/>
      <w:marBottom w:val="0"/>
      <w:divBdr>
        <w:top w:val="none" w:sz="0" w:space="0" w:color="auto"/>
        <w:left w:val="none" w:sz="0" w:space="0" w:color="auto"/>
        <w:bottom w:val="none" w:sz="0" w:space="0" w:color="auto"/>
        <w:right w:val="none" w:sz="0" w:space="0" w:color="auto"/>
      </w:divBdr>
    </w:div>
    <w:div w:id="95561505">
      <w:bodyDiv w:val="1"/>
      <w:marLeft w:val="0"/>
      <w:marRight w:val="0"/>
      <w:marTop w:val="0"/>
      <w:marBottom w:val="0"/>
      <w:divBdr>
        <w:top w:val="none" w:sz="0" w:space="0" w:color="auto"/>
        <w:left w:val="none" w:sz="0" w:space="0" w:color="auto"/>
        <w:bottom w:val="none" w:sz="0" w:space="0" w:color="auto"/>
        <w:right w:val="none" w:sz="0" w:space="0" w:color="auto"/>
      </w:divBdr>
    </w:div>
    <w:div w:id="145900185">
      <w:bodyDiv w:val="1"/>
      <w:marLeft w:val="0"/>
      <w:marRight w:val="0"/>
      <w:marTop w:val="0"/>
      <w:marBottom w:val="0"/>
      <w:divBdr>
        <w:top w:val="none" w:sz="0" w:space="0" w:color="auto"/>
        <w:left w:val="none" w:sz="0" w:space="0" w:color="auto"/>
        <w:bottom w:val="none" w:sz="0" w:space="0" w:color="auto"/>
        <w:right w:val="none" w:sz="0" w:space="0" w:color="auto"/>
      </w:divBdr>
    </w:div>
    <w:div w:id="156457172">
      <w:bodyDiv w:val="1"/>
      <w:marLeft w:val="0"/>
      <w:marRight w:val="0"/>
      <w:marTop w:val="0"/>
      <w:marBottom w:val="0"/>
      <w:divBdr>
        <w:top w:val="none" w:sz="0" w:space="0" w:color="auto"/>
        <w:left w:val="none" w:sz="0" w:space="0" w:color="auto"/>
        <w:bottom w:val="none" w:sz="0" w:space="0" w:color="auto"/>
        <w:right w:val="none" w:sz="0" w:space="0" w:color="auto"/>
      </w:divBdr>
    </w:div>
    <w:div w:id="202522108">
      <w:bodyDiv w:val="1"/>
      <w:marLeft w:val="0"/>
      <w:marRight w:val="0"/>
      <w:marTop w:val="0"/>
      <w:marBottom w:val="0"/>
      <w:divBdr>
        <w:top w:val="none" w:sz="0" w:space="0" w:color="auto"/>
        <w:left w:val="none" w:sz="0" w:space="0" w:color="auto"/>
        <w:bottom w:val="none" w:sz="0" w:space="0" w:color="auto"/>
        <w:right w:val="none" w:sz="0" w:space="0" w:color="auto"/>
      </w:divBdr>
    </w:div>
    <w:div w:id="205535212">
      <w:bodyDiv w:val="1"/>
      <w:marLeft w:val="0"/>
      <w:marRight w:val="0"/>
      <w:marTop w:val="0"/>
      <w:marBottom w:val="0"/>
      <w:divBdr>
        <w:top w:val="none" w:sz="0" w:space="0" w:color="auto"/>
        <w:left w:val="none" w:sz="0" w:space="0" w:color="auto"/>
        <w:bottom w:val="none" w:sz="0" w:space="0" w:color="auto"/>
        <w:right w:val="none" w:sz="0" w:space="0" w:color="auto"/>
      </w:divBdr>
    </w:div>
    <w:div w:id="210308126">
      <w:bodyDiv w:val="1"/>
      <w:marLeft w:val="0"/>
      <w:marRight w:val="0"/>
      <w:marTop w:val="0"/>
      <w:marBottom w:val="0"/>
      <w:divBdr>
        <w:top w:val="none" w:sz="0" w:space="0" w:color="auto"/>
        <w:left w:val="none" w:sz="0" w:space="0" w:color="auto"/>
        <w:bottom w:val="none" w:sz="0" w:space="0" w:color="auto"/>
        <w:right w:val="none" w:sz="0" w:space="0" w:color="auto"/>
      </w:divBdr>
    </w:div>
    <w:div w:id="215163289">
      <w:bodyDiv w:val="1"/>
      <w:marLeft w:val="0"/>
      <w:marRight w:val="0"/>
      <w:marTop w:val="0"/>
      <w:marBottom w:val="0"/>
      <w:divBdr>
        <w:top w:val="none" w:sz="0" w:space="0" w:color="auto"/>
        <w:left w:val="none" w:sz="0" w:space="0" w:color="auto"/>
        <w:bottom w:val="none" w:sz="0" w:space="0" w:color="auto"/>
        <w:right w:val="none" w:sz="0" w:space="0" w:color="auto"/>
      </w:divBdr>
    </w:div>
    <w:div w:id="219367917">
      <w:bodyDiv w:val="1"/>
      <w:marLeft w:val="0"/>
      <w:marRight w:val="0"/>
      <w:marTop w:val="0"/>
      <w:marBottom w:val="0"/>
      <w:divBdr>
        <w:top w:val="none" w:sz="0" w:space="0" w:color="auto"/>
        <w:left w:val="none" w:sz="0" w:space="0" w:color="auto"/>
        <w:bottom w:val="none" w:sz="0" w:space="0" w:color="auto"/>
        <w:right w:val="none" w:sz="0" w:space="0" w:color="auto"/>
      </w:divBdr>
    </w:div>
    <w:div w:id="222523926">
      <w:bodyDiv w:val="1"/>
      <w:marLeft w:val="0"/>
      <w:marRight w:val="0"/>
      <w:marTop w:val="0"/>
      <w:marBottom w:val="0"/>
      <w:divBdr>
        <w:top w:val="none" w:sz="0" w:space="0" w:color="auto"/>
        <w:left w:val="none" w:sz="0" w:space="0" w:color="auto"/>
        <w:bottom w:val="none" w:sz="0" w:space="0" w:color="auto"/>
        <w:right w:val="none" w:sz="0" w:space="0" w:color="auto"/>
      </w:divBdr>
    </w:div>
    <w:div w:id="264580012">
      <w:bodyDiv w:val="1"/>
      <w:marLeft w:val="0"/>
      <w:marRight w:val="0"/>
      <w:marTop w:val="0"/>
      <w:marBottom w:val="0"/>
      <w:divBdr>
        <w:top w:val="none" w:sz="0" w:space="0" w:color="auto"/>
        <w:left w:val="none" w:sz="0" w:space="0" w:color="auto"/>
        <w:bottom w:val="none" w:sz="0" w:space="0" w:color="auto"/>
        <w:right w:val="none" w:sz="0" w:space="0" w:color="auto"/>
      </w:divBdr>
    </w:div>
    <w:div w:id="266889443">
      <w:bodyDiv w:val="1"/>
      <w:marLeft w:val="0"/>
      <w:marRight w:val="0"/>
      <w:marTop w:val="0"/>
      <w:marBottom w:val="0"/>
      <w:divBdr>
        <w:top w:val="none" w:sz="0" w:space="0" w:color="auto"/>
        <w:left w:val="none" w:sz="0" w:space="0" w:color="auto"/>
        <w:bottom w:val="none" w:sz="0" w:space="0" w:color="auto"/>
        <w:right w:val="none" w:sz="0" w:space="0" w:color="auto"/>
      </w:divBdr>
    </w:div>
    <w:div w:id="284696407">
      <w:bodyDiv w:val="1"/>
      <w:marLeft w:val="0"/>
      <w:marRight w:val="0"/>
      <w:marTop w:val="0"/>
      <w:marBottom w:val="0"/>
      <w:divBdr>
        <w:top w:val="none" w:sz="0" w:space="0" w:color="auto"/>
        <w:left w:val="none" w:sz="0" w:space="0" w:color="auto"/>
        <w:bottom w:val="none" w:sz="0" w:space="0" w:color="auto"/>
        <w:right w:val="none" w:sz="0" w:space="0" w:color="auto"/>
      </w:divBdr>
      <w:divsChild>
        <w:div w:id="727806694">
          <w:marLeft w:val="0"/>
          <w:marRight w:val="0"/>
          <w:marTop w:val="0"/>
          <w:marBottom w:val="0"/>
          <w:divBdr>
            <w:top w:val="none" w:sz="0" w:space="0" w:color="auto"/>
            <w:left w:val="none" w:sz="0" w:space="0" w:color="auto"/>
            <w:bottom w:val="none" w:sz="0" w:space="0" w:color="auto"/>
            <w:right w:val="none" w:sz="0" w:space="0" w:color="auto"/>
          </w:divBdr>
          <w:divsChild>
            <w:div w:id="698894185">
              <w:marLeft w:val="0"/>
              <w:marRight w:val="0"/>
              <w:marTop w:val="0"/>
              <w:marBottom w:val="0"/>
              <w:divBdr>
                <w:top w:val="none" w:sz="0" w:space="0" w:color="auto"/>
                <w:left w:val="none" w:sz="0" w:space="0" w:color="auto"/>
                <w:bottom w:val="none" w:sz="0" w:space="0" w:color="auto"/>
                <w:right w:val="none" w:sz="0" w:space="0" w:color="auto"/>
              </w:divBdr>
              <w:divsChild>
                <w:div w:id="1155144296">
                  <w:marLeft w:val="0"/>
                  <w:marRight w:val="0"/>
                  <w:marTop w:val="0"/>
                  <w:marBottom w:val="0"/>
                  <w:divBdr>
                    <w:top w:val="none" w:sz="0" w:space="0" w:color="auto"/>
                    <w:left w:val="none" w:sz="0" w:space="0" w:color="auto"/>
                    <w:bottom w:val="none" w:sz="0" w:space="0" w:color="auto"/>
                    <w:right w:val="none" w:sz="0" w:space="0" w:color="auto"/>
                  </w:divBdr>
                  <w:divsChild>
                    <w:div w:id="10488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532913">
      <w:bodyDiv w:val="1"/>
      <w:marLeft w:val="0"/>
      <w:marRight w:val="0"/>
      <w:marTop w:val="0"/>
      <w:marBottom w:val="0"/>
      <w:divBdr>
        <w:top w:val="none" w:sz="0" w:space="0" w:color="auto"/>
        <w:left w:val="none" w:sz="0" w:space="0" w:color="auto"/>
        <w:bottom w:val="none" w:sz="0" w:space="0" w:color="auto"/>
        <w:right w:val="none" w:sz="0" w:space="0" w:color="auto"/>
      </w:divBdr>
    </w:div>
    <w:div w:id="298148219">
      <w:bodyDiv w:val="1"/>
      <w:marLeft w:val="0"/>
      <w:marRight w:val="0"/>
      <w:marTop w:val="0"/>
      <w:marBottom w:val="0"/>
      <w:divBdr>
        <w:top w:val="none" w:sz="0" w:space="0" w:color="auto"/>
        <w:left w:val="none" w:sz="0" w:space="0" w:color="auto"/>
        <w:bottom w:val="none" w:sz="0" w:space="0" w:color="auto"/>
        <w:right w:val="none" w:sz="0" w:space="0" w:color="auto"/>
      </w:divBdr>
    </w:div>
    <w:div w:id="355422416">
      <w:bodyDiv w:val="1"/>
      <w:marLeft w:val="0"/>
      <w:marRight w:val="0"/>
      <w:marTop w:val="0"/>
      <w:marBottom w:val="0"/>
      <w:divBdr>
        <w:top w:val="none" w:sz="0" w:space="0" w:color="auto"/>
        <w:left w:val="none" w:sz="0" w:space="0" w:color="auto"/>
        <w:bottom w:val="none" w:sz="0" w:space="0" w:color="auto"/>
        <w:right w:val="none" w:sz="0" w:space="0" w:color="auto"/>
      </w:divBdr>
    </w:div>
    <w:div w:id="368921578">
      <w:bodyDiv w:val="1"/>
      <w:marLeft w:val="0"/>
      <w:marRight w:val="0"/>
      <w:marTop w:val="0"/>
      <w:marBottom w:val="0"/>
      <w:divBdr>
        <w:top w:val="none" w:sz="0" w:space="0" w:color="auto"/>
        <w:left w:val="none" w:sz="0" w:space="0" w:color="auto"/>
        <w:bottom w:val="none" w:sz="0" w:space="0" w:color="auto"/>
        <w:right w:val="none" w:sz="0" w:space="0" w:color="auto"/>
      </w:divBdr>
    </w:div>
    <w:div w:id="370030913">
      <w:bodyDiv w:val="1"/>
      <w:marLeft w:val="0"/>
      <w:marRight w:val="0"/>
      <w:marTop w:val="0"/>
      <w:marBottom w:val="0"/>
      <w:divBdr>
        <w:top w:val="none" w:sz="0" w:space="0" w:color="auto"/>
        <w:left w:val="none" w:sz="0" w:space="0" w:color="auto"/>
        <w:bottom w:val="none" w:sz="0" w:space="0" w:color="auto"/>
        <w:right w:val="none" w:sz="0" w:space="0" w:color="auto"/>
      </w:divBdr>
    </w:div>
    <w:div w:id="373887680">
      <w:bodyDiv w:val="1"/>
      <w:marLeft w:val="0"/>
      <w:marRight w:val="0"/>
      <w:marTop w:val="0"/>
      <w:marBottom w:val="0"/>
      <w:divBdr>
        <w:top w:val="none" w:sz="0" w:space="0" w:color="auto"/>
        <w:left w:val="none" w:sz="0" w:space="0" w:color="auto"/>
        <w:bottom w:val="none" w:sz="0" w:space="0" w:color="auto"/>
        <w:right w:val="none" w:sz="0" w:space="0" w:color="auto"/>
      </w:divBdr>
    </w:div>
    <w:div w:id="397557504">
      <w:bodyDiv w:val="1"/>
      <w:marLeft w:val="0"/>
      <w:marRight w:val="0"/>
      <w:marTop w:val="0"/>
      <w:marBottom w:val="0"/>
      <w:divBdr>
        <w:top w:val="none" w:sz="0" w:space="0" w:color="auto"/>
        <w:left w:val="none" w:sz="0" w:space="0" w:color="auto"/>
        <w:bottom w:val="none" w:sz="0" w:space="0" w:color="auto"/>
        <w:right w:val="none" w:sz="0" w:space="0" w:color="auto"/>
      </w:divBdr>
    </w:div>
    <w:div w:id="410007605">
      <w:bodyDiv w:val="1"/>
      <w:marLeft w:val="0"/>
      <w:marRight w:val="0"/>
      <w:marTop w:val="0"/>
      <w:marBottom w:val="0"/>
      <w:divBdr>
        <w:top w:val="none" w:sz="0" w:space="0" w:color="auto"/>
        <w:left w:val="none" w:sz="0" w:space="0" w:color="auto"/>
        <w:bottom w:val="none" w:sz="0" w:space="0" w:color="auto"/>
        <w:right w:val="none" w:sz="0" w:space="0" w:color="auto"/>
      </w:divBdr>
    </w:div>
    <w:div w:id="415051624">
      <w:bodyDiv w:val="1"/>
      <w:marLeft w:val="0"/>
      <w:marRight w:val="0"/>
      <w:marTop w:val="0"/>
      <w:marBottom w:val="0"/>
      <w:divBdr>
        <w:top w:val="none" w:sz="0" w:space="0" w:color="auto"/>
        <w:left w:val="none" w:sz="0" w:space="0" w:color="auto"/>
        <w:bottom w:val="none" w:sz="0" w:space="0" w:color="auto"/>
        <w:right w:val="none" w:sz="0" w:space="0" w:color="auto"/>
      </w:divBdr>
    </w:div>
    <w:div w:id="430515213">
      <w:bodyDiv w:val="1"/>
      <w:marLeft w:val="0"/>
      <w:marRight w:val="0"/>
      <w:marTop w:val="0"/>
      <w:marBottom w:val="0"/>
      <w:divBdr>
        <w:top w:val="none" w:sz="0" w:space="0" w:color="auto"/>
        <w:left w:val="none" w:sz="0" w:space="0" w:color="auto"/>
        <w:bottom w:val="none" w:sz="0" w:space="0" w:color="auto"/>
        <w:right w:val="none" w:sz="0" w:space="0" w:color="auto"/>
      </w:divBdr>
    </w:div>
    <w:div w:id="439184710">
      <w:bodyDiv w:val="1"/>
      <w:marLeft w:val="0"/>
      <w:marRight w:val="0"/>
      <w:marTop w:val="0"/>
      <w:marBottom w:val="0"/>
      <w:divBdr>
        <w:top w:val="none" w:sz="0" w:space="0" w:color="auto"/>
        <w:left w:val="none" w:sz="0" w:space="0" w:color="auto"/>
        <w:bottom w:val="none" w:sz="0" w:space="0" w:color="auto"/>
        <w:right w:val="none" w:sz="0" w:space="0" w:color="auto"/>
      </w:divBdr>
    </w:div>
    <w:div w:id="458956927">
      <w:bodyDiv w:val="1"/>
      <w:marLeft w:val="0"/>
      <w:marRight w:val="0"/>
      <w:marTop w:val="0"/>
      <w:marBottom w:val="0"/>
      <w:divBdr>
        <w:top w:val="none" w:sz="0" w:space="0" w:color="auto"/>
        <w:left w:val="none" w:sz="0" w:space="0" w:color="auto"/>
        <w:bottom w:val="none" w:sz="0" w:space="0" w:color="auto"/>
        <w:right w:val="none" w:sz="0" w:space="0" w:color="auto"/>
      </w:divBdr>
    </w:div>
    <w:div w:id="470942748">
      <w:bodyDiv w:val="1"/>
      <w:marLeft w:val="0"/>
      <w:marRight w:val="0"/>
      <w:marTop w:val="0"/>
      <w:marBottom w:val="0"/>
      <w:divBdr>
        <w:top w:val="none" w:sz="0" w:space="0" w:color="auto"/>
        <w:left w:val="none" w:sz="0" w:space="0" w:color="auto"/>
        <w:bottom w:val="none" w:sz="0" w:space="0" w:color="auto"/>
        <w:right w:val="none" w:sz="0" w:space="0" w:color="auto"/>
      </w:divBdr>
    </w:div>
    <w:div w:id="475075262">
      <w:bodyDiv w:val="1"/>
      <w:marLeft w:val="0"/>
      <w:marRight w:val="0"/>
      <w:marTop w:val="0"/>
      <w:marBottom w:val="0"/>
      <w:divBdr>
        <w:top w:val="none" w:sz="0" w:space="0" w:color="auto"/>
        <w:left w:val="none" w:sz="0" w:space="0" w:color="auto"/>
        <w:bottom w:val="none" w:sz="0" w:space="0" w:color="auto"/>
        <w:right w:val="none" w:sz="0" w:space="0" w:color="auto"/>
      </w:divBdr>
    </w:div>
    <w:div w:id="503131995">
      <w:bodyDiv w:val="1"/>
      <w:marLeft w:val="0"/>
      <w:marRight w:val="0"/>
      <w:marTop w:val="0"/>
      <w:marBottom w:val="0"/>
      <w:divBdr>
        <w:top w:val="none" w:sz="0" w:space="0" w:color="auto"/>
        <w:left w:val="none" w:sz="0" w:space="0" w:color="auto"/>
        <w:bottom w:val="none" w:sz="0" w:space="0" w:color="auto"/>
        <w:right w:val="none" w:sz="0" w:space="0" w:color="auto"/>
      </w:divBdr>
    </w:div>
    <w:div w:id="521936563">
      <w:bodyDiv w:val="1"/>
      <w:marLeft w:val="0"/>
      <w:marRight w:val="0"/>
      <w:marTop w:val="0"/>
      <w:marBottom w:val="0"/>
      <w:divBdr>
        <w:top w:val="none" w:sz="0" w:space="0" w:color="auto"/>
        <w:left w:val="none" w:sz="0" w:space="0" w:color="auto"/>
        <w:bottom w:val="none" w:sz="0" w:space="0" w:color="auto"/>
        <w:right w:val="none" w:sz="0" w:space="0" w:color="auto"/>
      </w:divBdr>
    </w:div>
    <w:div w:id="537396345">
      <w:bodyDiv w:val="1"/>
      <w:marLeft w:val="0"/>
      <w:marRight w:val="0"/>
      <w:marTop w:val="0"/>
      <w:marBottom w:val="0"/>
      <w:divBdr>
        <w:top w:val="none" w:sz="0" w:space="0" w:color="auto"/>
        <w:left w:val="none" w:sz="0" w:space="0" w:color="auto"/>
        <w:bottom w:val="none" w:sz="0" w:space="0" w:color="auto"/>
        <w:right w:val="none" w:sz="0" w:space="0" w:color="auto"/>
      </w:divBdr>
    </w:div>
    <w:div w:id="553396142">
      <w:bodyDiv w:val="1"/>
      <w:marLeft w:val="0"/>
      <w:marRight w:val="0"/>
      <w:marTop w:val="0"/>
      <w:marBottom w:val="0"/>
      <w:divBdr>
        <w:top w:val="none" w:sz="0" w:space="0" w:color="auto"/>
        <w:left w:val="none" w:sz="0" w:space="0" w:color="auto"/>
        <w:bottom w:val="none" w:sz="0" w:space="0" w:color="auto"/>
        <w:right w:val="none" w:sz="0" w:space="0" w:color="auto"/>
      </w:divBdr>
      <w:divsChild>
        <w:div w:id="1670787099">
          <w:marLeft w:val="0"/>
          <w:marRight w:val="0"/>
          <w:marTop w:val="0"/>
          <w:marBottom w:val="0"/>
          <w:divBdr>
            <w:top w:val="none" w:sz="0" w:space="0" w:color="auto"/>
            <w:left w:val="none" w:sz="0" w:space="0" w:color="auto"/>
            <w:bottom w:val="none" w:sz="0" w:space="0" w:color="auto"/>
            <w:right w:val="none" w:sz="0" w:space="0" w:color="auto"/>
          </w:divBdr>
          <w:divsChild>
            <w:div w:id="1003314729">
              <w:marLeft w:val="0"/>
              <w:marRight w:val="0"/>
              <w:marTop w:val="0"/>
              <w:marBottom w:val="0"/>
              <w:divBdr>
                <w:top w:val="none" w:sz="0" w:space="0" w:color="auto"/>
                <w:left w:val="none" w:sz="0" w:space="0" w:color="auto"/>
                <w:bottom w:val="none" w:sz="0" w:space="0" w:color="auto"/>
                <w:right w:val="none" w:sz="0" w:space="0" w:color="auto"/>
              </w:divBdr>
              <w:divsChild>
                <w:div w:id="1113138127">
                  <w:marLeft w:val="0"/>
                  <w:marRight w:val="0"/>
                  <w:marTop w:val="0"/>
                  <w:marBottom w:val="0"/>
                  <w:divBdr>
                    <w:top w:val="none" w:sz="0" w:space="0" w:color="auto"/>
                    <w:left w:val="none" w:sz="0" w:space="0" w:color="auto"/>
                    <w:bottom w:val="none" w:sz="0" w:space="0" w:color="auto"/>
                    <w:right w:val="none" w:sz="0" w:space="0" w:color="auto"/>
                  </w:divBdr>
                  <w:divsChild>
                    <w:div w:id="19202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747348">
      <w:bodyDiv w:val="1"/>
      <w:marLeft w:val="0"/>
      <w:marRight w:val="0"/>
      <w:marTop w:val="0"/>
      <w:marBottom w:val="0"/>
      <w:divBdr>
        <w:top w:val="none" w:sz="0" w:space="0" w:color="auto"/>
        <w:left w:val="none" w:sz="0" w:space="0" w:color="auto"/>
        <w:bottom w:val="none" w:sz="0" w:space="0" w:color="auto"/>
        <w:right w:val="none" w:sz="0" w:space="0" w:color="auto"/>
      </w:divBdr>
    </w:div>
    <w:div w:id="558903140">
      <w:bodyDiv w:val="1"/>
      <w:marLeft w:val="0"/>
      <w:marRight w:val="0"/>
      <w:marTop w:val="0"/>
      <w:marBottom w:val="0"/>
      <w:divBdr>
        <w:top w:val="none" w:sz="0" w:space="0" w:color="auto"/>
        <w:left w:val="none" w:sz="0" w:space="0" w:color="auto"/>
        <w:bottom w:val="none" w:sz="0" w:space="0" w:color="auto"/>
        <w:right w:val="none" w:sz="0" w:space="0" w:color="auto"/>
      </w:divBdr>
    </w:div>
    <w:div w:id="563637649">
      <w:bodyDiv w:val="1"/>
      <w:marLeft w:val="0"/>
      <w:marRight w:val="0"/>
      <w:marTop w:val="0"/>
      <w:marBottom w:val="0"/>
      <w:divBdr>
        <w:top w:val="none" w:sz="0" w:space="0" w:color="auto"/>
        <w:left w:val="none" w:sz="0" w:space="0" w:color="auto"/>
        <w:bottom w:val="none" w:sz="0" w:space="0" w:color="auto"/>
        <w:right w:val="none" w:sz="0" w:space="0" w:color="auto"/>
      </w:divBdr>
    </w:div>
    <w:div w:id="586425826">
      <w:bodyDiv w:val="1"/>
      <w:marLeft w:val="0"/>
      <w:marRight w:val="0"/>
      <w:marTop w:val="0"/>
      <w:marBottom w:val="0"/>
      <w:divBdr>
        <w:top w:val="none" w:sz="0" w:space="0" w:color="auto"/>
        <w:left w:val="none" w:sz="0" w:space="0" w:color="auto"/>
        <w:bottom w:val="none" w:sz="0" w:space="0" w:color="auto"/>
        <w:right w:val="none" w:sz="0" w:space="0" w:color="auto"/>
      </w:divBdr>
      <w:divsChild>
        <w:div w:id="2088190354">
          <w:marLeft w:val="0"/>
          <w:marRight w:val="0"/>
          <w:marTop w:val="0"/>
          <w:marBottom w:val="0"/>
          <w:divBdr>
            <w:top w:val="none" w:sz="0" w:space="0" w:color="auto"/>
            <w:left w:val="none" w:sz="0" w:space="0" w:color="auto"/>
            <w:bottom w:val="none" w:sz="0" w:space="0" w:color="auto"/>
            <w:right w:val="none" w:sz="0" w:space="0" w:color="auto"/>
          </w:divBdr>
          <w:divsChild>
            <w:div w:id="132523197">
              <w:marLeft w:val="0"/>
              <w:marRight w:val="0"/>
              <w:marTop w:val="0"/>
              <w:marBottom w:val="0"/>
              <w:divBdr>
                <w:top w:val="none" w:sz="0" w:space="0" w:color="auto"/>
                <w:left w:val="none" w:sz="0" w:space="0" w:color="auto"/>
                <w:bottom w:val="none" w:sz="0" w:space="0" w:color="auto"/>
                <w:right w:val="none" w:sz="0" w:space="0" w:color="auto"/>
              </w:divBdr>
              <w:divsChild>
                <w:div w:id="15437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04967">
      <w:bodyDiv w:val="1"/>
      <w:marLeft w:val="0"/>
      <w:marRight w:val="0"/>
      <w:marTop w:val="0"/>
      <w:marBottom w:val="0"/>
      <w:divBdr>
        <w:top w:val="none" w:sz="0" w:space="0" w:color="auto"/>
        <w:left w:val="none" w:sz="0" w:space="0" w:color="auto"/>
        <w:bottom w:val="none" w:sz="0" w:space="0" w:color="auto"/>
        <w:right w:val="none" w:sz="0" w:space="0" w:color="auto"/>
      </w:divBdr>
    </w:div>
    <w:div w:id="591281114">
      <w:bodyDiv w:val="1"/>
      <w:marLeft w:val="0"/>
      <w:marRight w:val="0"/>
      <w:marTop w:val="0"/>
      <w:marBottom w:val="0"/>
      <w:divBdr>
        <w:top w:val="none" w:sz="0" w:space="0" w:color="auto"/>
        <w:left w:val="none" w:sz="0" w:space="0" w:color="auto"/>
        <w:bottom w:val="none" w:sz="0" w:space="0" w:color="auto"/>
        <w:right w:val="none" w:sz="0" w:space="0" w:color="auto"/>
      </w:divBdr>
    </w:div>
    <w:div w:id="608318658">
      <w:bodyDiv w:val="1"/>
      <w:marLeft w:val="0"/>
      <w:marRight w:val="0"/>
      <w:marTop w:val="0"/>
      <w:marBottom w:val="0"/>
      <w:divBdr>
        <w:top w:val="none" w:sz="0" w:space="0" w:color="auto"/>
        <w:left w:val="none" w:sz="0" w:space="0" w:color="auto"/>
        <w:bottom w:val="none" w:sz="0" w:space="0" w:color="auto"/>
        <w:right w:val="none" w:sz="0" w:space="0" w:color="auto"/>
      </w:divBdr>
    </w:div>
    <w:div w:id="614606071">
      <w:bodyDiv w:val="1"/>
      <w:marLeft w:val="0"/>
      <w:marRight w:val="0"/>
      <w:marTop w:val="0"/>
      <w:marBottom w:val="0"/>
      <w:divBdr>
        <w:top w:val="none" w:sz="0" w:space="0" w:color="auto"/>
        <w:left w:val="none" w:sz="0" w:space="0" w:color="auto"/>
        <w:bottom w:val="none" w:sz="0" w:space="0" w:color="auto"/>
        <w:right w:val="none" w:sz="0" w:space="0" w:color="auto"/>
      </w:divBdr>
    </w:div>
    <w:div w:id="620184602">
      <w:bodyDiv w:val="1"/>
      <w:marLeft w:val="0"/>
      <w:marRight w:val="0"/>
      <w:marTop w:val="0"/>
      <w:marBottom w:val="0"/>
      <w:divBdr>
        <w:top w:val="none" w:sz="0" w:space="0" w:color="auto"/>
        <w:left w:val="none" w:sz="0" w:space="0" w:color="auto"/>
        <w:bottom w:val="none" w:sz="0" w:space="0" w:color="auto"/>
        <w:right w:val="none" w:sz="0" w:space="0" w:color="auto"/>
      </w:divBdr>
    </w:div>
    <w:div w:id="623468711">
      <w:bodyDiv w:val="1"/>
      <w:marLeft w:val="0"/>
      <w:marRight w:val="0"/>
      <w:marTop w:val="0"/>
      <w:marBottom w:val="0"/>
      <w:divBdr>
        <w:top w:val="none" w:sz="0" w:space="0" w:color="auto"/>
        <w:left w:val="none" w:sz="0" w:space="0" w:color="auto"/>
        <w:bottom w:val="none" w:sz="0" w:space="0" w:color="auto"/>
        <w:right w:val="none" w:sz="0" w:space="0" w:color="auto"/>
      </w:divBdr>
    </w:div>
    <w:div w:id="645204173">
      <w:bodyDiv w:val="1"/>
      <w:marLeft w:val="0"/>
      <w:marRight w:val="0"/>
      <w:marTop w:val="0"/>
      <w:marBottom w:val="0"/>
      <w:divBdr>
        <w:top w:val="none" w:sz="0" w:space="0" w:color="auto"/>
        <w:left w:val="none" w:sz="0" w:space="0" w:color="auto"/>
        <w:bottom w:val="none" w:sz="0" w:space="0" w:color="auto"/>
        <w:right w:val="none" w:sz="0" w:space="0" w:color="auto"/>
      </w:divBdr>
    </w:div>
    <w:div w:id="649596434">
      <w:bodyDiv w:val="1"/>
      <w:marLeft w:val="0"/>
      <w:marRight w:val="0"/>
      <w:marTop w:val="0"/>
      <w:marBottom w:val="0"/>
      <w:divBdr>
        <w:top w:val="none" w:sz="0" w:space="0" w:color="auto"/>
        <w:left w:val="none" w:sz="0" w:space="0" w:color="auto"/>
        <w:bottom w:val="none" w:sz="0" w:space="0" w:color="auto"/>
        <w:right w:val="none" w:sz="0" w:space="0" w:color="auto"/>
      </w:divBdr>
    </w:div>
    <w:div w:id="665672371">
      <w:bodyDiv w:val="1"/>
      <w:marLeft w:val="0"/>
      <w:marRight w:val="0"/>
      <w:marTop w:val="0"/>
      <w:marBottom w:val="0"/>
      <w:divBdr>
        <w:top w:val="none" w:sz="0" w:space="0" w:color="auto"/>
        <w:left w:val="none" w:sz="0" w:space="0" w:color="auto"/>
        <w:bottom w:val="none" w:sz="0" w:space="0" w:color="auto"/>
        <w:right w:val="none" w:sz="0" w:space="0" w:color="auto"/>
      </w:divBdr>
    </w:div>
    <w:div w:id="694577439">
      <w:bodyDiv w:val="1"/>
      <w:marLeft w:val="0"/>
      <w:marRight w:val="0"/>
      <w:marTop w:val="0"/>
      <w:marBottom w:val="0"/>
      <w:divBdr>
        <w:top w:val="none" w:sz="0" w:space="0" w:color="auto"/>
        <w:left w:val="none" w:sz="0" w:space="0" w:color="auto"/>
        <w:bottom w:val="none" w:sz="0" w:space="0" w:color="auto"/>
        <w:right w:val="none" w:sz="0" w:space="0" w:color="auto"/>
      </w:divBdr>
    </w:div>
    <w:div w:id="710501373">
      <w:bodyDiv w:val="1"/>
      <w:marLeft w:val="0"/>
      <w:marRight w:val="0"/>
      <w:marTop w:val="0"/>
      <w:marBottom w:val="0"/>
      <w:divBdr>
        <w:top w:val="none" w:sz="0" w:space="0" w:color="auto"/>
        <w:left w:val="none" w:sz="0" w:space="0" w:color="auto"/>
        <w:bottom w:val="none" w:sz="0" w:space="0" w:color="auto"/>
        <w:right w:val="none" w:sz="0" w:space="0" w:color="auto"/>
      </w:divBdr>
    </w:div>
    <w:div w:id="755631458">
      <w:bodyDiv w:val="1"/>
      <w:marLeft w:val="0"/>
      <w:marRight w:val="0"/>
      <w:marTop w:val="0"/>
      <w:marBottom w:val="0"/>
      <w:divBdr>
        <w:top w:val="none" w:sz="0" w:space="0" w:color="auto"/>
        <w:left w:val="none" w:sz="0" w:space="0" w:color="auto"/>
        <w:bottom w:val="none" w:sz="0" w:space="0" w:color="auto"/>
        <w:right w:val="none" w:sz="0" w:space="0" w:color="auto"/>
      </w:divBdr>
    </w:div>
    <w:div w:id="772673291">
      <w:bodyDiv w:val="1"/>
      <w:marLeft w:val="0"/>
      <w:marRight w:val="0"/>
      <w:marTop w:val="0"/>
      <w:marBottom w:val="0"/>
      <w:divBdr>
        <w:top w:val="none" w:sz="0" w:space="0" w:color="auto"/>
        <w:left w:val="none" w:sz="0" w:space="0" w:color="auto"/>
        <w:bottom w:val="none" w:sz="0" w:space="0" w:color="auto"/>
        <w:right w:val="none" w:sz="0" w:space="0" w:color="auto"/>
      </w:divBdr>
    </w:div>
    <w:div w:id="776103277">
      <w:bodyDiv w:val="1"/>
      <w:marLeft w:val="0"/>
      <w:marRight w:val="0"/>
      <w:marTop w:val="0"/>
      <w:marBottom w:val="0"/>
      <w:divBdr>
        <w:top w:val="none" w:sz="0" w:space="0" w:color="auto"/>
        <w:left w:val="none" w:sz="0" w:space="0" w:color="auto"/>
        <w:bottom w:val="none" w:sz="0" w:space="0" w:color="auto"/>
        <w:right w:val="none" w:sz="0" w:space="0" w:color="auto"/>
      </w:divBdr>
    </w:div>
    <w:div w:id="777137640">
      <w:bodyDiv w:val="1"/>
      <w:marLeft w:val="0"/>
      <w:marRight w:val="0"/>
      <w:marTop w:val="0"/>
      <w:marBottom w:val="0"/>
      <w:divBdr>
        <w:top w:val="none" w:sz="0" w:space="0" w:color="auto"/>
        <w:left w:val="none" w:sz="0" w:space="0" w:color="auto"/>
        <w:bottom w:val="none" w:sz="0" w:space="0" w:color="auto"/>
        <w:right w:val="none" w:sz="0" w:space="0" w:color="auto"/>
      </w:divBdr>
    </w:div>
    <w:div w:id="780413909">
      <w:bodyDiv w:val="1"/>
      <w:marLeft w:val="0"/>
      <w:marRight w:val="0"/>
      <w:marTop w:val="0"/>
      <w:marBottom w:val="0"/>
      <w:divBdr>
        <w:top w:val="none" w:sz="0" w:space="0" w:color="auto"/>
        <w:left w:val="none" w:sz="0" w:space="0" w:color="auto"/>
        <w:bottom w:val="none" w:sz="0" w:space="0" w:color="auto"/>
        <w:right w:val="none" w:sz="0" w:space="0" w:color="auto"/>
      </w:divBdr>
    </w:div>
    <w:div w:id="787092962">
      <w:bodyDiv w:val="1"/>
      <w:marLeft w:val="0"/>
      <w:marRight w:val="0"/>
      <w:marTop w:val="0"/>
      <w:marBottom w:val="0"/>
      <w:divBdr>
        <w:top w:val="none" w:sz="0" w:space="0" w:color="auto"/>
        <w:left w:val="none" w:sz="0" w:space="0" w:color="auto"/>
        <w:bottom w:val="none" w:sz="0" w:space="0" w:color="auto"/>
        <w:right w:val="none" w:sz="0" w:space="0" w:color="auto"/>
      </w:divBdr>
    </w:div>
    <w:div w:id="789782940">
      <w:bodyDiv w:val="1"/>
      <w:marLeft w:val="0"/>
      <w:marRight w:val="0"/>
      <w:marTop w:val="0"/>
      <w:marBottom w:val="0"/>
      <w:divBdr>
        <w:top w:val="none" w:sz="0" w:space="0" w:color="auto"/>
        <w:left w:val="none" w:sz="0" w:space="0" w:color="auto"/>
        <w:bottom w:val="none" w:sz="0" w:space="0" w:color="auto"/>
        <w:right w:val="none" w:sz="0" w:space="0" w:color="auto"/>
      </w:divBdr>
    </w:div>
    <w:div w:id="816413223">
      <w:bodyDiv w:val="1"/>
      <w:marLeft w:val="0"/>
      <w:marRight w:val="0"/>
      <w:marTop w:val="0"/>
      <w:marBottom w:val="0"/>
      <w:divBdr>
        <w:top w:val="none" w:sz="0" w:space="0" w:color="auto"/>
        <w:left w:val="none" w:sz="0" w:space="0" w:color="auto"/>
        <w:bottom w:val="none" w:sz="0" w:space="0" w:color="auto"/>
        <w:right w:val="none" w:sz="0" w:space="0" w:color="auto"/>
      </w:divBdr>
    </w:div>
    <w:div w:id="849031535">
      <w:bodyDiv w:val="1"/>
      <w:marLeft w:val="0"/>
      <w:marRight w:val="0"/>
      <w:marTop w:val="0"/>
      <w:marBottom w:val="0"/>
      <w:divBdr>
        <w:top w:val="none" w:sz="0" w:space="0" w:color="auto"/>
        <w:left w:val="none" w:sz="0" w:space="0" w:color="auto"/>
        <w:bottom w:val="none" w:sz="0" w:space="0" w:color="auto"/>
        <w:right w:val="none" w:sz="0" w:space="0" w:color="auto"/>
      </w:divBdr>
    </w:div>
    <w:div w:id="863637454">
      <w:bodyDiv w:val="1"/>
      <w:marLeft w:val="0"/>
      <w:marRight w:val="0"/>
      <w:marTop w:val="0"/>
      <w:marBottom w:val="0"/>
      <w:divBdr>
        <w:top w:val="none" w:sz="0" w:space="0" w:color="auto"/>
        <w:left w:val="none" w:sz="0" w:space="0" w:color="auto"/>
        <w:bottom w:val="none" w:sz="0" w:space="0" w:color="auto"/>
        <w:right w:val="none" w:sz="0" w:space="0" w:color="auto"/>
      </w:divBdr>
    </w:div>
    <w:div w:id="867792863">
      <w:bodyDiv w:val="1"/>
      <w:marLeft w:val="0"/>
      <w:marRight w:val="0"/>
      <w:marTop w:val="0"/>
      <w:marBottom w:val="0"/>
      <w:divBdr>
        <w:top w:val="none" w:sz="0" w:space="0" w:color="auto"/>
        <w:left w:val="none" w:sz="0" w:space="0" w:color="auto"/>
        <w:bottom w:val="none" w:sz="0" w:space="0" w:color="auto"/>
        <w:right w:val="none" w:sz="0" w:space="0" w:color="auto"/>
      </w:divBdr>
    </w:div>
    <w:div w:id="890338691">
      <w:bodyDiv w:val="1"/>
      <w:marLeft w:val="0"/>
      <w:marRight w:val="0"/>
      <w:marTop w:val="0"/>
      <w:marBottom w:val="0"/>
      <w:divBdr>
        <w:top w:val="none" w:sz="0" w:space="0" w:color="auto"/>
        <w:left w:val="none" w:sz="0" w:space="0" w:color="auto"/>
        <w:bottom w:val="none" w:sz="0" w:space="0" w:color="auto"/>
        <w:right w:val="none" w:sz="0" w:space="0" w:color="auto"/>
      </w:divBdr>
    </w:div>
    <w:div w:id="890845372">
      <w:bodyDiv w:val="1"/>
      <w:marLeft w:val="0"/>
      <w:marRight w:val="0"/>
      <w:marTop w:val="0"/>
      <w:marBottom w:val="0"/>
      <w:divBdr>
        <w:top w:val="none" w:sz="0" w:space="0" w:color="auto"/>
        <w:left w:val="none" w:sz="0" w:space="0" w:color="auto"/>
        <w:bottom w:val="none" w:sz="0" w:space="0" w:color="auto"/>
        <w:right w:val="none" w:sz="0" w:space="0" w:color="auto"/>
      </w:divBdr>
    </w:div>
    <w:div w:id="924656490">
      <w:bodyDiv w:val="1"/>
      <w:marLeft w:val="0"/>
      <w:marRight w:val="0"/>
      <w:marTop w:val="0"/>
      <w:marBottom w:val="0"/>
      <w:divBdr>
        <w:top w:val="none" w:sz="0" w:space="0" w:color="auto"/>
        <w:left w:val="none" w:sz="0" w:space="0" w:color="auto"/>
        <w:bottom w:val="none" w:sz="0" w:space="0" w:color="auto"/>
        <w:right w:val="none" w:sz="0" w:space="0" w:color="auto"/>
      </w:divBdr>
      <w:divsChild>
        <w:div w:id="1406145602">
          <w:marLeft w:val="0"/>
          <w:marRight w:val="0"/>
          <w:marTop w:val="0"/>
          <w:marBottom w:val="0"/>
          <w:divBdr>
            <w:top w:val="none" w:sz="0" w:space="0" w:color="auto"/>
            <w:left w:val="none" w:sz="0" w:space="0" w:color="auto"/>
            <w:bottom w:val="none" w:sz="0" w:space="0" w:color="auto"/>
            <w:right w:val="none" w:sz="0" w:space="0" w:color="auto"/>
          </w:divBdr>
          <w:divsChild>
            <w:div w:id="1402099273">
              <w:marLeft w:val="0"/>
              <w:marRight w:val="0"/>
              <w:marTop w:val="0"/>
              <w:marBottom w:val="0"/>
              <w:divBdr>
                <w:top w:val="none" w:sz="0" w:space="0" w:color="auto"/>
                <w:left w:val="none" w:sz="0" w:space="0" w:color="auto"/>
                <w:bottom w:val="none" w:sz="0" w:space="0" w:color="auto"/>
                <w:right w:val="none" w:sz="0" w:space="0" w:color="auto"/>
              </w:divBdr>
              <w:divsChild>
                <w:div w:id="273942697">
                  <w:marLeft w:val="0"/>
                  <w:marRight w:val="0"/>
                  <w:marTop w:val="0"/>
                  <w:marBottom w:val="0"/>
                  <w:divBdr>
                    <w:top w:val="none" w:sz="0" w:space="0" w:color="auto"/>
                    <w:left w:val="none" w:sz="0" w:space="0" w:color="auto"/>
                    <w:bottom w:val="none" w:sz="0" w:space="0" w:color="auto"/>
                    <w:right w:val="none" w:sz="0" w:space="0" w:color="auto"/>
                  </w:divBdr>
                  <w:divsChild>
                    <w:div w:id="16723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53327">
      <w:bodyDiv w:val="1"/>
      <w:marLeft w:val="0"/>
      <w:marRight w:val="0"/>
      <w:marTop w:val="0"/>
      <w:marBottom w:val="0"/>
      <w:divBdr>
        <w:top w:val="none" w:sz="0" w:space="0" w:color="auto"/>
        <w:left w:val="none" w:sz="0" w:space="0" w:color="auto"/>
        <w:bottom w:val="none" w:sz="0" w:space="0" w:color="auto"/>
        <w:right w:val="none" w:sz="0" w:space="0" w:color="auto"/>
      </w:divBdr>
    </w:div>
    <w:div w:id="944385947">
      <w:bodyDiv w:val="1"/>
      <w:marLeft w:val="0"/>
      <w:marRight w:val="0"/>
      <w:marTop w:val="0"/>
      <w:marBottom w:val="0"/>
      <w:divBdr>
        <w:top w:val="none" w:sz="0" w:space="0" w:color="auto"/>
        <w:left w:val="none" w:sz="0" w:space="0" w:color="auto"/>
        <w:bottom w:val="none" w:sz="0" w:space="0" w:color="auto"/>
        <w:right w:val="none" w:sz="0" w:space="0" w:color="auto"/>
      </w:divBdr>
    </w:div>
    <w:div w:id="944731342">
      <w:bodyDiv w:val="1"/>
      <w:marLeft w:val="0"/>
      <w:marRight w:val="0"/>
      <w:marTop w:val="0"/>
      <w:marBottom w:val="0"/>
      <w:divBdr>
        <w:top w:val="none" w:sz="0" w:space="0" w:color="auto"/>
        <w:left w:val="none" w:sz="0" w:space="0" w:color="auto"/>
        <w:bottom w:val="none" w:sz="0" w:space="0" w:color="auto"/>
        <w:right w:val="none" w:sz="0" w:space="0" w:color="auto"/>
      </w:divBdr>
    </w:div>
    <w:div w:id="959728743">
      <w:bodyDiv w:val="1"/>
      <w:marLeft w:val="0"/>
      <w:marRight w:val="0"/>
      <w:marTop w:val="0"/>
      <w:marBottom w:val="0"/>
      <w:divBdr>
        <w:top w:val="none" w:sz="0" w:space="0" w:color="auto"/>
        <w:left w:val="none" w:sz="0" w:space="0" w:color="auto"/>
        <w:bottom w:val="none" w:sz="0" w:space="0" w:color="auto"/>
        <w:right w:val="none" w:sz="0" w:space="0" w:color="auto"/>
      </w:divBdr>
    </w:div>
    <w:div w:id="974213719">
      <w:bodyDiv w:val="1"/>
      <w:marLeft w:val="0"/>
      <w:marRight w:val="0"/>
      <w:marTop w:val="0"/>
      <w:marBottom w:val="0"/>
      <w:divBdr>
        <w:top w:val="none" w:sz="0" w:space="0" w:color="auto"/>
        <w:left w:val="none" w:sz="0" w:space="0" w:color="auto"/>
        <w:bottom w:val="none" w:sz="0" w:space="0" w:color="auto"/>
        <w:right w:val="none" w:sz="0" w:space="0" w:color="auto"/>
      </w:divBdr>
    </w:div>
    <w:div w:id="979968052">
      <w:bodyDiv w:val="1"/>
      <w:marLeft w:val="0"/>
      <w:marRight w:val="0"/>
      <w:marTop w:val="0"/>
      <w:marBottom w:val="0"/>
      <w:divBdr>
        <w:top w:val="none" w:sz="0" w:space="0" w:color="auto"/>
        <w:left w:val="none" w:sz="0" w:space="0" w:color="auto"/>
        <w:bottom w:val="none" w:sz="0" w:space="0" w:color="auto"/>
        <w:right w:val="none" w:sz="0" w:space="0" w:color="auto"/>
      </w:divBdr>
    </w:div>
    <w:div w:id="985207171">
      <w:bodyDiv w:val="1"/>
      <w:marLeft w:val="0"/>
      <w:marRight w:val="0"/>
      <w:marTop w:val="0"/>
      <w:marBottom w:val="0"/>
      <w:divBdr>
        <w:top w:val="none" w:sz="0" w:space="0" w:color="auto"/>
        <w:left w:val="none" w:sz="0" w:space="0" w:color="auto"/>
        <w:bottom w:val="none" w:sz="0" w:space="0" w:color="auto"/>
        <w:right w:val="none" w:sz="0" w:space="0" w:color="auto"/>
      </w:divBdr>
    </w:div>
    <w:div w:id="993725833">
      <w:bodyDiv w:val="1"/>
      <w:marLeft w:val="0"/>
      <w:marRight w:val="0"/>
      <w:marTop w:val="0"/>
      <w:marBottom w:val="0"/>
      <w:divBdr>
        <w:top w:val="none" w:sz="0" w:space="0" w:color="auto"/>
        <w:left w:val="none" w:sz="0" w:space="0" w:color="auto"/>
        <w:bottom w:val="none" w:sz="0" w:space="0" w:color="auto"/>
        <w:right w:val="none" w:sz="0" w:space="0" w:color="auto"/>
      </w:divBdr>
    </w:div>
    <w:div w:id="1016073769">
      <w:bodyDiv w:val="1"/>
      <w:marLeft w:val="0"/>
      <w:marRight w:val="0"/>
      <w:marTop w:val="0"/>
      <w:marBottom w:val="0"/>
      <w:divBdr>
        <w:top w:val="none" w:sz="0" w:space="0" w:color="auto"/>
        <w:left w:val="none" w:sz="0" w:space="0" w:color="auto"/>
        <w:bottom w:val="none" w:sz="0" w:space="0" w:color="auto"/>
        <w:right w:val="none" w:sz="0" w:space="0" w:color="auto"/>
      </w:divBdr>
    </w:div>
    <w:div w:id="1056079673">
      <w:bodyDiv w:val="1"/>
      <w:marLeft w:val="0"/>
      <w:marRight w:val="0"/>
      <w:marTop w:val="0"/>
      <w:marBottom w:val="0"/>
      <w:divBdr>
        <w:top w:val="none" w:sz="0" w:space="0" w:color="auto"/>
        <w:left w:val="none" w:sz="0" w:space="0" w:color="auto"/>
        <w:bottom w:val="none" w:sz="0" w:space="0" w:color="auto"/>
        <w:right w:val="none" w:sz="0" w:space="0" w:color="auto"/>
      </w:divBdr>
    </w:div>
    <w:div w:id="1060444022">
      <w:bodyDiv w:val="1"/>
      <w:marLeft w:val="0"/>
      <w:marRight w:val="0"/>
      <w:marTop w:val="0"/>
      <w:marBottom w:val="0"/>
      <w:divBdr>
        <w:top w:val="none" w:sz="0" w:space="0" w:color="auto"/>
        <w:left w:val="none" w:sz="0" w:space="0" w:color="auto"/>
        <w:bottom w:val="none" w:sz="0" w:space="0" w:color="auto"/>
        <w:right w:val="none" w:sz="0" w:space="0" w:color="auto"/>
      </w:divBdr>
    </w:div>
    <w:div w:id="1140003857">
      <w:bodyDiv w:val="1"/>
      <w:marLeft w:val="0"/>
      <w:marRight w:val="0"/>
      <w:marTop w:val="0"/>
      <w:marBottom w:val="0"/>
      <w:divBdr>
        <w:top w:val="none" w:sz="0" w:space="0" w:color="auto"/>
        <w:left w:val="none" w:sz="0" w:space="0" w:color="auto"/>
        <w:bottom w:val="none" w:sz="0" w:space="0" w:color="auto"/>
        <w:right w:val="none" w:sz="0" w:space="0" w:color="auto"/>
      </w:divBdr>
    </w:div>
    <w:div w:id="1140616149">
      <w:bodyDiv w:val="1"/>
      <w:marLeft w:val="0"/>
      <w:marRight w:val="0"/>
      <w:marTop w:val="0"/>
      <w:marBottom w:val="0"/>
      <w:divBdr>
        <w:top w:val="none" w:sz="0" w:space="0" w:color="auto"/>
        <w:left w:val="none" w:sz="0" w:space="0" w:color="auto"/>
        <w:bottom w:val="none" w:sz="0" w:space="0" w:color="auto"/>
        <w:right w:val="none" w:sz="0" w:space="0" w:color="auto"/>
      </w:divBdr>
    </w:div>
    <w:div w:id="1146318550">
      <w:bodyDiv w:val="1"/>
      <w:marLeft w:val="0"/>
      <w:marRight w:val="0"/>
      <w:marTop w:val="0"/>
      <w:marBottom w:val="0"/>
      <w:divBdr>
        <w:top w:val="none" w:sz="0" w:space="0" w:color="auto"/>
        <w:left w:val="none" w:sz="0" w:space="0" w:color="auto"/>
        <w:bottom w:val="none" w:sz="0" w:space="0" w:color="auto"/>
        <w:right w:val="none" w:sz="0" w:space="0" w:color="auto"/>
      </w:divBdr>
    </w:div>
    <w:div w:id="1150515514">
      <w:bodyDiv w:val="1"/>
      <w:marLeft w:val="0"/>
      <w:marRight w:val="0"/>
      <w:marTop w:val="0"/>
      <w:marBottom w:val="0"/>
      <w:divBdr>
        <w:top w:val="none" w:sz="0" w:space="0" w:color="auto"/>
        <w:left w:val="none" w:sz="0" w:space="0" w:color="auto"/>
        <w:bottom w:val="none" w:sz="0" w:space="0" w:color="auto"/>
        <w:right w:val="none" w:sz="0" w:space="0" w:color="auto"/>
      </w:divBdr>
    </w:div>
    <w:div w:id="1161505123">
      <w:bodyDiv w:val="1"/>
      <w:marLeft w:val="0"/>
      <w:marRight w:val="0"/>
      <w:marTop w:val="0"/>
      <w:marBottom w:val="0"/>
      <w:divBdr>
        <w:top w:val="none" w:sz="0" w:space="0" w:color="auto"/>
        <w:left w:val="none" w:sz="0" w:space="0" w:color="auto"/>
        <w:bottom w:val="none" w:sz="0" w:space="0" w:color="auto"/>
        <w:right w:val="none" w:sz="0" w:space="0" w:color="auto"/>
      </w:divBdr>
    </w:div>
    <w:div w:id="1190528358">
      <w:bodyDiv w:val="1"/>
      <w:marLeft w:val="0"/>
      <w:marRight w:val="0"/>
      <w:marTop w:val="0"/>
      <w:marBottom w:val="0"/>
      <w:divBdr>
        <w:top w:val="none" w:sz="0" w:space="0" w:color="auto"/>
        <w:left w:val="none" w:sz="0" w:space="0" w:color="auto"/>
        <w:bottom w:val="none" w:sz="0" w:space="0" w:color="auto"/>
        <w:right w:val="none" w:sz="0" w:space="0" w:color="auto"/>
      </w:divBdr>
    </w:div>
    <w:div w:id="1203521814">
      <w:bodyDiv w:val="1"/>
      <w:marLeft w:val="0"/>
      <w:marRight w:val="0"/>
      <w:marTop w:val="0"/>
      <w:marBottom w:val="0"/>
      <w:divBdr>
        <w:top w:val="none" w:sz="0" w:space="0" w:color="auto"/>
        <w:left w:val="none" w:sz="0" w:space="0" w:color="auto"/>
        <w:bottom w:val="none" w:sz="0" w:space="0" w:color="auto"/>
        <w:right w:val="none" w:sz="0" w:space="0" w:color="auto"/>
      </w:divBdr>
    </w:div>
    <w:div w:id="1217625004">
      <w:bodyDiv w:val="1"/>
      <w:marLeft w:val="0"/>
      <w:marRight w:val="0"/>
      <w:marTop w:val="0"/>
      <w:marBottom w:val="0"/>
      <w:divBdr>
        <w:top w:val="none" w:sz="0" w:space="0" w:color="auto"/>
        <w:left w:val="none" w:sz="0" w:space="0" w:color="auto"/>
        <w:bottom w:val="none" w:sz="0" w:space="0" w:color="auto"/>
        <w:right w:val="none" w:sz="0" w:space="0" w:color="auto"/>
      </w:divBdr>
    </w:div>
    <w:div w:id="1221788628">
      <w:bodyDiv w:val="1"/>
      <w:marLeft w:val="0"/>
      <w:marRight w:val="0"/>
      <w:marTop w:val="0"/>
      <w:marBottom w:val="0"/>
      <w:divBdr>
        <w:top w:val="none" w:sz="0" w:space="0" w:color="auto"/>
        <w:left w:val="none" w:sz="0" w:space="0" w:color="auto"/>
        <w:bottom w:val="none" w:sz="0" w:space="0" w:color="auto"/>
        <w:right w:val="none" w:sz="0" w:space="0" w:color="auto"/>
      </w:divBdr>
    </w:div>
    <w:div w:id="1234392264">
      <w:bodyDiv w:val="1"/>
      <w:marLeft w:val="0"/>
      <w:marRight w:val="0"/>
      <w:marTop w:val="0"/>
      <w:marBottom w:val="0"/>
      <w:divBdr>
        <w:top w:val="none" w:sz="0" w:space="0" w:color="auto"/>
        <w:left w:val="none" w:sz="0" w:space="0" w:color="auto"/>
        <w:bottom w:val="none" w:sz="0" w:space="0" w:color="auto"/>
        <w:right w:val="none" w:sz="0" w:space="0" w:color="auto"/>
      </w:divBdr>
    </w:div>
    <w:div w:id="1238788326">
      <w:bodyDiv w:val="1"/>
      <w:marLeft w:val="0"/>
      <w:marRight w:val="0"/>
      <w:marTop w:val="0"/>
      <w:marBottom w:val="0"/>
      <w:divBdr>
        <w:top w:val="none" w:sz="0" w:space="0" w:color="auto"/>
        <w:left w:val="none" w:sz="0" w:space="0" w:color="auto"/>
        <w:bottom w:val="none" w:sz="0" w:space="0" w:color="auto"/>
        <w:right w:val="none" w:sz="0" w:space="0" w:color="auto"/>
      </w:divBdr>
    </w:div>
    <w:div w:id="1247307533">
      <w:bodyDiv w:val="1"/>
      <w:marLeft w:val="0"/>
      <w:marRight w:val="0"/>
      <w:marTop w:val="0"/>
      <w:marBottom w:val="0"/>
      <w:divBdr>
        <w:top w:val="none" w:sz="0" w:space="0" w:color="auto"/>
        <w:left w:val="none" w:sz="0" w:space="0" w:color="auto"/>
        <w:bottom w:val="none" w:sz="0" w:space="0" w:color="auto"/>
        <w:right w:val="none" w:sz="0" w:space="0" w:color="auto"/>
      </w:divBdr>
    </w:div>
    <w:div w:id="1261908088">
      <w:bodyDiv w:val="1"/>
      <w:marLeft w:val="0"/>
      <w:marRight w:val="0"/>
      <w:marTop w:val="0"/>
      <w:marBottom w:val="0"/>
      <w:divBdr>
        <w:top w:val="none" w:sz="0" w:space="0" w:color="auto"/>
        <w:left w:val="none" w:sz="0" w:space="0" w:color="auto"/>
        <w:bottom w:val="none" w:sz="0" w:space="0" w:color="auto"/>
        <w:right w:val="none" w:sz="0" w:space="0" w:color="auto"/>
      </w:divBdr>
    </w:div>
    <w:div w:id="1277831486">
      <w:bodyDiv w:val="1"/>
      <w:marLeft w:val="0"/>
      <w:marRight w:val="0"/>
      <w:marTop w:val="0"/>
      <w:marBottom w:val="0"/>
      <w:divBdr>
        <w:top w:val="none" w:sz="0" w:space="0" w:color="auto"/>
        <w:left w:val="none" w:sz="0" w:space="0" w:color="auto"/>
        <w:bottom w:val="none" w:sz="0" w:space="0" w:color="auto"/>
        <w:right w:val="none" w:sz="0" w:space="0" w:color="auto"/>
      </w:divBdr>
    </w:div>
    <w:div w:id="1278944906">
      <w:bodyDiv w:val="1"/>
      <w:marLeft w:val="0"/>
      <w:marRight w:val="0"/>
      <w:marTop w:val="0"/>
      <w:marBottom w:val="0"/>
      <w:divBdr>
        <w:top w:val="none" w:sz="0" w:space="0" w:color="auto"/>
        <w:left w:val="none" w:sz="0" w:space="0" w:color="auto"/>
        <w:bottom w:val="none" w:sz="0" w:space="0" w:color="auto"/>
        <w:right w:val="none" w:sz="0" w:space="0" w:color="auto"/>
      </w:divBdr>
    </w:div>
    <w:div w:id="1283266507">
      <w:bodyDiv w:val="1"/>
      <w:marLeft w:val="0"/>
      <w:marRight w:val="0"/>
      <w:marTop w:val="0"/>
      <w:marBottom w:val="0"/>
      <w:divBdr>
        <w:top w:val="none" w:sz="0" w:space="0" w:color="auto"/>
        <w:left w:val="none" w:sz="0" w:space="0" w:color="auto"/>
        <w:bottom w:val="none" w:sz="0" w:space="0" w:color="auto"/>
        <w:right w:val="none" w:sz="0" w:space="0" w:color="auto"/>
      </w:divBdr>
      <w:divsChild>
        <w:div w:id="22443051">
          <w:marLeft w:val="0"/>
          <w:marRight w:val="0"/>
          <w:marTop w:val="0"/>
          <w:marBottom w:val="0"/>
          <w:divBdr>
            <w:top w:val="none" w:sz="0" w:space="0" w:color="auto"/>
            <w:left w:val="none" w:sz="0" w:space="0" w:color="auto"/>
            <w:bottom w:val="none" w:sz="0" w:space="0" w:color="auto"/>
            <w:right w:val="none" w:sz="0" w:space="0" w:color="auto"/>
          </w:divBdr>
          <w:divsChild>
            <w:div w:id="2106226539">
              <w:marLeft w:val="0"/>
              <w:marRight w:val="0"/>
              <w:marTop w:val="0"/>
              <w:marBottom w:val="0"/>
              <w:divBdr>
                <w:top w:val="none" w:sz="0" w:space="0" w:color="auto"/>
                <w:left w:val="none" w:sz="0" w:space="0" w:color="auto"/>
                <w:bottom w:val="none" w:sz="0" w:space="0" w:color="auto"/>
                <w:right w:val="none" w:sz="0" w:space="0" w:color="auto"/>
              </w:divBdr>
              <w:divsChild>
                <w:div w:id="17311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95266">
      <w:bodyDiv w:val="1"/>
      <w:marLeft w:val="0"/>
      <w:marRight w:val="0"/>
      <w:marTop w:val="0"/>
      <w:marBottom w:val="0"/>
      <w:divBdr>
        <w:top w:val="none" w:sz="0" w:space="0" w:color="auto"/>
        <w:left w:val="none" w:sz="0" w:space="0" w:color="auto"/>
        <w:bottom w:val="none" w:sz="0" w:space="0" w:color="auto"/>
        <w:right w:val="none" w:sz="0" w:space="0" w:color="auto"/>
      </w:divBdr>
    </w:div>
    <w:div w:id="1341816186">
      <w:bodyDiv w:val="1"/>
      <w:marLeft w:val="0"/>
      <w:marRight w:val="0"/>
      <w:marTop w:val="0"/>
      <w:marBottom w:val="0"/>
      <w:divBdr>
        <w:top w:val="none" w:sz="0" w:space="0" w:color="auto"/>
        <w:left w:val="none" w:sz="0" w:space="0" w:color="auto"/>
        <w:bottom w:val="none" w:sz="0" w:space="0" w:color="auto"/>
        <w:right w:val="none" w:sz="0" w:space="0" w:color="auto"/>
      </w:divBdr>
    </w:div>
    <w:div w:id="1349259585">
      <w:bodyDiv w:val="1"/>
      <w:marLeft w:val="0"/>
      <w:marRight w:val="0"/>
      <w:marTop w:val="0"/>
      <w:marBottom w:val="0"/>
      <w:divBdr>
        <w:top w:val="none" w:sz="0" w:space="0" w:color="auto"/>
        <w:left w:val="none" w:sz="0" w:space="0" w:color="auto"/>
        <w:bottom w:val="none" w:sz="0" w:space="0" w:color="auto"/>
        <w:right w:val="none" w:sz="0" w:space="0" w:color="auto"/>
      </w:divBdr>
    </w:div>
    <w:div w:id="1360085628">
      <w:bodyDiv w:val="1"/>
      <w:marLeft w:val="0"/>
      <w:marRight w:val="0"/>
      <w:marTop w:val="0"/>
      <w:marBottom w:val="0"/>
      <w:divBdr>
        <w:top w:val="none" w:sz="0" w:space="0" w:color="auto"/>
        <w:left w:val="none" w:sz="0" w:space="0" w:color="auto"/>
        <w:bottom w:val="none" w:sz="0" w:space="0" w:color="auto"/>
        <w:right w:val="none" w:sz="0" w:space="0" w:color="auto"/>
      </w:divBdr>
    </w:div>
    <w:div w:id="1368336855">
      <w:bodyDiv w:val="1"/>
      <w:marLeft w:val="0"/>
      <w:marRight w:val="0"/>
      <w:marTop w:val="0"/>
      <w:marBottom w:val="0"/>
      <w:divBdr>
        <w:top w:val="none" w:sz="0" w:space="0" w:color="auto"/>
        <w:left w:val="none" w:sz="0" w:space="0" w:color="auto"/>
        <w:bottom w:val="none" w:sz="0" w:space="0" w:color="auto"/>
        <w:right w:val="none" w:sz="0" w:space="0" w:color="auto"/>
      </w:divBdr>
    </w:div>
    <w:div w:id="1390610535">
      <w:bodyDiv w:val="1"/>
      <w:marLeft w:val="0"/>
      <w:marRight w:val="0"/>
      <w:marTop w:val="0"/>
      <w:marBottom w:val="0"/>
      <w:divBdr>
        <w:top w:val="none" w:sz="0" w:space="0" w:color="auto"/>
        <w:left w:val="none" w:sz="0" w:space="0" w:color="auto"/>
        <w:bottom w:val="none" w:sz="0" w:space="0" w:color="auto"/>
        <w:right w:val="none" w:sz="0" w:space="0" w:color="auto"/>
      </w:divBdr>
    </w:div>
    <w:div w:id="1403722705">
      <w:bodyDiv w:val="1"/>
      <w:marLeft w:val="0"/>
      <w:marRight w:val="0"/>
      <w:marTop w:val="0"/>
      <w:marBottom w:val="0"/>
      <w:divBdr>
        <w:top w:val="none" w:sz="0" w:space="0" w:color="auto"/>
        <w:left w:val="none" w:sz="0" w:space="0" w:color="auto"/>
        <w:bottom w:val="none" w:sz="0" w:space="0" w:color="auto"/>
        <w:right w:val="none" w:sz="0" w:space="0" w:color="auto"/>
      </w:divBdr>
    </w:div>
    <w:div w:id="1412964253">
      <w:bodyDiv w:val="1"/>
      <w:marLeft w:val="0"/>
      <w:marRight w:val="0"/>
      <w:marTop w:val="0"/>
      <w:marBottom w:val="0"/>
      <w:divBdr>
        <w:top w:val="none" w:sz="0" w:space="0" w:color="auto"/>
        <w:left w:val="none" w:sz="0" w:space="0" w:color="auto"/>
        <w:bottom w:val="none" w:sz="0" w:space="0" w:color="auto"/>
        <w:right w:val="none" w:sz="0" w:space="0" w:color="auto"/>
      </w:divBdr>
      <w:divsChild>
        <w:div w:id="1366714854">
          <w:marLeft w:val="0"/>
          <w:marRight w:val="0"/>
          <w:marTop w:val="0"/>
          <w:marBottom w:val="0"/>
          <w:divBdr>
            <w:top w:val="none" w:sz="0" w:space="0" w:color="auto"/>
            <w:left w:val="none" w:sz="0" w:space="0" w:color="auto"/>
            <w:bottom w:val="none" w:sz="0" w:space="0" w:color="auto"/>
            <w:right w:val="none" w:sz="0" w:space="0" w:color="auto"/>
          </w:divBdr>
          <w:divsChild>
            <w:div w:id="1379013278">
              <w:marLeft w:val="0"/>
              <w:marRight w:val="0"/>
              <w:marTop w:val="0"/>
              <w:marBottom w:val="0"/>
              <w:divBdr>
                <w:top w:val="none" w:sz="0" w:space="0" w:color="auto"/>
                <w:left w:val="none" w:sz="0" w:space="0" w:color="auto"/>
                <w:bottom w:val="none" w:sz="0" w:space="0" w:color="auto"/>
                <w:right w:val="none" w:sz="0" w:space="0" w:color="auto"/>
              </w:divBdr>
              <w:divsChild>
                <w:div w:id="3192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5640">
      <w:bodyDiv w:val="1"/>
      <w:marLeft w:val="0"/>
      <w:marRight w:val="0"/>
      <w:marTop w:val="0"/>
      <w:marBottom w:val="0"/>
      <w:divBdr>
        <w:top w:val="none" w:sz="0" w:space="0" w:color="auto"/>
        <w:left w:val="none" w:sz="0" w:space="0" w:color="auto"/>
        <w:bottom w:val="none" w:sz="0" w:space="0" w:color="auto"/>
        <w:right w:val="none" w:sz="0" w:space="0" w:color="auto"/>
      </w:divBdr>
    </w:div>
    <w:div w:id="1455296078">
      <w:bodyDiv w:val="1"/>
      <w:marLeft w:val="0"/>
      <w:marRight w:val="0"/>
      <w:marTop w:val="0"/>
      <w:marBottom w:val="0"/>
      <w:divBdr>
        <w:top w:val="none" w:sz="0" w:space="0" w:color="auto"/>
        <w:left w:val="none" w:sz="0" w:space="0" w:color="auto"/>
        <w:bottom w:val="none" w:sz="0" w:space="0" w:color="auto"/>
        <w:right w:val="none" w:sz="0" w:space="0" w:color="auto"/>
      </w:divBdr>
    </w:div>
    <w:div w:id="1460345113">
      <w:bodyDiv w:val="1"/>
      <w:marLeft w:val="0"/>
      <w:marRight w:val="0"/>
      <w:marTop w:val="0"/>
      <w:marBottom w:val="0"/>
      <w:divBdr>
        <w:top w:val="none" w:sz="0" w:space="0" w:color="auto"/>
        <w:left w:val="none" w:sz="0" w:space="0" w:color="auto"/>
        <w:bottom w:val="none" w:sz="0" w:space="0" w:color="auto"/>
        <w:right w:val="none" w:sz="0" w:space="0" w:color="auto"/>
      </w:divBdr>
    </w:div>
    <w:div w:id="1474059203">
      <w:bodyDiv w:val="1"/>
      <w:marLeft w:val="0"/>
      <w:marRight w:val="0"/>
      <w:marTop w:val="0"/>
      <w:marBottom w:val="0"/>
      <w:divBdr>
        <w:top w:val="none" w:sz="0" w:space="0" w:color="auto"/>
        <w:left w:val="none" w:sz="0" w:space="0" w:color="auto"/>
        <w:bottom w:val="none" w:sz="0" w:space="0" w:color="auto"/>
        <w:right w:val="none" w:sz="0" w:space="0" w:color="auto"/>
      </w:divBdr>
    </w:div>
    <w:div w:id="1503812418">
      <w:bodyDiv w:val="1"/>
      <w:marLeft w:val="0"/>
      <w:marRight w:val="0"/>
      <w:marTop w:val="0"/>
      <w:marBottom w:val="0"/>
      <w:divBdr>
        <w:top w:val="none" w:sz="0" w:space="0" w:color="auto"/>
        <w:left w:val="none" w:sz="0" w:space="0" w:color="auto"/>
        <w:bottom w:val="none" w:sz="0" w:space="0" w:color="auto"/>
        <w:right w:val="none" w:sz="0" w:space="0" w:color="auto"/>
      </w:divBdr>
    </w:div>
    <w:div w:id="1514152844">
      <w:bodyDiv w:val="1"/>
      <w:marLeft w:val="0"/>
      <w:marRight w:val="0"/>
      <w:marTop w:val="0"/>
      <w:marBottom w:val="0"/>
      <w:divBdr>
        <w:top w:val="none" w:sz="0" w:space="0" w:color="auto"/>
        <w:left w:val="none" w:sz="0" w:space="0" w:color="auto"/>
        <w:bottom w:val="none" w:sz="0" w:space="0" w:color="auto"/>
        <w:right w:val="none" w:sz="0" w:space="0" w:color="auto"/>
      </w:divBdr>
    </w:div>
    <w:div w:id="1519000034">
      <w:bodyDiv w:val="1"/>
      <w:marLeft w:val="0"/>
      <w:marRight w:val="0"/>
      <w:marTop w:val="0"/>
      <w:marBottom w:val="0"/>
      <w:divBdr>
        <w:top w:val="none" w:sz="0" w:space="0" w:color="auto"/>
        <w:left w:val="none" w:sz="0" w:space="0" w:color="auto"/>
        <w:bottom w:val="none" w:sz="0" w:space="0" w:color="auto"/>
        <w:right w:val="none" w:sz="0" w:space="0" w:color="auto"/>
      </w:divBdr>
    </w:div>
    <w:div w:id="1541476940">
      <w:bodyDiv w:val="1"/>
      <w:marLeft w:val="0"/>
      <w:marRight w:val="0"/>
      <w:marTop w:val="0"/>
      <w:marBottom w:val="0"/>
      <w:divBdr>
        <w:top w:val="none" w:sz="0" w:space="0" w:color="auto"/>
        <w:left w:val="none" w:sz="0" w:space="0" w:color="auto"/>
        <w:bottom w:val="none" w:sz="0" w:space="0" w:color="auto"/>
        <w:right w:val="none" w:sz="0" w:space="0" w:color="auto"/>
      </w:divBdr>
    </w:div>
    <w:div w:id="1547988208">
      <w:bodyDiv w:val="1"/>
      <w:marLeft w:val="0"/>
      <w:marRight w:val="0"/>
      <w:marTop w:val="0"/>
      <w:marBottom w:val="0"/>
      <w:divBdr>
        <w:top w:val="none" w:sz="0" w:space="0" w:color="auto"/>
        <w:left w:val="none" w:sz="0" w:space="0" w:color="auto"/>
        <w:bottom w:val="none" w:sz="0" w:space="0" w:color="auto"/>
        <w:right w:val="none" w:sz="0" w:space="0" w:color="auto"/>
      </w:divBdr>
      <w:divsChild>
        <w:div w:id="498932707">
          <w:marLeft w:val="0"/>
          <w:marRight w:val="0"/>
          <w:marTop w:val="0"/>
          <w:marBottom w:val="0"/>
          <w:divBdr>
            <w:top w:val="none" w:sz="0" w:space="0" w:color="auto"/>
            <w:left w:val="none" w:sz="0" w:space="0" w:color="auto"/>
            <w:bottom w:val="none" w:sz="0" w:space="0" w:color="auto"/>
            <w:right w:val="none" w:sz="0" w:space="0" w:color="auto"/>
          </w:divBdr>
          <w:divsChild>
            <w:div w:id="1697345141">
              <w:marLeft w:val="0"/>
              <w:marRight w:val="0"/>
              <w:marTop w:val="0"/>
              <w:marBottom w:val="0"/>
              <w:divBdr>
                <w:top w:val="none" w:sz="0" w:space="0" w:color="auto"/>
                <w:left w:val="none" w:sz="0" w:space="0" w:color="auto"/>
                <w:bottom w:val="none" w:sz="0" w:space="0" w:color="auto"/>
                <w:right w:val="none" w:sz="0" w:space="0" w:color="auto"/>
              </w:divBdr>
              <w:divsChild>
                <w:div w:id="13756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44235">
      <w:bodyDiv w:val="1"/>
      <w:marLeft w:val="0"/>
      <w:marRight w:val="0"/>
      <w:marTop w:val="0"/>
      <w:marBottom w:val="0"/>
      <w:divBdr>
        <w:top w:val="none" w:sz="0" w:space="0" w:color="auto"/>
        <w:left w:val="none" w:sz="0" w:space="0" w:color="auto"/>
        <w:bottom w:val="none" w:sz="0" w:space="0" w:color="auto"/>
        <w:right w:val="none" w:sz="0" w:space="0" w:color="auto"/>
      </w:divBdr>
    </w:div>
    <w:div w:id="1576354235">
      <w:bodyDiv w:val="1"/>
      <w:marLeft w:val="0"/>
      <w:marRight w:val="0"/>
      <w:marTop w:val="0"/>
      <w:marBottom w:val="0"/>
      <w:divBdr>
        <w:top w:val="none" w:sz="0" w:space="0" w:color="auto"/>
        <w:left w:val="none" w:sz="0" w:space="0" w:color="auto"/>
        <w:bottom w:val="none" w:sz="0" w:space="0" w:color="auto"/>
        <w:right w:val="none" w:sz="0" w:space="0" w:color="auto"/>
      </w:divBdr>
    </w:div>
    <w:div w:id="1594128662">
      <w:bodyDiv w:val="1"/>
      <w:marLeft w:val="0"/>
      <w:marRight w:val="0"/>
      <w:marTop w:val="0"/>
      <w:marBottom w:val="0"/>
      <w:divBdr>
        <w:top w:val="none" w:sz="0" w:space="0" w:color="auto"/>
        <w:left w:val="none" w:sz="0" w:space="0" w:color="auto"/>
        <w:bottom w:val="none" w:sz="0" w:space="0" w:color="auto"/>
        <w:right w:val="none" w:sz="0" w:space="0" w:color="auto"/>
      </w:divBdr>
    </w:div>
    <w:div w:id="1598323805">
      <w:bodyDiv w:val="1"/>
      <w:marLeft w:val="0"/>
      <w:marRight w:val="0"/>
      <w:marTop w:val="0"/>
      <w:marBottom w:val="0"/>
      <w:divBdr>
        <w:top w:val="none" w:sz="0" w:space="0" w:color="auto"/>
        <w:left w:val="none" w:sz="0" w:space="0" w:color="auto"/>
        <w:bottom w:val="none" w:sz="0" w:space="0" w:color="auto"/>
        <w:right w:val="none" w:sz="0" w:space="0" w:color="auto"/>
      </w:divBdr>
    </w:div>
    <w:div w:id="1642690667">
      <w:bodyDiv w:val="1"/>
      <w:marLeft w:val="0"/>
      <w:marRight w:val="0"/>
      <w:marTop w:val="0"/>
      <w:marBottom w:val="0"/>
      <w:divBdr>
        <w:top w:val="none" w:sz="0" w:space="0" w:color="auto"/>
        <w:left w:val="none" w:sz="0" w:space="0" w:color="auto"/>
        <w:bottom w:val="none" w:sz="0" w:space="0" w:color="auto"/>
        <w:right w:val="none" w:sz="0" w:space="0" w:color="auto"/>
      </w:divBdr>
      <w:divsChild>
        <w:div w:id="900822053">
          <w:marLeft w:val="0"/>
          <w:marRight w:val="0"/>
          <w:marTop w:val="0"/>
          <w:marBottom w:val="0"/>
          <w:divBdr>
            <w:top w:val="none" w:sz="0" w:space="0" w:color="auto"/>
            <w:left w:val="none" w:sz="0" w:space="0" w:color="auto"/>
            <w:bottom w:val="none" w:sz="0" w:space="0" w:color="auto"/>
            <w:right w:val="none" w:sz="0" w:space="0" w:color="auto"/>
          </w:divBdr>
          <w:divsChild>
            <w:div w:id="729503952">
              <w:marLeft w:val="0"/>
              <w:marRight w:val="0"/>
              <w:marTop w:val="0"/>
              <w:marBottom w:val="0"/>
              <w:divBdr>
                <w:top w:val="none" w:sz="0" w:space="0" w:color="auto"/>
                <w:left w:val="none" w:sz="0" w:space="0" w:color="auto"/>
                <w:bottom w:val="none" w:sz="0" w:space="0" w:color="auto"/>
                <w:right w:val="none" w:sz="0" w:space="0" w:color="auto"/>
              </w:divBdr>
              <w:divsChild>
                <w:div w:id="7372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656008">
      <w:bodyDiv w:val="1"/>
      <w:marLeft w:val="0"/>
      <w:marRight w:val="0"/>
      <w:marTop w:val="0"/>
      <w:marBottom w:val="0"/>
      <w:divBdr>
        <w:top w:val="none" w:sz="0" w:space="0" w:color="auto"/>
        <w:left w:val="none" w:sz="0" w:space="0" w:color="auto"/>
        <w:bottom w:val="none" w:sz="0" w:space="0" w:color="auto"/>
        <w:right w:val="none" w:sz="0" w:space="0" w:color="auto"/>
      </w:divBdr>
    </w:div>
    <w:div w:id="1657612388">
      <w:bodyDiv w:val="1"/>
      <w:marLeft w:val="0"/>
      <w:marRight w:val="0"/>
      <w:marTop w:val="0"/>
      <w:marBottom w:val="0"/>
      <w:divBdr>
        <w:top w:val="none" w:sz="0" w:space="0" w:color="auto"/>
        <w:left w:val="none" w:sz="0" w:space="0" w:color="auto"/>
        <w:bottom w:val="none" w:sz="0" w:space="0" w:color="auto"/>
        <w:right w:val="none" w:sz="0" w:space="0" w:color="auto"/>
      </w:divBdr>
      <w:divsChild>
        <w:div w:id="1735397516">
          <w:marLeft w:val="0"/>
          <w:marRight w:val="0"/>
          <w:marTop w:val="0"/>
          <w:marBottom w:val="0"/>
          <w:divBdr>
            <w:top w:val="none" w:sz="0" w:space="0" w:color="auto"/>
            <w:left w:val="none" w:sz="0" w:space="0" w:color="auto"/>
            <w:bottom w:val="none" w:sz="0" w:space="0" w:color="auto"/>
            <w:right w:val="none" w:sz="0" w:space="0" w:color="auto"/>
          </w:divBdr>
          <w:divsChild>
            <w:div w:id="1773282579">
              <w:marLeft w:val="0"/>
              <w:marRight w:val="0"/>
              <w:marTop w:val="0"/>
              <w:marBottom w:val="0"/>
              <w:divBdr>
                <w:top w:val="none" w:sz="0" w:space="0" w:color="auto"/>
                <w:left w:val="none" w:sz="0" w:space="0" w:color="auto"/>
                <w:bottom w:val="none" w:sz="0" w:space="0" w:color="auto"/>
                <w:right w:val="none" w:sz="0" w:space="0" w:color="auto"/>
              </w:divBdr>
              <w:divsChild>
                <w:div w:id="12862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21834">
      <w:bodyDiv w:val="1"/>
      <w:marLeft w:val="0"/>
      <w:marRight w:val="0"/>
      <w:marTop w:val="0"/>
      <w:marBottom w:val="0"/>
      <w:divBdr>
        <w:top w:val="none" w:sz="0" w:space="0" w:color="auto"/>
        <w:left w:val="none" w:sz="0" w:space="0" w:color="auto"/>
        <w:bottom w:val="none" w:sz="0" w:space="0" w:color="auto"/>
        <w:right w:val="none" w:sz="0" w:space="0" w:color="auto"/>
      </w:divBdr>
    </w:div>
    <w:div w:id="1667585341">
      <w:bodyDiv w:val="1"/>
      <w:marLeft w:val="0"/>
      <w:marRight w:val="0"/>
      <w:marTop w:val="0"/>
      <w:marBottom w:val="0"/>
      <w:divBdr>
        <w:top w:val="none" w:sz="0" w:space="0" w:color="auto"/>
        <w:left w:val="none" w:sz="0" w:space="0" w:color="auto"/>
        <w:bottom w:val="none" w:sz="0" w:space="0" w:color="auto"/>
        <w:right w:val="none" w:sz="0" w:space="0" w:color="auto"/>
      </w:divBdr>
    </w:div>
    <w:div w:id="1690764755">
      <w:bodyDiv w:val="1"/>
      <w:marLeft w:val="0"/>
      <w:marRight w:val="0"/>
      <w:marTop w:val="0"/>
      <w:marBottom w:val="0"/>
      <w:divBdr>
        <w:top w:val="none" w:sz="0" w:space="0" w:color="auto"/>
        <w:left w:val="none" w:sz="0" w:space="0" w:color="auto"/>
        <w:bottom w:val="none" w:sz="0" w:space="0" w:color="auto"/>
        <w:right w:val="none" w:sz="0" w:space="0" w:color="auto"/>
      </w:divBdr>
      <w:divsChild>
        <w:div w:id="852915291">
          <w:marLeft w:val="0"/>
          <w:marRight w:val="0"/>
          <w:marTop w:val="0"/>
          <w:marBottom w:val="0"/>
          <w:divBdr>
            <w:top w:val="none" w:sz="0" w:space="0" w:color="auto"/>
            <w:left w:val="none" w:sz="0" w:space="0" w:color="auto"/>
            <w:bottom w:val="none" w:sz="0" w:space="0" w:color="auto"/>
            <w:right w:val="none" w:sz="0" w:space="0" w:color="auto"/>
          </w:divBdr>
          <w:divsChild>
            <w:div w:id="713044693">
              <w:marLeft w:val="0"/>
              <w:marRight w:val="0"/>
              <w:marTop w:val="0"/>
              <w:marBottom w:val="0"/>
              <w:divBdr>
                <w:top w:val="none" w:sz="0" w:space="0" w:color="auto"/>
                <w:left w:val="none" w:sz="0" w:space="0" w:color="auto"/>
                <w:bottom w:val="none" w:sz="0" w:space="0" w:color="auto"/>
                <w:right w:val="none" w:sz="0" w:space="0" w:color="auto"/>
              </w:divBdr>
              <w:divsChild>
                <w:div w:id="18232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929042">
      <w:bodyDiv w:val="1"/>
      <w:marLeft w:val="0"/>
      <w:marRight w:val="0"/>
      <w:marTop w:val="0"/>
      <w:marBottom w:val="0"/>
      <w:divBdr>
        <w:top w:val="none" w:sz="0" w:space="0" w:color="auto"/>
        <w:left w:val="none" w:sz="0" w:space="0" w:color="auto"/>
        <w:bottom w:val="none" w:sz="0" w:space="0" w:color="auto"/>
        <w:right w:val="none" w:sz="0" w:space="0" w:color="auto"/>
      </w:divBdr>
    </w:div>
    <w:div w:id="1717387165">
      <w:bodyDiv w:val="1"/>
      <w:marLeft w:val="0"/>
      <w:marRight w:val="0"/>
      <w:marTop w:val="0"/>
      <w:marBottom w:val="0"/>
      <w:divBdr>
        <w:top w:val="none" w:sz="0" w:space="0" w:color="auto"/>
        <w:left w:val="none" w:sz="0" w:space="0" w:color="auto"/>
        <w:bottom w:val="none" w:sz="0" w:space="0" w:color="auto"/>
        <w:right w:val="none" w:sz="0" w:space="0" w:color="auto"/>
      </w:divBdr>
    </w:div>
    <w:div w:id="1718309023">
      <w:bodyDiv w:val="1"/>
      <w:marLeft w:val="0"/>
      <w:marRight w:val="0"/>
      <w:marTop w:val="0"/>
      <w:marBottom w:val="0"/>
      <w:divBdr>
        <w:top w:val="none" w:sz="0" w:space="0" w:color="auto"/>
        <w:left w:val="none" w:sz="0" w:space="0" w:color="auto"/>
        <w:bottom w:val="none" w:sz="0" w:space="0" w:color="auto"/>
        <w:right w:val="none" w:sz="0" w:space="0" w:color="auto"/>
      </w:divBdr>
    </w:div>
    <w:div w:id="1738285648">
      <w:bodyDiv w:val="1"/>
      <w:marLeft w:val="0"/>
      <w:marRight w:val="0"/>
      <w:marTop w:val="0"/>
      <w:marBottom w:val="0"/>
      <w:divBdr>
        <w:top w:val="none" w:sz="0" w:space="0" w:color="auto"/>
        <w:left w:val="none" w:sz="0" w:space="0" w:color="auto"/>
        <w:bottom w:val="none" w:sz="0" w:space="0" w:color="auto"/>
        <w:right w:val="none" w:sz="0" w:space="0" w:color="auto"/>
      </w:divBdr>
    </w:div>
    <w:div w:id="1738623479">
      <w:bodyDiv w:val="1"/>
      <w:marLeft w:val="0"/>
      <w:marRight w:val="0"/>
      <w:marTop w:val="0"/>
      <w:marBottom w:val="0"/>
      <w:divBdr>
        <w:top w:val="none" w:sz="0" w:space="0" w:color="auto"/>
        <w:left w:val="none" w:sz="0" w:space="0" w:color="auto"/>
        <w:bottom w:val="none" w:sz="0" w:space="0" w:color="auto"/>
        <w:right w:val="none" w:sz="0" w:space="0" w:color="auto"/>
      </w:divBdr>
    </w:div>
    <w:div w:id="1751582336">
      <w:bodyDiv w:val="1"/>
      <w:marLeft w:val="0"/>
      <w:marRight w:val="0"/>
      <w:marTop w:val="0"/>
      <w:marBottom w:val="0"/>
      <w:divBdr>
        <w:top w:val="none" w:sz="0" w:space="0" w:color="auto"/>
        <w:left w:val="none" w:sz="0" w:space="0" w:color="auto"/>
        <w:bottom w:val="none" w:sz="0" w:space="0" w:color="auto"/>
        <w:right w:val="none" w:sz="0" w:space="0" w:color="auto"/>
      </w:divBdr>
    </w:div>
    <w:div w:id="1765566092">
      <w:bodyDiv w:val="1"/>
      <w:marLeft w:val="0"/>
      <w:marRight w:val="0"/>
      <w:marTop w:val="0"/>
      <w:marBottom w:val="0"/>
      <w:divBdr>
        <w:top w:val="none" w:sz="0" w:space="0" w:color="auto"/>
        <w:left w:val="none" w:sz="0" w:space="0" w:color="auto"/>
        <w:bottom w:val="none" w:sz="0" w:space="0" w:color="auto"/>
        <w:right w:val="none" w:sz="0" w:space="0" w:color="auto"/>
      </w:divBdr>
    </w:div>
    <w:div w:id="1769042000">
      <w:bodyDiv w:val="1"/>
      <w:marLeft w:val="0"/>
      <w:marRight w:val="0"/>
      <w:marTop w:val="0"/>
      <w:marBottom w:val="0"/>
      <w:divBdr>
        <w:top w:val="none" w:sz="0" w:space="0" w:color="auto"/>
        <w:left w:val="none" w:sz="0" w:space="0" w:color="auto"/>
        <w:bottom w:val="none" w:sz="0" w:space="0" w:color="auto"/>
        <w:right w:val="none" w:sz="0" w:space="0" w:color="auto"/>
      </w:divBdr>
    </w:div>
    <w:div w:id="1786385829">
      <w:bodyDiv w:val="1"/>
      <w:marLeft w:val="0"/>
      <w:marRight w:val="0"/>
      <w:marTop w:val="0"/>
      <w:marBottom w:val="0"/>
      <w:divBdr>
        <w:top w:val="none" w:sz="0" w:space="0" w:color="auto"/>
        <w:left w:val="none" w:sz="0" w:space="0" w:color="auto"/>
        <w:bottom w:val="none" w:sz="0" w:space="0" w:color="auto"/>
        <w:right w:val="none" w:sz="0" w:space="0" w:color="auto"/>
      </w:divBdr>
    </w:div>
    <w:div w:id="1789665326">
      <w:bodyDiv w:val="1"/>
      <w:marLeft w:val="0"/>
      <w:marRight w:val="0"/>
      <w:marTop w:val="0"/>
      <w:marBottom w:val="0"/>
      <w:divBdr>
        <w:top w:val="none" w:sz="0" w:space="0" w:color="auto"/>
        <w:left w:val="none" w:sz="0" w:space="0" w:color="auto"/>
        <w:bottom w:val="none" w:sz="0" w:space="0" w:color="auto"/>
        <w:right w:val="none" w:sz="0" w:space="0" w:color="auto"/>
      </w:divBdr>
    </w:div>
    <w:div w:id="1805195427">
      <w:bodyDiv w:val="1"/>
      <w:marLeft w:val="0"/>
      <w:marRight w:val="0"/>
      <w:marTop w:val="0"/>
      <w:marBottom w:val="0"/>
      <w:divBdr>
        <w:top w:val="none" w:sz="0" w:space="0" w:color="auto"/>
        <w:left w:val="none" w:sz="0" w:space="0" w:color="auto"/>
        <w:bottom w:val="none" w:sz="0" w:space="0" w:color="auto"/>
        <w:right w:val="none" w:sz="0" w:space="0" w:color="auto"/>
      </w:divBdr>
    </w:div>
    <w:div w:id="1828591968">
      <w:bodyDiv w:val="1"/>
      <w:marLeft w:val="0"/>
      <w:marRight w:val="0"/>
      <w:marTop w:val="0"/>
      <w:marBottom w:val="0"/>
      <w:divBdr>
        <w:top w:val="none" w:sz="0" w:space="0" w:color="auto"/>
        <w:left w:val="none" w:sz="0" w:space="0" w:color="auto"/>
        <w:bottom w:val="none" w:sz="0" w:space="0" w:color="auto"/>
        <w:right w:val="none" w:sz="0" w:space="0" w:color="auto"/>
      </w:divBdr>
    </w:div>
    <w:div w:id="1859197960">
      <w:bodyDiv w:val="1"/>
      <w:marLeft w:val="0"/>
      <w:marRight w:val="0"/>
      <w:marTop w:val="0"/>
      <w:marBottom w:val="0"/>
      <w:divBdr>
        <w:top w:val="none" w:sz="0" w:space="0" w:color="auto"/>
        <w:left w:val="none" w:sz="0" w:space="0" w:color="auto"/>
        <w:bottom w:val="none" w:sz="0" w:space="0" w:color="auto"/>
        <w:right w:val="none" w:sz="0" w:space="0" w:color="auto"/>
      </w:divBdr>
    </w:div>
    <w:div w:id="1869761060">
      <w:bodyDiv w:val="1"/>
      <w:marLeft w:val="0"/>
      <w:marRight w:val="0"/>
      <w:marTop w:val="0"/>
      <w:marBottom w:val="0"/>
      <w:divBdr>
        <w:top w:val="none" w:sz="0" w:space="0" w:color="auto"/>
        <w:left w:val="none" w:sz="0" w:space="0" w:color="auto"/>
        <w:bottom w:val="none" w:sz="0" w:space="0" w:color="auto"/>
        <w:right w:val="none" w:sz="0" w:space="0" w:color="auto"/>
      </w:divBdr>
    </w:div>
    <w:div w:id="1885825696">
      <w:bodyDiv w:val="1"/>
      <w:marLeft w:val="0"/>
      <w:marRight w:val="0"/>
      <w:marTop w:val="0"/>
      <w:marBottom w:val="0"/>
      <w:divBdr>
        <w:top w:val="none" w:sz="0" w:space="0" w:color="auto"/>
        <w:left w:val="none" w:sz="0" w:space="0" w:color="auto"/>
        <w:bottom w:val="none" w:sz="0" w:space="0" w:color="auto"/>
        <w:right w:val="none" w:sz="0" w:space="0" w:color="auto"/>
      </w:divBdr>
    </w:div>
    <w:div w:id="1930691789">
      <w:bodyDiv w:val="1"/>
      <w:marLeft w:val="0"/>
      <w:marRight w:val="0"/>
      <w:marTop w:val="0"/>
      <w:marBottom w:val="0"/>
      <w:divBdr>
        <w:top w:val="none" w:sz="0" w:space="0" w:color="auto"/>
        <w:left w:val="none" w:sz="0" w:space="0" w:color="auto"/>
        <w:bottom w:val="none" w:sz="0" w:space="0" w:color="auto"/>
        <w:right w:val="none" w:sz="0" w:space="0" w:color="auto"/>
      </w:divBdr>
    </w:div>
    <w:div w:id="1952468668">
      <w:bodyDiv w:val="1"/>
      <w:marLeft w:val="0"/>
      <w:marRight w:val="0"/>
      <w:marTop w:val="0"/>
      <w:marBottom w:val="0"/>
      <w:divBdr>
        <w:top w:val="none" w:sz="0" w:space="0" w:color="auto"/>
        <w:left w:val="none" w:sz="0" w:space="0" w:color="auto"/>
        <w:bottom w:val="none" w:sz="0" w:space="0" w:color="auto"/>
        <w:right w:val="none" w:sz="0" w:space="0" w:color="auto"/>
      </w:divBdr>
    </w:div>
    <w:div w:id="1963070929">
      <w:bodyDiv w:val="1"/>
      <w:marLeft w:val="0"/>
      <w:marRight w:val="0"/>
      <w:marTop w:val="0"/>
      <w:marBottom w:val="0"/>
      <w:divBdr>
        <w:top w:val="none" w:sz="0" w:space="0" w:color="auto"/>
        <w:left w:val="none" w:sz="0" w:space="0" w:color="auto"/>
        <w:bottom w:val="none" w:sz="0" w:space="0" w:color="auto"/>
        <w:right w:val="none" w:sz="0" w:space="0" w:color="auto"/>
      </w:divBdr>
    </w:div>
    <w:div w:id="1977566498">
      <w:bodyDiv w:val="1"/>
      <w:marLeft w:val="0"/>
      <w:marRight w:val="0"/>
      <w:marTop w:val="0"/>
      <w:marBottom w:val="0"/>
      <w:divBdr>
        <w:top w:val="none" w:sz="0" w:space="0" w:color="auto"/>
        <w:left w:val="none" w:sz="0" w:space="0" w:color="auto"/>
        <w:bottom w:val="none" w:sz="0" w:space="0" w:color="auto"/>
        <w:right w:val="none" w:sz="0" w:space="0" w:color="auto"/>
      </w:divBdr>
    </w:div>
    <w:div w:id="1985426231">
      <w:bodyDiv w:val="1"/>
      <w:marLeft w:val="0"/>
      <w:marRight w:val="0"/>
      <w:marTop w:val="0"/>
      <w:marBottom w:val="0"/>
      <w:divBdr>
        <w:top w:val="none" w:sz="0" w:space="0" w:color="auto"/>
        <w:left w:val="none" w:sz="0" w:space="0" w:color="auto"/>
        <w:bottom w:val="none" w:sz="0" w:space="0" w:color="auto"/>
        <w:right w:val="none" w:sz="0" w:space="0" w:color="auto"/>
      </w:divBdr>
    </w:div>
    <w:div w:id="1987779728">
      <w:bodyDiv w:val="1"/>
      <w:marLeft w:val="0"/>
      <w:marRight w:val="0"/>
      <w:marTop w:val="0"/>
      <w:marBottom w:val="0"/>
      <w:divBdr>
        <w:top w:val="none" w:sz="0" w:space="0" w:color="auto"/>
        <w:left w:val="none" w:sz="0" w:space="0" w:color="auto"/>
        <w:bottom w:val="none" w:sz="0" w:space="0" w:color="auto"/>
        <w:right w:val="none" w:sz="0" w:space="0" w:color="auto"/>
      </w:divBdr>
    </w:div>
    <w:div w:id="2004509958">
      <w:bodyDiv w:val="1"/>
      <w:marLeft w:val="0"/>
      <w:marRight w:val="0"/>
      <w:marTop w:val="0"/>
      <w:marBottom w:val="0"/>
      <w:divBdr>
        <w:top w:val="none" w:sz="0" w:space="0" w:color="auto"/>
        <w:left w:val="none" w:sz="0" w:space="0" w:color="auto"/>
        <w:bottom w:val="none" w:sz="0" w:space="0" w:color="auto"/>
        <w:right w:val="none" w:sz="0" w:space="0" w:color="auto"/>
      </w:divBdr>
    </w:div>
    <w:div w:id="2017421464">
      <w:bodyDiv w:val="1"/>
      <w:marLeft w:val="0"/>
      <w:marRight w:val="0"/>
      <w:marTop w:val="0"/>
      <w:marBottom w:val="0"/>
      <w:divBdr>
        <w:top w:val="none" w:sz="0" w:space="0" w:color="auto"/>
        <w:left w:val="none" w:sz="0" w:space="0" w:color="auto"/>
        <w:bottom w:val="none" w:sz="0" w:space="0" w:color="auto"/>
        <w:right w:val="none" w:sz="0" w:space="0" w:color="auto"/>
      </w:divBdr>
    </w:div>
    <w:div w:id="2022271070">
      <w:bodyDiv w:val="1"/>
      <w:marLeft w:val="0"/>
      <w:marRight w:val="0"/>
      <w:marTop w:val="0"/>
      <w:marBottom w:val="0"/>
      <w:divBdr>
        <w:top w:val="none" w:sz="0" w:space="0" w:color="auto"/>
        <w:left w:val="none" w:sz="0" w:space="0" w:color="auto"/>
        <w:bottom w:val="none" w:sz="0" w:space="0" w:color="auto"/>
        <w:right w:val="none" w:sz="0" w:space="0" w:color="auto"/>
      </w:divBdr>
    </w:div>
    <w:div w:id="2034380409">
      <w:bodyDiv w:val="1"/>
      <w:marLeft w:val="0"/>
      <w:marRight w:val="0"/>
      <w:marTop w:val="0"/>
      <w:marBottom w:val="0"/>
      <w:divBdr>
        <w:top w:val="none" w:sz="0" w:space="0" w:color="auto"/>
        <w:left w:val="none" w:sz="0" w:space="0" w:color="auto"/>
        <w:bottom w:val="none" w:sz="0" w:space="0" w:color="auto"/>
        <w:right w:val="none" w:sz="0" w:space="0" w:color="auto"/>
      </w:divBdr>
    </w:div>
    <w:div w:id="2045904137">
      <w:bodyDiv w:val="1"/>
      <w:marLeft w:val="0"/>
      <w:marRight w:val="0"/>
      <w:marTop w:val="0"/>
      <w:marBottom w:val="0"/>
      <w:divBdr>
        <w:top w:val="none" w:sz="0" w:space="0" w:color="auto"/>
        <w:left w:val="none" w:sz="0" w:space="0" w:color="auto"/>
        <w:bottom w:val="none" w:sz="0" w:space="0" w:color="auto"/>
        <w:right w:val="none" w:sz="0" w:space="0" w:color="auto"/>
      </w:divBdr>
    </w:div>
    <w:div w:id="2061858362">
      <w:bodyDiv w:val="1"/>
      <w:marLeft w:val="0"/>
      <w:marRight w:val="0"/>
      <w:marTop w:val="0"/>
      <w:marBottom w:val="0"/>
      <w:divBdr>
        <w:top w:val="none" w:sz="0" w:space="0" w:color="auto"/>
        <w:left w:val="none" w:sz="0" w:space="0" w:color="auto"/>
        <w:bottom w:val="none" w:sz="0" w:space="0" w:color="auto"/>
        <w:right w:val="none" w:sz="0" w:space="0" w:color="auto"/>
      </w:divBdr>
      <w:divsChild>
        <w:div w:id="417795533">
          <w:marLeft w:val="0"/>
          <w:marRight w:val="0"/>
          <w:marTop w:val="0"/>
          <w:marBottom w:val="0"/>
          <w:divBdr>
            <w:top w:val="none" w:sz="0" w:space="0" w:color="auto"/>
            <w:left w:val="none" w:sz="0" w:space="0" w:color="auto"/>
            <w:bottom w:val="none" w:sz="0" w:space="0" w:color="auto"/>
            <w:right w:val="none" w:sz="0" w:space="0" w:color="auto"/>
          </w:divBdr>
          <w:divsChild>
            <w:div w:id="1795632278">
              <w:marLeft w:val="0"/>
              <w:marRight w:val="0"/>
              <w:marTop w:val="0"/>
              <w:marBottom w:val="0"/>
              <w:divBdr>
                <w:top w:val="none" w:sz="0" w:space="0" w:color="auto"/>
                <w:left w:val="none" w:sz="0" w:space="0" w:color="auto"/>
                <w:bottom w:val="none" w:sz="0" w:space="0" w:color="auto"/>
                <w:right w:val="none" w:sz="0" w:space="0" w:color="auto"/>
              </w:divBdr>
              <w:divsChild>
                <w:div w:id="560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826187">
      <w:bodyDiv w:val="1"/>
      <w:marLeft w:val="0"/>
      <w:marRight w:val="0"/>
      <w:marTop w:val="0"/>
      <w:marBottom w:val="0"/>
      <w:divBdr>
        <w:top w:val="none" w:sz="0" w:space="0" w:color="auto"/>
        <w:left w:val="none" w:sz="0" w:space="0" w:color="auto"/>
        <w:bottom w:val="none" w:sz="0" w:space="0" w:color="auto"/>
        <w:right w:val="none" w:sz="0" w:space="0" w:color="auto"/>
      </w:divBdr>
    </w:div>
    <w:div w:id="2076390486">
      <w:bodyDiv w:val="1"/>
      <w:marLeft w:val="0"/>
      <w:marRight w:val="0"/>
      <w:marTop w:val="0"/>
      <w:marBottom w:val="0"/>
      <w:divBdr>
        <w:top w:val="none" w:sz="0" w:space="0" w:color="auto"/>
        <w:left w:val="none" w:sz="0" w:space="0" w:color="auto"/>
        <w:bottom w:val="none" w:sz="0" w:space="0" w:color="auto"/>
        <w:right w:val="none" w:sz="0" w:space="0" w:color="auto"/>
      </w:divBdr>
    </w:div>
    <w:div w:id="2085293058">
      <w:bodyDiv w:val="1"/>
      <w:marLeft w:val="0"/>
      <w:marRight w:val="0"/>
      <w:marTop w:val="0"/>
      <w:marBottom w:val="0"/>
      <w:divBdr>
        <w:top w:val="none" w:sz="0" w:space="0" w:color="auto"/>
        <w:left w:val="none" w:sz="0" w:space="0" w:color="auto"/>
        <w:bottom w:val="none" w:sz="0" w:space="0" w:color="auto"/>
        <w:right w:val="none" w:sz="0" w:space="0" w:color="auto"/>
      </w:divBdr>
    </w:div>
    <w:div w:id="2086224467">
      <w:bodyDiv w:val="1"/>
      <w:marLeft w:val="0"/>
      <w:marRight w:val="0"/>
      <w:marTop w:val="0"/>
      <w:marBottom w:val="0"/>
      <w:divBdr>
        <w:top w:val="none" w:sz="0" w:space="0" w:color="auto"/>
        <w:left w:val="none" w:sz="0" w:space="0" w:color="auto"/>
        <w:bottom w:val="none" w:sz="0" w:space="0" w:color="auto"/>
        <w:right w:val="none" w:sz="0" w:space="0" w:color="auto"/>
      </w:divBdr>
    </w:div>
    <w:div w:id="2091000388">
      <w:bodyDiv w:val="1"/>
      <w:marLeft w:val="0"/>
      <w:marRight w:val="0"/>
      <w:marTop w:val="0"/>
      <w:marBottom w:val="0"/>
      <w:divBdr>
        <w:top w:val="none" w:sz="0" w:space="0" w:color="auto"/>
        <w:left w:val="none" w:sz="0" w:space="0" w:color="auto"/>
        <w:bottom w:val="none" w:sz="0" w:space="0" w:color="auto"/>
        <w:right w:val="none" w:sz="0" w:space="0" w:color="auto"/>
      </w:divBdr>
    </w:div>
    <w:div w:id="2107799770">
      <w:bodyDiv w:val="1"/>
      <w:marLeft w:val="0"/>
      <w:marRight w:val="0"/>
      <w:marTop w:val="0"/>
      <w:marBottom w:val="0"/>
      <w:divBdr>
        <w:top w:val="none" w:sz="0" w:space="0" w:color="auto"/>
        <w:left w:val="none" w:sz="0" w:space="0" w:color="auto"/>
        <w:bottom w:val="none" w:sz="0" w:space="0" w:color="auto"/>
        <w:right w:val="none" w:sz="0" w:space="0" w:color="auto"/>
      </w:divBdr>
    </w:div>
    <w:div w:id="2110348236">
      <w:bodyDiv w:val="1"/>
      <w:marLeft w:val="0"/>
      <w:marRight w:val="0"/>
      <w:marTop w:val="0"/>
      <w:marBottom w:val="0"/>
      <w:divBdr>
        <w:top w:val="none" w:sz="0" w:space="0" w:color="auto"/>
        <w:left w:val="none" w:sz="0" w:space="0" w:color="auto"/>
        <w:bottom w:val="none" w:sz="0" w:space="0" w:color="auto"/>
        <w:right w:val="none" w:sz="0" w:space="0" w:color="auto"/>
      </w:divBdr>
    </w:div>
    <w:div w:id="2123567091">
      <w:bodyDiv w:val="1"/>
      <w:marLeft w:val="0"/>
      <w:marRight w:val="0"/>
      <w:marTop w:val="0"/>
      <w:marBottom w:val="0"/>
      <w:divBdr>
        <w:top w:val="none" w:sz="0" w:space="0" w:color="auto"/>
        <w:left w:val="none" w:sz="0" w:space="0" w:color="auto"/>
        <w:bottom w:val="none" w:sz="0" w:space="0" w:color="auto"/>
        <w:right w:val="none" w:sz="0" w:space="0" w:color="auto"/>
      </w:divBdr>
    </w:div>
    <w:div w:id="2146505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Light"/>
        <a:ea typeface="游ゴシック Light"/>
        <a:cs typeface=""/>
      </a:majorFont>
      <a:minorFont>
        <a:latin typeface="Calibri"/>
        <a:ea typeface="游ゴシック"/>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F7DC1-86B7-42AF-B3A5-0390B708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38</Pages>
  <Words>34406</Words>
  <Characters>196119</Characters>
  <Application>Microsoft Office Word</Application>
  <DocSecurity>0</DocSecurity>
  <Lines>1634</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Nobuaki Masaki</dc:creator>
  <cp:keywords/>
  <dc:description/>
  <cp:lastModifiedBy>Nobu Masaki</cp:lastModifiedBy>
  <cp:revision>94</cp:revision>
  <cp:lastPrinted>2025-05-28T22:57:00Z</cp:lastPrinted>
  <dcterms:created xsi:type="dcterms:W3CDTF">2025-05-29T02:24:00Z</dcterms:created>
  <dcterms:modified xsi:type="dcterms:W3CDTF">2025-09-24T23:26:00Z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id="Q7KRKNYh"/&gt;&lt;style id="http://www.zotero.org/styles/plos-genetics" hasBibliography="1" bibliographyStyleHasBeenSet="1"/&gt;&lt;prefs&gt;&lt;pref name="fieldType" value="Field"/&gt;&lt;/prefs&gt;&lt;/data&gt;</vt:lpwstr>
  </property>
  <property fmtid="{D5CDD505-2E9C-101B-9397-08002B2CF9AE}" pid="3" name="ZOTERO_PREF_2">
    <vt:lpwstr/>
  </property>
</Properties>
</file>