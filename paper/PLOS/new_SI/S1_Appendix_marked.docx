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854" w14:textId="1D9CDB86" w:rsidR="00ED3B8F" w:rsidRDefault="00FC0CC5" w:rsidP="00ED3B8F">
      <w:pPr>
        <w:pStyle w:val="Heading2"/>
      </w:pPr>
      <w:r>
        <w:t xml:space="preserve">S1 Appendix: </w:t>
      </w:r>
      <w:r w:rsidR="00ED3B8F" w:rsidRPr="00ED3B8F">
        <w:t>The effect of linkage disequilibrium on the distribution of observed</w:t>
      </w:r>
      <w:r w:rsidR="00ED3B8F">
        <w:t xml:space="preserve"> </w:t>
      </w:r>
      <w:r w:rsidR="00ED3B8F" w:rsidRPr="00ED3B8F">
        <w:t>tract lengths</w:t>
      </w:r>
    </w:p>
    <w:p w14:paraId="27068F49" w14:textId="7B90ECF2" w:rsidR="00D41D7A" w:rsidRPr="007A5AE6" w:rsidRDefault="001D5F00" w:rsidP="00D41D7A">
      <w:r>
        <w:t>In this section, we</w:t>
      </w:r>
      <w:r w:rsidR="00693D99">
        <w:t xml:space="preserve"> specify</w:t>
      </w:r>
      <w:r w:rsidR="00BB1D01">
        <w:t xml:space="preserve"> </w:t>
      </w:r>
      <w:r>
        <w:t xml:space="preserve">gene conversion tract lengths to be geometric. </w:t>
      </w:r>
      <w:r w:rsidR="00F338B8">
        <w:t xml:space="preserve">Recall that </w:t>
      </w:r>
      <m:oMath>
        <m:r>
          <w:rPr>
            <w:rFonts w:ascii="Cambria Math" w:hAnsi="Cambria Math"/>
          </w:rPr>
          <m:t>ϕ</m:t>
        </m:r>
      </m:oMath>
      <w:r w:rsidR="00F338B8">
        <w:t xml:space="preserve"> is the mean gene conversion tract length. </w:t>
      </w:r>
      <w:r>
        <w:t>Then,</w:t>
      </w:r>
      <w:r w:rsidR="00BB1D01" w:rsidRPr="00BB1D01">
        <w:t xml:space="preserve"> </w:t>
      </w:r>
      <w:r w:rsidR="005C4C96">
        <w:t>the</w:t>
      </w:r>
      <w:r w:rsidR="000F51AA">
        <w:t xml:space="preserve"> </w:t>
      </w:r>
      <w:r w:rsidR="00BB1D01" w:rsidRPr="00BB1D01">
        <w:t>observed tract length</w:t>
      </w:r>
      <w:r w:rsidR="00C543B1">
        <w:t xml:space="preserve"> </w:t>
      </w:r>
      <w:r w:rsidR="00CD4FE8">
        <w:t xml:space="preserve">distribution </w:t>
      </w:r>
      <w:r w:rsidR="00F902BC">
        <w:t>for detected</w:t>
      </w:r>
      <w:r w:rsidR="008D4C12">
        <w:t xml:space="preserve"> gene conversion</w:t>
      </w:r>
      <w:r w:rsidR="00F902BC">
        <w:t xml:space="preserve"> tract </w:t>
      </w:r>
      <m:oMath>
        <m:r>
          <w:rPr>
            <w:rFonts w:ascii="Cambria Math" w:hAnsi="Cambria Math"/>
          </w:rPr>
          <m:t>j</m:t>
        </m:r>
      </m:oMath>
      <w:r>
        <w:t>,</w:t>
      </w:r>
      <w:r w:rsidR="00F902BC">
        <w:t xml:space="preserve"> </w:t>
      </w:r>
      <w:r w:rsidR="0083290D">
        <w:t>truncated between 1 and 1</w:t>
      </w:r>
      <w:r w:rsidR="00D42A5E">
        <w:t>,</w:t>
      </w:r>
      <w:r w:rsidR="0083290D">
        <w:t>500 bp</w:t>
      </w:r>
      <w:r>
        <w:t>,</w:t>
      </w:r>
      <w:r w:rsidR="0083290D">
        <w:t xml:space="preserve"> </w:t>
      </w:r>
      <w:r w:rsidR="00BC3F4A">
        <w:t>is,</w:t>
      </w:r>
    </w:p>
    <w:p w14:paraId="41B3BAC6" w14:textId="74736CAF" w:rsidR="00D41D7A" w:rsidRPr="007A5AE6" w:rsidRDefault="00D41D7A" w:rsidP="00D41D7A">
      <w:pPr>
        <w:rPr>
          <w:rFonts w:ascii="Calibri" w:hAnsi="Calibri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1≤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≤1500,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[1-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1500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]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                           </m:t>
                  </m:r>
                  <m:r>
                    <m:rPr>
                      <m:nor/>
                    </m:rPr>
                    <m:t>if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[1-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1500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]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                            </m:t>
                  </m:r>
                  <m:r>
                    <m:rPr>
                      <m:nor/>
                    </m:rPr>
                    <m:t>if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≥2,</m:t>
                  </m:r>
                  <m:r>
                    <m:rPr>
                      <m:nor/>
                    </m:rPr>
                    <m:t xml:space="preserve"> </m:t>
                  </m:r>
                </m:e>
              </m:eqArr>
            </m:e>
          </m:d>
        </m:oMath>
      </m:oMathPara>
    </w:p>
    <w:p w14:paraId="2711188F" w14:textId="69130A6E" w:rsidR="00D41D7A" w:rsidRPr="007A5AE6" w:rsidRDefault="00D41D7A" w:rsidP="00D41D7A">
      <w:r w:rsidRPr="007A5AE6">
        <w:t xml:space="preserve">where </w:t>
      </w:r>
      <m:oMath>
        <m:r>
          <w:rPr>
            <w:rFonts w:ascii="Cambria Math" w:hAnsi="Cambria Math"/>
          </w:rPr>
          <m:t>λ=1/ϕ</m:t>
        </m:r>
      </m:oMath>
      <w:r w:rsidRPr="007A5AE6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A5AE6">
        <w:t xml:space="preserve"> is the </w:t>
      </w:r>
      <w:r w:rsidR="0024027C">
        <w:t>allele conversion probability</w:t>
      </w:r>
      <w:r w:rsidRPr="007A5AE6">
        <w:t xml:space="preserve"> </w:t>
      </w:r>
      <w:r w:rsidR="0024027C">
        <w:t xml:space="preserve">for detected tract </w:t>
      </w:r>
      <m:oMath>
        <m:r>
          <w:rPr>
            <w:rFonts w:ascii="Cambria Math" w:hAnsi="Cambria Math"/>
          </w:rPr>
          <m:t>j</m:t>
        </m:r>
      </m:oMath>
      <w:r w:rsidRPr="007A5AE6">
        <w:t>.</w:t>
      </w:r>
      <w:r w:rsidR="00290AD2">
        <w:t xml:space="preserve"> </w:t>
      </w:r>
    </w:p>
    <w:p w14:paraId="55E7E0EB" w14:textId="7CA70D6A" w:rsidR="00D41D7A" w:rsidRPr="007A5AE6" w:rsidRDefault="004C7CCE" w:rsidP="00D41D7A">
      <w:r>
        <w:rPr>
          <w:kern w:val="0"/>
          <w14:ligatures w14:val="none"/>
        </w:rPr>
        <w:t>In the main text, we</w:t>
      </w:r>
      <w:r w:rsidR="00D41D7A" w:rsidRPr="007A5AE6">
        <w:rPr>
          <w:kern w:val="0"/>
          <w14:ligatures w14:val="none"/>
        </w:rPr>
        <w:t xml:space="preserve"> described a method for obtaining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kern w:val="0"/>
                    <w14:ligatures w14:val="none"/>
                  </w:rPr>
                  <m:t>ψ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D41D7A" w:rsidRPr="007A5AE6">
        <w:t xml:space="preserve">, our estimate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D41D7A" w:rsidRPr="007A5AE6">
        <w:rPr>
          <w:kern w:val="0"/>
          <w14:ligatures w14:val="none"/>
        </w:rPr>
        <w:t>,</w:t>
      </w:r>
      <w:r w:rsidR="00D41D7A" w:rsidRPr="007A5AE6">
        <w:t xml:space="preserve"> for all </w:t>
      </w:r>
      <w:r w:rsidR="00827482">
        <w:t>detected</w:t>
      </w:r>
      <w:r w:rsidR="00D41D7A" w:rsidRPr="007A5AE6">
        <w:t xml:space="preserve"> tracts </w:t>
      </w:r>
      <m:oMath>
        <m:r>
          <w:rPr>
            <w:rFonts w:ascii="Cambria Math" w:hAnsi="Cambria Math"/>
          </w:rPr>
          <m:t>j</m:t>
        </m:r>
      </m:oMath>
      <w:r w:rsidR="00D41D7A" w:rsidRPr="007A5AE6">
        <w:t xml:space="preserve">. </w:t>
      </w:r>
      <w:r w:rsidR="00290AD2">
        <w:t>Plugging in</w:t>
      </w:r>
      <w:r w:rsidR="00D41D7A" w:rsidRPr="007A5AE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kern w:val="0"/>
                    <w14:ligatures w14:val="none"/>
                  </w:rPr>
                  <m:t>ψ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D41D7A" w:rsidRPr="007A5AE6">
        <w:t xml:space="preserve">, we </w:t>
      </w:r>
      <w:r w:rsidR="00290AD2">
        <w:t>can obtain the probability mass at</w:t>
      </w:r>
      <w:r w:rsidR="00956D91">
        <w:t xml:space="preserve"> 1 bp</w:t>
      </w:r>
      <w:r w:rsidR="00D41D7A" w:rsidRPr="007A5AE6">
        <w:t xml:space="preserve">, conditioned on 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≤1500</m:t>
        </m:r>
      </m:oMath>
      <w:r w:rsidR="00D41D7A">
        <w:t xml:space="preserve"> and </w:t>
      </w:r>
      <m:oMath>
        <m:r>
          <w:rPr>
            <w:rFonts w:ascii="Cambria Math" w:hAnsi="Cambria Math"/>
          </w:rPr>
          <m:t>λ</m:t>
        </m:r>
      </m:oMath>
      <w:r w:rsidR="00D41D7A" w:rsidRPr="007A5AE6">
        <w:t xml:space="preserve">: </w:t>
      </w:r>
    </w:p>
    <w:p w14:paraId="2A340261" w14:textId="23FD3D61" w:rsidR="008D4C12" w:rsidRPr="001D5F00" w:rsidRDefault="00290AD2" w:rsidP="00D41D7A">
      <w:pPr>
        <w:rPr>
          <w:rFonts w:ascii="Calibri" w:hAnsi="Calibri"/>
          <w:kern w:val="0"/>
          <w14:ligatures w14:val="none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=1|1≤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≤1500,</m:t>
              </m:r>
              <m:r>
                <w:rPr>
                  <w:rFonts w:ascii="Cambria Math" w:hAnsi="Cambria Math"/>
                </w:rPr>
                <m:t>λ,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0"/>
                          <w14:ligatures w14:val="none"/>
                        </w:rPr>
                        <m:t>ψ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0"/>
                          <w14:ligatures w14:val="none"/>
                        </w:rPr>
                        <m:t>ψ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0"/>
                          <w14:ligatures w14:val="none"/>
                        </w:rPr>
                        <m:t>ψ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kern w:val="0"/>
                      <w14:ligatures w14:val="none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kern w:val="0"/>
                          <w14:ligatures w14:val="none"/>
                        </w:rPr>
                        <m:t>ψ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  <w14:ligatures w14:val="none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kern w:val="0"/>
                  <w14:ligatures w14:val="none"/>
                </w:rPr>
                <m:t>[1-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kern w:val="0"/>
                          <w14:ligatures w14:val="none"/>
                        </w:rPr>
                        <m:t>1-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  <w14:ligatures w14:val="none"/>
                    </w:rPr>
                    <m:t>1500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kern w:val="0"/>
                  <w14:ligatures w14:val="none"/>
                </w:rPr>
                <m:t>]</m:t>
              </m:r>
            </m:den>
          </m:f>
          <m:r>
            <w:rPr>
              <w:rFonts w:ascii="Cambria Math" w:hAnsi="Cambria Math"/>
              <w:kern w:val="0"/>
              <w14:ligatures w14:val="none"/>
            </w:rPr>
            <m:t>.</m:t>
          </m:r>
        </m:oMath>
      </m:oMathPara>
    </w:p>
    <w:p w14:paraId="61381985" w14:textId="65F4BCB4" w:rsidR="00D41D7A" w:rsidRPr="007A5AE6" w:rsidRDefault="00D41D7A" w:rsidP="00D41D7A">
      <w:r w:rsidRPr="007A5AE6">
        <w:t xml:space="preserve">We can estimate the proportion of </w:t>
      </w:r>
      <w:r w:rsidR="00975809">
        <w:t>detected tracts with an observed tract length</w:t>
      </w:r>
      <w:r w:rsidRPr="007A5AE6">
        <w:t xml:space="preserve"> </w:t>
      </w:r>
      <w:r w:rsidR="00975809">
        <w:t xml:space="preserve">of </w:t>
      </w:r>
      <w:r w:rsidRPr="007A5AE6">
        <w:t>1 bp</w:t>
      </w:r>
      <w:r>
        <w:t xml:space="preserve"> (among </w:t>
      </w:r>
      <w:r w:rsidR="00643D7F">
        <w:t>detected tracts with an observed tract length less than or equal to 1,500 bp</w:t>
      </w:r>
      <w:r>
        <w:t>)</w:t>
      </w:r>
      <w:r w:rsidRPr="007A5AE6">
        <w:t xml:space="preserve"> by taking the mean of</w:t>
      </w:r>
      <w:r w:rsidR="00942EBB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=1|1≤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≤1500,</m:t>
            </m:r>
            <m:r>
              <w:rPr>
                <w:rFonts w:ascii="Cambria Math" w:hAnsi="Cambria Math"/>
              </w:rPr>
              <m:t>λ,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kern w:val="0"/>
                        <w14:ligatures w14:val="none"/>
                      </w:rPr>
                      <m:t>ψ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acc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Pr="007A5AE6">
        <w:t xml:space="preserve"> </w:t>
      </w:r>
      <w:r w:rsidR="008777A4">
        <w:t xml:space="preserve">across all detected tracts </w:t>
      </w:r>
      <m:oMath>
        <m:r>
          <w:rPr>
            <w:rFonts w:ascii="Cambria Math" w:hAnsi="Cambria Math"/>
          </w:rPr>
          <m:t>j</m:t>
        </m:r>
      </m:oMath>
      <w:r w:rsidR="008777A4">
        <w:t xml:space="preserve"> </w:t>
      </w:r>
      <w:r w:rsidR="008F37B3">
        <w:t>with</w:t>
      </w:r>
      <w:r w:rsidR="008777A4">
        <w:t xml:space="preserve"> an observed tract length that is less than or equal to 1,500 bp. </w:t>
      </w:r>
      <w:r w:rsidR="00B964B1">
        <w:t>Let</w:t>
      </w:r>
      <w:r w:rsidR="005D1DD1">
        <w:t xml:space="preserve"> </w:t>
      </w:r>
      <m:oMath>
        <m:acc>
          <m:accPr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=1|1≤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≤1500,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5D1DD1">
        <w:t xml:space="preserve"> </w:t>
      </w:r>
      <w:r w:rsidR="00B964B1">
        <w:t xml:space="preserve">denote this </w:t>
      </w:r>
      <w:r w:rsidR="005D1DD1">
        <w:t>estimated proportion,</w:t>
      </w:r>
      <w:r w:rsidR="00B964B1">
        <w:t xml:space="preserve"> computed as:</w:t>
      </w:r>
    </w:p>
    <w:p w14:paraId="4037F702" w14:textId="3F376882" w:rsidR="00D41D7A" w:rsidRPr="007A5AE6" w:rsidRDefault="00000000" w:rsidP="00D41D7A">
      <w:pPr>
        <w:rPr>
          <w:rFonts w:ascii="Calibri" w:hAnsi="Calibri"/>
          <w:bCs/>
        </w:rPr>
      </w:pPr>
      <m:oMathPara>
        <m:oMath>
          <m:acc>
            <m:accPr>
              <m:ctrlPr>
                <w:rPr>
                  <w:rFonts w:ascii="Cambria Math" w:hAnsi="Cambria Math"/>
                  <w:bCs/>
                </w:rPr>
              </m:ctrlPr>
            </m:accPr>
            <m:e>
              <m:r>
                <w:rPr>
                  <w:rFonts w:ascii="Cambria Math" w:hAnsi="Cambria Math"/>
                </w:rPr>
                <m:t>π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=1|1≤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≤1500,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1500</m:t>
                      </m:r>
                    </m:sup>
                  </m:sSubSup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1500</m:t>
                  </m:r>
                </m:sup>
              </m:sSubSup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=1|1≤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≤1500,</m:t>
                  </m:r>
                  <m:r>
                    <w:rPr>
                      <w:rFonts w:ascii="Cambria Math" w:hAnsi="Cambria Math"/>
                    </w:rPr>
                    <m:t>λ,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kern w:val="0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kern w:val="0"/>
                              <w14:ligatures w14:val="none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nary>
        </m:oMath>
      </m:oMathPara>
    </w:p>
    <w:p w14:paraId="3E0BCC96" w14:textId="296E42CE" w:rsidR="00D41D7A" w:rsidRDefault="00D41D7A" w:rsidP="00D41D7A">
      <w:r w:rsidRPr="007A5AE6">
        <w:rPr>
          <w:kern w:val="0"/>
          <w14:ligatures w14:val="none"/>
        </w:rPr>
        <w:t xml:space="preserve">where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1500</m:t>
            </m:r>
          </m:sup>
        </m:sSubSup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j=1,…,m|1≤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≤1500</m:t>
            </m:r>
          </m:e>
        </m:d>
      </m:oMath>
      <w:r w:rsidRPr="007A5AE6">
        <w:rPr>
          <w:bCs/>
        </w:rPr>
        <w:t xml:space="preserve"> and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1500</m:t>
                </m:r>
              </m:sup>
            </m:sSubSup>
          </m:e>
        </m:d>
      </m:oMath>
      <w:r w:rsidRPr="007A5AE6">
        <w:t xml:space="preserve"> represents the number of </w:t>
      </w:r>
      <w:r w:rsidR="004F16BC">
        <w:t xml:space="preserve">detected tracts </w:t>
      </w:r>
      <w:r w:rsidR="008F37B3">
        <w:t>with an</w:t>
      </w:r>
      <w:r w:rsidR="004F16BC">
        <w:t xml:space="preserve"> observed tract length that is less than or equal to 1,500 bp.</w:t>
      </w:r>
      <w:r w:rsidR="005D5892">
        <w:t xml:space="preserve"> </w:t>
      </w:r>
      <w:r w:rsidR="00B964B1" w:rsidRPr="00B964B1">
        <w:t xml:space="preserve">In this summation, the only quantity that </w:t>
      </w:r>
      <w:r w:rsidR="00B964B1" w:rsidRPr="00B964B1">
        <w:lastRenderedPageBreak/>
        <w:t>varies across tracts is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kern w:val="0"/>
                    <w14:ligatures w14:val="none"/>
                  </w:rPr>
                  <m:t>ψ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B964B1">
        <w:t>,</w:t>
      </w:r>
      <w:r w:rsidR="00B964B1" w:rsidRPr="00B964B1">
        <w:t xml:space="preserve"> the tract-specific estimate of the allele conversion probability.</w:t>
      </w:r>
      <w:r w:rsidR="00B964B1">
        <w:t xml:space="preserve"> </w:t>
      </w:r>
      <w:r w:rsidR="005D5892">
        <w:t xml:space="preserve">Notice how </w:t>
      </w:r>
      <m:oMath>
        <m:acc>
          <m:accPr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=1|1≤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≤1500,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5D5892">
        <w:t xml:space="preserve"> depends on</w:t>
      </w:r>
      <w:r w:rsidR="009F79B0">
        <w:t xml:space="preserve"> </w:t>
      </w:r>
      <m:oMath>
        <m:r>
          <w:rPr>
            <w:rFonts w:ascii="Cambria Math" w:hAnsi="Cambria Math"/>
          </w:rPr>
          <m:t>λ=1/ϕ</m:t>
        </m:r>
      </m:oMath>
      <w:r w:rsidR="005D5892">
        <w:t xml:space="preserve">, for which we can plug in an appropriate value (an estimate or the true value if it is known). </w:t>
      </w:r>
    </w:p>
    <w:p w14:paraId="0D6E8F07" w14:textId="72FF0BCA" w:rsidR="000C23A5" w:rsidRDefault="000C23A5" w:rsidP="00D41D7A">
      <w:r>
        <w:t xml:space="preserve">Once we obtain the observed tract lengths of detected gene conversion tracts, denoted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|j=1,…,m</m:t>
            </m:r>
          </m:e>
        </m:d>
      </m:oMath>
      <w:r>
        <w:t>, using the multi-individual IBD method</w:t>
      </w:r>
      <w:r w:rsidR="001B0633">
        <w:t xml:space="preserve"> </w:t>
      </w:r>
      <w:r>
        <w:fldChar w:fldCharType="begin"/>
      </w:r>
      <w:r w:rsidR="008C67CA">
        <w:instrText xml:space="preserve"> ADDIN ZOTERO_ITEM CSL_CITATION {"citationID":"FsjJ20O3","properties":{"formattedCitation":"[1]","plainCitation":"[1]","noteIndex":0},"citationItems":[{"id":27,"uris":["http://zotero.org/users/14121098/items/CA6KQGXP"],"itemData":{"id":27,"type":"article-journal","container-title":"The American Journal of Human Genetics","DOI":"10.1016/j.ajhg.2024.02.015","ISSN":"0002-9297, 1537-6605","issue":"4","journalAbbreviation":"The American Journal of Human Genetics","language":"English","note":"publisher: Elsevier\nPMID: 38513668","page":"691-700","source":"www.cell.com","title":"Biobank-scale inference of multi-individual identity by descent and gene conversion","volume":"111","author":[{"family":"Browning","given":"Sharon R."},{"family":"Browning","given":"Brian L."}],"issued":{"date-parts":[["2024",4,4]]}}}],"schema":"https://github.com/citation-style-language/schema/raw/master/csl-citation.json"} </w:instrText>
      </w:r>
      <w:r>
        <w:fldChar w:fldCharType="separate"/>
      </w:r>
      <w:r w:rsidR="008C67CA">
        <w:rPr>
          <w:rFonts w:ascii="Calibri" w:cs="Calibri"/>
          <w:kern w:val="0"/>
        </w:rPr>
        <w:t>[1]</w:t>
      </w:r>
      <w:r>
        <w:fldChar w:fldCharType="end"/>
      </w:r>
      <w:r w:rsidR="001B0633">
        <w:t>,</w:t>
      </w:r>
      <w:r>
        <w:t xml:space="preserve"> we know the </w:t>
      </w:r>
      <w:r w:rsidR="0080281B" w:rsidRPr="007A5AE6">
        <w:t xml:space="preserve">proportion of </w:t>
      </w:r>
      <w:r w:rsidR="0080281B">
        <w:t>detected tracts with an observed tract length</w:t>
      </w:r>
      <w:r w:rsidR="0080281B" w:rsidRPr="007A5AE6">
        <w:t xml:space="preserve"> </w:t>
      </w:r>
      <w:r w:rsidR="0080281B">
        <w:t xml:space="preserve">of </w:t>
      </w:r>
      <w:r w:rsidR="0080281B" w:rsidRPr="007A5AE6">
        <w:t>1 bp</w:t>
      </w:r>
      <w:r w:rsidR="0080281B">
        <w:t xml:space="preserve"> (among detected tracts with an observed tract length less than or equal to 1,500 bp)</w:t>
      </w:r>
      <w:r w:rsidR="00F7633C">
        <w:t xml:space="preserve"> in our dataset</w:t>
      </w:r>
      <w:r>
        <w:t>.</w:t>
      </w:r>
      <w:r w:rsidR="00C76E7A">
        <w:t xml:space="preserve"> If our estimate </w:t>
      </w:r>
      <m:oMath>
        <m:acc>
          <m:accPr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=1|1≤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≤1500,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C76E7A">
        <w:t xml:space="preserve"> differs from this proportion, our model </w:t>
      </w:r>
      <w:r w:rsidR="005A5634">
        <w:t>may not be fitting well to the data.</w:t>
      </w:r>
    </w:p>
    <w:p w14:paraId="72A3174D" w14:textId="0BE73029" w:rsidR="009262C4" w:rsidRDefault="006229CC" w:rsidP="00D41D7A">
      <w:r>
        <w:t xml:space="preserve">Browning and Browning ran a coalescent simulation </w:t>
      </w:r>
      <w:r w:rsidR="0072400F">
        <w:t xml:space="preserve">incorporating gene conversions, </w:t>
      </w:r>
      <w:r w:rsidR="00694B07">
        <w:t>where they fixed the mean gene conversion tract length to be 300 bp</w:t>
      </w:r>
      <w:r w:rsidR="001B0633">
        <w:t xml:space="preserve"> </w:t>
      </w:r>
      <w:r w:rsidR="00C76E7A">
        <w:fldChar w:fldCharType="begin"/>
      </w:r>
      <w:r w:rsidR="008C67CA">
        <w:instrText xml:space="preserve"> ADDIN ZOTERO_ITEM CSL_CITATION {"citationID":"RWamm48M","properties":{"formattedCitation":"[1]","plainCitation":"[1]","noteIndex":0},"citationItems":[{"id":27,"uris":["http://zotero.org/users/14121098/items/CA6KQGXP"],"itemData":{"id":27,"type":"article-journal","container-title":"The American Journal of Human Genetics","DOI":"10.1016/j.ajhg.2024.02.015","ISSN":"0002-9297, 1537-6605","issue":"4","journalAbbreviation":"The American Journal of Human Genetics","language":"English","note":"publisher: Elsevier\nPMID: 38513668","page":"691-700","source":"www.cell.com","title":"Biobank-scale inference of multi-individual identity by descent and gene conversion","volume":"111","author":[{"family":"Browning","given":"Sharon R."},{"family":"Browning","given":"Brian L."}],"issued":{"date-parts":[["2024",4,4]]}}}],"schema":"https://github.com/citation-style-language/schema/raw/master/csl-citation.json"} </w:instrText>
      </w:r>
      <w:r w:rsidR="00C76E7A">
        <w:fldChar w:fldCharType="separate"/>
      </w:r>
      <w:r w:rsidR="008C67CA">
        <w:rPr>
          <w:rFonts w:ascii="Calibri" w:cs="Calibri"/>
          <w:kern w:val="0"/>
        </w:rPr>
        <w:t>[1]</w:t>
      </w:r>
      <w:r w:rsidR="00C76E7A">
        <w:fldChar w:fldCharType="end"/>
      </w:r>
      <w:r w:rsidR="001B0633">
        <w:t>.</w:t>
      </w:r>
      <w:r w:rsidR="0072400F">
        <w:t xml:space="preserve"> 20 regions of length 10 Mb were generated for 125,000 individuals, and </w:t>
      </w:r>
      <w:r w:rsidR="00A8141F">
        <w:t>the multi-individual IBD analysis detected 284,838 allele conversions belonging to 226,007 detected gene conversion tracts across the 20 regions.</w:t>
      </w:r>
      <w:r w:rsidR="000C23A5">
        <w:t xml:space="preserve"> This simulation</w:t>
      </w:r>
      <w:r w:rsidR="0072400F">
        <w:t xml:space="preserve"> </w:t>
      </w:r>
      <w:r w:rsidR="00580C09">
        <w:t xml:space="preserve">is described in more detail in the main </w:t>
      </w:r>
      <w:r w:rsidR="00AA33BB">
        <w:t>text</w:t>
      </w:r>
      <w:r w:rsidR="00250436">
        <w:t xml:space="preserve"> and in Browning and Browning (2024)</w:t>
      </w:r>
      <w:r w:rsidR="001B0633">
        <w:t xml:space="preserve"> </w:t>
      </w:r>
      <w:r w:rsidR="00250436">
        <w:fldChar w:fldCharType="begin"/>
      </w:r>
      <w:r w:rsidR="008C67CA">
        <w:instrText xml:space="preserve"> ADDIN ZOTERO_ITEM CSL_CITATION {"citationID":"0oKp36VN","properties":{"formattedCitation":"[1]","plainCitation":"[1]","noteIndex":0},"citationItems":[{"id":27,"uris":["http://zotero.org/users/14121098/items/CA6KQGXP"],"itemData":{"id":27,"type":"article-journal","container-title":"The American Journal of Human Genetics","DOI":"10.1016/j.ajhg.2024.02.015","ISSN":"0002-9297, 1537-6605","issue":"4","journalAbbreviation":"The American Journal of Human Genetics","language":"English","note":"publisher: Elsevier\nPMID: 38513668","page":"691-700","source":"www.cell.com","title":"Biobank-scale inference of multi-individual identity by descent and gene conversion","volume":"111","author":[{"family":"Browning","given":"Sharon R."},{"family":"Browning","given":"Brian L."}],"issued":{"date-parts":[["2024",4,4]]}}}],"schema":"https://github.com/citation-style-language/schema/raw/master/csl-citation.json"} </w:instrText>
      </w:r>
      <w:r w:rsidR="00250436">
        <w:fldChar w:fldCharType="separate"/>
      </w:r>
      <w:r w:rsidR="008C67CA">
        <w:rPr>
          <w:rFonts w:ascii="Calibri" w:cs="Calibri"/>
          <w:kern w:val="0"/>
        </w:rPr>
        <w:t>[1]</w:t>
      </w:r>
      <w:r w:rsidR="00250436">
        <w:fldChar w:fldCharType="end"/>
      </w:r>
      <w:r w:rsidR="001B0633">
        <w:t>.</w:t>
      </w:r>
    </w:p>
    <w:p w14:paraId="0DD1D350" w14:textId="436460AA" w:rsidR="0051491D" w:rsidRDefault="006E7493" w:rsidP="00D41D7A">
      <w:r>
        <w:t xml:space="preserve">From this simulation study, </w:t>
      </w:r>
      <w:r w:rsidR="00251023">
        <w:t xml:space="preserve">the </w:t>
      </w:r>
      <w:r w:rsidR="002262B5">
        <w:t>actual</w:t>
      </w:r>
      <w:r w:rsidR="00251023">
        <w:t xml:space="preserve"> proportion of detected tracts with an observed tract length</w:t>
      </w:r>
      <w:r w:rsidR="00251023" w:rsidRPr="007A5AE6">
        <w:t xml:space="preserve"> </w:t>
      </w:r>
      <w:r w:rsidR="00251023">
        <w:t xml:space="preserve">of </w:t>
      </w:r>
      <w:r w:rsidR="00251023" w:rsidRPr="007A5AE6">
        <w:t>1 bp</w:t>
      </w:r>
      <w:r w:rsidR="00251023">
        <w:t xml:space="preserve"> </w:t>
      </w:r>
      <w:r w:rsidR="00E05677">
        <w:t xml:space="preserve">(among detected tracts with an observed tract length less than or equal to 1,500 bp) </w:t>
      </w:r>
      <w:r w:rsidR="00251023">
        <w:t xml:space="preserve">was 0.807. </w:t>
      </w:r>
      <w:r w:rsidR="00020099">
        <w:t xml:space="preserve">However, </w:t>
      </w:r>
      <m:oMath>
        <m:acc>
          <m:accPr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1≤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≤1500,</m:t>
            </m:r>
            <m:r>
              <w:rPr>
                <w:rFonts w:ascii="Cambria Math" w:hAnsi="Cambria Math"/>
              </w:rPr>
              <m:t>ϕ=300</m:t>
            </m:r>
          </m:e>
        </m:d>
        <m:r>
          <m:rPr>
            <m:sty m:val="p"/>
          </m:rPr>
          <w:rPr>
            <w:rFonts w:ascii="Cambria Math" w:hAnsi="Cambria Math"/>
          </w:rPr>
          <m:t>=0.860</m:t>
        </m:r>
      </m:oMath>
      <w:r w:rsidR="00BC3FF3">
        <w:t>.</w:t>
      </w:r>
      <w:r w:rsidR="004878A3">
        <w:t xml:space="preserve"> </w:t>
      </w:r>
      <w:r w:rsidR="006F1B7C">
        <w:t xml:space="preserve">This indicates that our model is overestimating the </w:t>
      </w:r>
      <w:r w:rsidR="006F1B7C" w:rsidRPr="007A5AE6">
        <w:t xml:space="preserve">proportion of </w:t>
      </w:r>
      <w:r w:rsidR="006F1B7C">
        <w:t>detected tracts</w:t>
      </w:r>
      <w:r w:rsidR="000A5E60">
        <w:t xml:space="preserve"> </w:t>
      </w:r>
      <w:r w:rsidR="006F1B7C">
        <w:t>with an observed tract length</w:t>
      </w:r>
      <w:r w:rsidR="006F1B7C" w:rsidRPr="007A5AE6">
        <w:t xml:space="preserve"> </w:t>
      </w:r>
      <w:r w:rsidR="006F1B7C">
        <w:t xml:space="preserve">of </w:t>
      </w:r>
      <w:r w:rsidR="006F1B7C" w:rsidRPr="007A5AE6">
        <w:t>1 bp</w:t>
      </w:r>
      <w:r w:rsidR="00394B24">
        <w:t xml:space="preserve"> in the coalescent simulation</w:t>
      </w:r>
      <w:r w:rsidR="006F1B7C">
        <w:t xml:space="preserve">. </w:t>
      </w:r>
    </w:p>
    <w:p w14:paraId="73A32E5E" w14:textId="11C91C46" w:rsidR="00250436" w:rsidRDefault="005A5634" w:rsidP="00D41D7A">
      <w:r>
        <w:t xml:space="preserve">We can similarly compare the </w:t>
      </w:r>
      <w:r w:rsidR="002262B5">
        <w:t xml:space="preserve">actual proportion of detected tracts with an observed tract length of 2 bp or longer </w:t>
      </w:r>
      <w:r w:rsidR="005F3178">
        <w:t>to</w:t>
      </w:r>
      <w:r w:rsidR="002262B5">
        <w:t xml:space="preserve"> the distribution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cr m:val="script"/>
              </m:rPr>
              <w:rPr>
                <w:rFonts w:ascii="Cambria Math" w:hAnsi="Cambria Math"/>
              </w:rPr>
              <m:t>=l</m:t>
            </m:r>
          </m:e>
          <m:e>
            <m:r>
              <w:rPr>
                <w:rFonts w:ascii="Cambria Math" w:hAnsi="Cambria Math"/>
              </w:rPr>
              <m:t>2≤L≤1500,ϕ</m:t>
            </m:r>
          </m:e>
        </m:d>
      </m:oMath>
      <w:r w:rsidR="002262B5">
        <w:t xml:space="preserve"> derived in the </w:t>
      </w:r>
      <w:r w:rsidR="00AA33BB">
        <w:t>main text</w:t>
      </w:r>
      <w:r w:rsidR="00CB6199">
        <w:t xml:space="preserve">. </w:t>
      </w:r>
      <w:r w:rsidR="00393DA0">
        <w:t xml:space="preserve">This time, we do not have to worry about varying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kern w:val="0"/>
                    <w14:ligatures w14:val="none"/>
                  </w:rPr>
                  <m:t>ψ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393DA0">
        <w:t xml:space="preserve"> for each tract </w:t>
      </w:r>
      <m:oMath>
        <m:r>
          <w:rPr>
            <w:rFonts w:ascii="Cambria Math" w:hAnsi="Cambria Math"/>
          </w:rPr>
          <m:t>j</m:t>
        </m:r>
      </m:oMath>
      <w:r w:rsidR="00393DA0">
        <w:t xml:space="preserve">, because our </w:t>
      </w:r>
      <w:r w:rsidR="006A7593">
        <w:t xml:space="preserve">distribution conditional on </w:t>
      </w:r>
      <m:oMath>
        <m:r>
          <w:rPr>
            <w:rFonts w:ascii="Cambria Math" w:hAnsi="Cambria Math"/>
          </w:rPr>
          <m:t>2≤L≤1500</m:t>
        </m:r>
      </m:oMath>
      <w:r w:rsidR="006A7593">
        <w:t xml:space="preserve"> no longer depends on the </w:t>
      </w:r>
      <w:r w:rsidR="00F53019">
        <w:t>allele conversion probability.</w:t>
      </w:r>
      <w:r w:rsidR="00DD3CAC">
        <w:t xml:space="preserve"> Thus, we do not have to average across detected tracts like we did earlier.</w:t>
      </w:r>
      <w:r w:rsidR="00393DA0">
        <w:t xml:space="preserve"> </w:t>
      </w:r>
      <w:r w:rsidR="00CB6199">
        <w:t xml:space="preserve">For example, we can compare the actual proportion of detected tracts with an </w:t>
      </w:r>
      <w:r w:rsidR="00CB6199">
        <w:lastRenderedPageBreak/>
        <w:t xml:space="preserve">observed tract length of </w:t>
      </w:r>
      <w:r w:rsidR="00B948D3">
        <w:t>3</w:t>
      </w:r>
      <w:r w:rsidR="00CB6199">
        <w:t xml:space="preserve"> bp</w:t>
      </w:r>
      <w:r w:rsidR="00AF0478">
        <w:t xml:space="preserve"> (among detected tracts with an observed tract length between 2 and 1,500 bp)</w:t>
      </w:r>
      <w:r w:rsidR="00CB6199">
        <w:t xml:space="preserve"> to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L=3</m:t>
            </m:r>
          </m:e>
          <m:e>
            <m:r>
              <w:rPr>
                <w:rFonts w:ascii="Cambria Math" w:hAnsi="Cambria Math"/>
              </w:rPr>
              <m:t>2≤L≤1500,ϕ=300</m:t>
            </m:r>
          </m:e>
        </m:d>
      </m:oMath>
      <w:r w:rsidR="00D626D3">
        <w:t xml:space="preserve">. To facilitate this comparison, we </w:t>
      </w:r>
      <w:r w:rsidR="00DD3CAC">
        <w:t>define</w:t>
      </w:r>
      <w:r w:rsidR="00D626D3">
        <w:t xml:space="preserve"> the CDF of </w:t>
      </w:r>
      <m:oMath>
        <m:r>
          <w:rPr>
            <w:rFonts w:ascii="Cambria Math" w:hAnsi="Cambria Math"/>
          </w:rPr>
          <m:t>L</m:t>
        </m:r>
      </m:oMath>
      <w:r w:rsidR="00D626D3">
        <w:t xml:space="preserve"> truncated between 2 and 1</w:t>
      </w:r>
      <w:r w:rsidR="00B42522">
        <w:t>,</w:t>
      </w:r>
      <w:r w:rsidR="00D626D3">
        <w:t xml:space="preserve">500 bp as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1500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l|</m:t>
            </m:r>
            <m:r>
              <w:rPr>
                <w:rFonts w:ascii="Cambria Math" w:hAnsi="Cambria Math"/>
              </w:rPr>
              <m:t>ϕ</m:t>
            </m:r>
          </m:e>
        </m:d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=2</m:t>
            </m:r>
          </m:sub>
          <m:sup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2≤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≤1500,</m:t>
                </m:r>
                <m:r>
                  <w:rPr>
                    <w:rFonts w:ascii="Cambria Math" w:hAnsi="Cambria Math"/>
                  </w:rPr>
                  <m:t>ϕ</m:t>
                </m:r>
              </m:e>
            </m:d>
          </m:e>
        </m:nary>
      </m:oMath>
      <w:r w:rsidR="00D626D3">
        <w:t xml:space="preserve">. In </w:t>
      </w:r>
      <w:r w:rsidR="00242FB1">
        <w:t>S</w:t>
      </w:r>
      <w:r w:rsidR="00A458B6">
        <w:t>1 Fig</w:t>
      </w:r>
      <w:r w:rsidR="00D626D3">
        <w:t>, we plot this and the empirical CDF of observed tract lengths</w:t>
      </w:r>
      <w:r w:rsidR="00824291">
        <w:t xml:space="preserve"> </w:t>
      </w:r>
      <w:r w:rsidR="00D626D3">
        <w:t>between 2 and 1</w:t>
      </w:r>
      <w:r w:rsidR="00B42522">
        <w:t>,</w:t>
      </w:r>
      <w:r w:rsidR="00D626D3">
        <w:t>500 bp</w:t>
      </w:r>
      <w:r w:rsidR="00E31E32">
        <w:t xml:space="preserve"> </w:t>
      </w:r>
      <w:r w:rsidR="00EC11F5">
        <w:t>detected</w:t>
      </w:r>
      <w:r w:rsidR="00E31E32">
        <w:t xml:space="preserve"> in the coalescent simulation. </w:t>
      </w:r>
      <w:r w:rsidR="003412D7">
        <w:t xml:space="preserve">We see from </w:t>
      </w:r>
      <w:r w:rsidR="004E69FB">
        <w:t>S1 Fig</w:t>
      </w:r>
      <w:r w:rsidR="003412D7">
        <w:t xml:space="preserve"> that our </w:t>
      </w:r>
      <w:r w:rsidR="00DF514B">
        <w:t xml:space="preserve">truncated distribution of </w:t>
      </w:r>
      <m:oMath>
        <m:r>
          <w:rPr>
            <w:rFonts w:ascii="Cambria Math" w:hAnsi="Cambria Math"/>
          </w:rPr>
          <m:t>L</m:t>
        </m:r>
      </m:oMath>
      <w:r w:rsidR="003412D7">
        <w:t xml:space="preserve"> fits well to </w:t>
      </w:r>
      <w:r w:rsidR="00DE0F01">
        <w:t>the actual proportion of observed tract lengths between 2 and 1</w:t>
      </w:r>
      <w:r w:rsidR="00B42522">
        <w:t>,</w:t>
      </w:r>
      <w:r w:rsidR="00DE0F01">
        <w:t>500 bp.</w:t>
      </w:r>
    </w:p>
    <w:p w14:paraId="607BC7B7" w14:textId="3D120922" w:rsidR="00046BBE" w:rsidRDefault="00172C6E" w:rsidP="00B52CF7">
      <w:r>
        <w:t xml:space="preserve">We want to figure out why </w:t>
      </w:r>
      <w:r w:rsidR="00DF514B">
        <w:t>our model</w:t>
      </w:r>
      <w:r>
        <w:t xml:space="preserve"> is not fitting well to the actual proportion of detected tracts with an observed tract length</w:t>
      </w:r>
      <w:r w:rsidRPr="007A5AE6">
        <w:t xml:space="preserve"> </w:t>
      </w:r>
      <w:r>
        <w:t xml:space="preserve">of </w:t>
      </w:r>
      <w:r w:rsidRPr="007A5AE6">
        <w:t>1 bp</w:t>
      </w:r>
      <w:r w:rsidR="00046BBE">
        <w:t xml:space="preserve"> in the coalescent simulation</w:t>
      </w:r>
      <w:r>
        <w:t>.</w:t>
      </w:r>
      <w:r w:rsidR="00BB5975">
        <w:t xml:space="preserve"> We think this is likely </w:t>
      </w:r>
      <w:r w:rsidR="00E05677">
        <w:t xml:space="preserve">because </w:t>
      </w:r>
      <w:r w:rsidR="00B52CF7">
        <w:t>our model does not account for linkage disequilibrium, even though linkage disequilibrium is present in the simulated regions.</w:t>
      </w:r>
    </w:p>
    <w:p w14:paraId="27BF61E5" w14:textId="23235F88" w:rsidR="00DE0F01" w:rsidRDefault="00F36367" w:rsidP="00D41D7A">
      <w:r>
        <w:t xml:space="preserve">Our model assumes that all positions within a gene conversion tract have the same probability of allele conversion. </w:t>
      </w:r>
      <w:r w:rsidR="006E2281">
        <w:t>This means that a</w:t>
      </w:r>
      <w:r w:rsidR="00AF7DED">
        <w:t>n</w:t>
      </w:r>
      <w:r w:rsidR="00D661D9">
        <w:t xml:space="preserve"> allele conversion occurring at one position does not make it more or less likely that an allele conversion will occur at another nearby position within the same gene conversion tract. </w:t>
      </w:r>
      <w:r>
        <w:t xml:space="preserve">This assumption is used to derive the marginal distribution of </w:t>
      </w:r>
      <m:oMath>
        <m:r>
          <w:rPr>
            <w:rFonts w:ascii="Cambria Math" w:hAnsi="Cambria Math"/>
          </w:rPr>
          <m:t>L</m:t>
        </m:r>
      </m:oMath>
      <w:r w:rsidR="00A443A1">
        <w:t xml:space="preserve"> in the main text. However, </w:t>
      </w:r>
      <w:r w:rsidR="004910C3">
        <w:t xml:space="preserve">in this coalescent simulation and in real populations, </w:t>
      </w:r>
      <w:r w:rsidR="00AF0887">
        <w:t xml:space="preserve">linkage disequilibrium can cause </w:t>
      </w:r>
      <w:r w:rsidR="00CA787B">
        <w:t xml:space="preserve">heterozygosity </w:t>
      </w:r>
      <w:r w:rsidR="00AF0887">
        <w:t>to be</w:t>
      </w:r>
      <w:r w:rsidR="00CA787B">
        <w:t xml:space="preserve"> correlated between nearby positions</w:t>
      </w:r>
      <w:r w:rsidR="009A03FC">
        <w:t>,</w:t>
      </w:r>
      <w:r w:rsidR="00AF0887">
        <w:t xml:space="preserve"> </w:t>
      </w:r>
      <w:r w:rsidR="005E4D00">
        <w:t>leading to</w:t>
      </w:r>
      <w:r w:rsidR="00AF0887">
        <w:t xml:space="preserve"> </w:t>
      </w:r>
      <w:r w:rsidR="005E4D00">
        <w:t xml:space="preserve">allele conversions occurring together at </w:t>
      </w:r>
      <w:r w:rsidR="009A03FC">
        <w:t>nearby positions</w:t>
      </w:r>
      <w:r w:rsidR="005E4D00">
        <w:t xml:space="preserve"> more frequently than if these positions were independent from </w:t>
      </w:r>
      <w:r w:rsidR="007B6B53">
        <w:t>one</w:t>
      </w:r>
      <w:r w:rsidR="005E4D00">
        <w:t xml:space="preserve"> </w:t>
      </w:r>
      <w:r w:rsidR="006E2281">
        <w:t>another</w:t>
      </w:r>
      <w:r w:rsidR="005E4D00">
        <w:t xml:space="preserve">. </w:t>
      </w:r>
      <w:r w:rsidR="00D661D9">
        <w:t>This may explain why the</w:t>
      </w:r>
      <w:r w:rsidR="004A134D">
        <w:t xml:space="preserve"> actual</w:t>
      </w:r>
      <w:r w:rsidR="00D661D9">
        <w:t xml:space="preserve"> proportion of detected tracts with an observed tract length of 1 bp </w:t>
      </w:r>
      <w:r w:rsidR="00AF7DED">
        <w:t xml:space="preserve">in the coalescent simulation </w:t>
      </w:r>
      <w:r w:rsidR="00E05F5D">
        <w:t xml:space="preserve">is smaller than what the model predicts. </w:t>
      </w:r>
    </w:p>
    <w:p w14:paraId="1801F978" w14:textId="349770D1" w:rsidR="003412D7" w:rsidRDefault="00D661D9" w:rsidP="00D41D7A">
      <w:r>
        <w:t xml:space="preserve">To test whether linkage disequilibrium is causing </w:t>
      </w:r>
      <w:r w:rsidR="003F532C">
        <w:t>a smaller proportion of</w:t>
      </w:r>
      <w:r w:rsidR="00C510DD">
        <w:t xml:space="preserve"> detected</w:t>
      </w:r>
      <w:r w:rsidR="003F532C">
        <w:t xml:space="preserve"> tracts to have an observed tract length of 1 bp </w:t>
      </w:r>
      <w:r w:rsidR="006E2281">
        <w:t xml:space="preserve">compared to what the model predicts, </w:t>
      </w:r>
      <w:r w:rsidR="00A10F4C">
        <w:t xml:space="preserve">we </w:t>
      </w:r>
      <w:r w:rsidR="00ED06B4">
        <w:t xml:space="preserve">simulate </w:t>
      </w:r>
      <w:r w:rsidR="003F1D14">
        <w:t>observed tract lengths</w:t>
      </w:r>
      <w:r w:rsidR="00ED06B4">
        <w:t xml:space="preserve"> </w:t>
      </w:r>
      <w:r w:rsidR="00604A4F">
        <w:t>under</w:t>
      </w:r>
      <w:r w:rsidR="00833E71">
        <w:t xml:space="preserve"> a setting </w:t>
      </w:r>
      <w:r w:rsidR="00604A4F">
        <w:t>where markers are independent</w:t>
      </w:r>
      <w:r w:rsidR="00ED06B4">
        <w:t xml:space="preserve">. For this simulation, we use the population heterozygosity </w:t>
      </w:r>
      <w:r w:rsidR="00ED06B4">
        <w:lastRenderedPageBreak/>
        <w:t>rate</w:t>
      </w:r>
      <w:r w:rsidR="00604A4F">
        <w:t>s</w:t>
      </w:r>
      <w:r w:rsidR="00ED06B4">
        <w:t xml:space="preserve"> of markers on chromosome 1 from the UK Biobank whole autosome data. We use the following steps to simulate observed tract lengths:</w:t>
      </w:r>
    </w:p>
    <w:p w14:paraId="3B1D9652" w14:textId="3928B100" w:rsidR="00ED06B4" w:rsidRPr="00434909" w:rsidRDefault="00ED06B4" w:rsidP="00ED06B4">
      <w:pPr>
        <w:pStyle w:val="ListParagraph"/>
        <w:numPr>
          <w:ilvl w:val="0"/>
          <w:numId w:val="14"/>
        </w:numPr>
      </w:pPr>
      <w:r w:rsidRPr="00434909">
        <w:t xml:space="preserve">We </w:t>
      </w:r>
      <w:r>
        <w:t>generate</w:t>
      </w:r>
      <w:r w:rsidRPr="00434909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434909">
        <w:t xml:space="preserve"> gene conversion tracts by uniformly sampling the starting position on </w:t>
      </w:r>
      <w:r>
        <w:t xml:space="preserve">chromosome 1 </w:t>
      </w:r>
      <w:r w:rsidRPr="00434909">
        <w:t xml:space="preserve">and </w:t>
      </w:r>
      <w:r>
        <w:t>drawing</w:t>
      </w:r>
      <w:r w:rsidRPr="00434909">
        <w:t xml:space="preserve"> the length of the gene conversion tract from a geometric distribution with mean 300. The start and end positions of each tract are saved. </w:t>
      </w:r>
    </w:p>
    <w:p w14:paraId="791CAC44" w14:textId="0D35C786" w:rsidR="00ED06B4" w:rsidRDefault="00ED06B4" w:rsidP="00ED06B4">
      <w:pPr>
        <w:pStyle w:val="ListParagraph"/>
        <w:numPr>
          <w:ilvl w:val="0"/>
          <w:numId w:val="14"/>
        </w:numPr>
      </w:pPr>
      <w:r>
        <w:t xml:space="preserve">We let an allele conversion occur at each position </w:t>
      </w:r>
      <m:oMath>
        <m:r>
          <w:rPr>
            <w:rFonts w:ascii="Cambria Math" w:hAnsi="Cambria Math"/>
          </w:rPr>
          <m:t>i</m:t>
        </m:r>
      </m:oMath>
      <w:r>
        <w:t xml:space="preserve"> within</w:t>
      </w:r>
      <w:r w:rsidRPr="00434909">
        <w:t xml:space="preserve"> each</w:t>
      </w:r>
      <w:r>
        <w:t xml:space="preserve"> gene conversion tract with probability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the minor allele frequency at position </w:t>
      </w:r>
      <m:oMath>
        <m:r>
          <w:rPr>
            <w:rFonts w:ascii="Cambria Math" w:hAnsi="Cambria Math"/>
          </w:rPr>
          <m:t>i</m:t>
        </m:r>
      </m:oMath>
      <w:r>
        <w:t xml:space="preserve">. </w:t>
      </w:r>
    </w:p>
    <w:p w14:paraId="54E1CCF8" w14:textId="7894C40A" w:rsidR="003412D7" w:rsidRDefault="00ED06B4" w:rsidP="00D41D7A">
      <w:pPr>
        <w:pStyle w:val="ListParagraph"/>
        <w:numPr>
          <w:ilvl w:val="0"/>
          <w:numId w:val="14"/>
        </w:numPr>
      </w:pPr>
      <w:r>
        <w:t>For each gene conversion tract, we obtain the observed tract length of the gene conversion tract by taking the length spanning the furthest allele converted positions.</w:t>
      </w:r>
    </w:p>
    <w:p w14:paraId="6B8EBF88" w14:textId="5F39B7F1" w:rsidR="005933C7" w:rsidRDefault="00321C78" w:rsidP="005933C7">
      <w:r>
        <w:t xml:space="preserve">In step 2, we set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 if the minor allele frequency </w:t>
      </w:r>
      <w:r w:rsidR="008E59B5">
        <w:t>is</w:t>
      </w:r>
      <w:r>
        <w:t xml:space="preserve"> less than 5%</w:t>
      </w:r>
      <w:r w:rsidR="009D02D9">
        <w:t xml:space="preserve"> at position </w:t>
      </w:r>
      <m:oMath>
        <m:r>
          <w:rPr>
            <w:rFonts w:ascii="Cambria Math" w:hAnsi="Cambria Math"/>
          </w:rPr>
          <m:t>i</m:t>
        </m:r>
      </m:oMath>
      <w:r w:rsidR="009D02D9">
        <w:t xml:space="preserve"> to prevent detecting allele conversions at these markers</w:t>
      </w:r>
      <w:r w:rsidR="00D832E6">
        <w:t>,</w:t>
      </w:r>
      <w:r w:rsidR="00BF03A1">
        <w:t xml:space="preserve"> like </w:t>
      </w:r>
      <w:r w:rsidR="00A01379">
        <w:t>in our detection method.</w:t>
      </w:r>
      <w:r w:rsidR="009D02D9">
        <w:t xml:space="preserve"> </w:t>
      </w:r>
    </w:p>
    <w:p w14:paraId="4293C7E0" w14:textId="6067456B" w:rsidR="00405683" w:rsidRDefault="00987AE0" w:rsidP="00453C0D">
      <w:pPr>
        <w:rPr>
          <w:iCs/>
        </w:rPr>
      </w:pPr>
      <w:r>
        <w:t xml:space="preserve">From this simulation, </w:t>
      </w:r>
      <w:r>
        <w:rPr>
          <w:bCs/>
        </w:rPr>
        <w:t xml:space="preserve">the actual </w:t>
      </w:r>
      <w:r w:rsidR="00D350BF" w:rsidRPr="00A35C4B">
        <w:rPr>
          <w:iCs/>
        </w:rPr>
        <w:t xml:space="preserve">proportion </w:t>
      </w:r>
      <w:r w:rsidR="00D350BF">
        <w:rPr>
          <w:iCs/>
        </w:rPr>
        <w:t xml:space="preserve">of </w:t>
      </w:r>
      <w:r>
        <w:rPr>
          <w:iCs/>
        </w:rPr>
        <w:t xml:space="preserve">observed tract lengths that </w:t>
      </w:r>
      <w:r w:rsidR="003F1D14">
        <w:rPr>
          <w:iCs/>
        </w:rPr>
        <w:t>were</w:t>
      </w:r>
      <w:r>
        <w:rPr>
          <w:iCs/>
        </w:rPr>
        <w:t xml:space="preserve"> 1 bp </w:t>
      </w:r>
      <w:r w:rsidR="00D350BF" w:rsidRPr="00A35C4B">
        <w:rPr>
          <w:iCs/>
        </w:rPr>
        <w:t>was 0.8</w:t>
      </w:r>
      <w:r w:rsidR="005C7DAB">
        <w:rPr>
          <w:iCs/>
        </w:rPr>
        <w:t>13</w:t>
      </w:r>
      <w:r w:rsidR="00D350BF" w:rsidRPr="00A35C4B">
        <w:rPr>
          <w:rFonts w:hint="eastAsia"/>
          <w:iCs/>
        </w:rPr>
        <w:t xml:space="preserve"> </w:t>
      </w:r>
      <w:r w:rsidR="00B24192">
        <w:t xml:space="preserve">(among detected tracts with an observed tract length between 1 and 1,500 bp) </w:t>
      </w:r>
      <w:r w:rsidR="00D350BF" w:rsidRPr="00A35C4B">
        <w:rPr>
          <w:iCs/>
        </w:rPr>
        <w:t xml:space="preserve">whereas </w:t>
      </w:r>
      <m:oMath>
        <m:acc>
          <m:accPr>
            <m:ctrlPr>
              <w:rPr>
                <w:rFonts w:ascii="Cambria Math" w:hAnsi="Cambria Math"/>
                <w:bCs/>
                <w:i/>
              </w:rPr>
            </m:ctrlPr>
          </m:accPr>
          <m:e>
            <m:r>
              <w:rPr>
                <w:rFonts w:ascii="Cambria Math" w:hAnsi="Cambria Math"/>
              </w:rPr>
              <m:t>π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L=1</m:t>
            </m:r>
          </m:e>
          <m:e>
            <m:r>
              <w:rPr>
                <w:rFonts w:ascii="Cambria Math" w:hAnsi="Cambria Math"/>
              </w:rPr>
              <m:t>1≤L≤1500,ϕ=300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0.818</m:t>
        </m:r>
      </m:oMath>
      <w:r w:rsidR="00D350BF">
        <w:rPr>
          <w:iCs/>
        </w:rPr>
        <w:t xml:space="preserve">. </w:t>
      </w:r>
      <w:r w:rsidR="005C7DAB">
        <w:rPr>
          <w:iCs/>
        </w:rPr>
        <w:t xml:space="preserve">This time, our model only slightly overestimates this proportion. </w:t>
      </w:r>
      <w:r w:rsidR="00D41D7A" w:rsidRPr="00A35C4B">
        <w:rPr>
          <w:iCs/>
        </w:rPr>
        <w:t xml:space="preserve">From </w:t>
      </w:r>
      <w:r w:rsidR="00EE0D53">
        <w:rPr>
          <w:iCs/>
        </w:rPr>
        <w:t>S2 Fig</w:t>
      </w:r>
      <w:r w:rsidR="00D41D7A" w:rsidRPr="00A35C4B">
        <w:rPr>
          <w:iCs/>
        </w:rPr>
        <w:t xml:space="preserve">, </w:t>
      </w:r>
      <w:r w:rsidR="003C7383">
        <w:rPr>
          <w:iCs/>
        </w:rPr>
        <w:t>we also see that o</w:t>
      </w:r>
      <w:r w:rsidR="00453C0D">
        <w:rPr>
          <w:iCs/>
        </w:rPr>
        <w:t>ur model closely fits the</w:t>
      </w:r>
      <w:r w:rsidR="00F55E64">
        <w:rPr>
          <w:iCs/>
        </w:rPr>
        <w:t xml:space="preserve"> empirical distribution of</w:t>
      </w:r>
      <w:r w:rsidR="00453C0D">
        <w:rPr>
          <w:iCs/>
        </w:rPr>
        <w:t xml:space="preserve"> observed tract lengths</w:t>
      </w:r>
      <w:r w:rsidR="003C7383">
        <w:rPr>
          <w:iCs/>
        </w:rPr>
        <w:t xml:space="preserve"> between 2 and 1</w:t>
      </w:r>
      <w:r w:rsidR="00E32EF5">
        <w:rPr>
          <w:iCs/>
        </w:rPr>
        <w:t>,</w:t>
      </w:r>
      <w:r w:rsidR="003C7383">
        <w:rPr>
          <w:iCs/>
        </w:rPr>
        <w:t>500 bp</w:t>
      </w:r>
      <w:r w:rsidR="00D832E6">
        <w:rPr>
          <w:iCs/>
        </w:rPr>
        <w:t xml:space="preserve"> generated from this simulation</w:t>
      </w:r>
      <w:r w:rsidR="003C7383">
        <w:rPr>
          <w:iCs/>
        </w:rPr>
        <w:t>.</w:t>
      </w:r>
      <w:r w:rsidR="006D76E9">
        <w:rPr>
          <w:iCs/>
        </w:rPr>
        <w:t xml:space="preserve"> </w:t>
      </w:r>
      <w:ins w:id="0" w:author="Nobu Masaki" w:date="2025-09-25T14:54:00Z">
        <w:r w:rsidR="00CB0F8A" w:rsidRPr="00CB0F8A">
          <w:rPr>
            <w:iCs/>
          </w:rPr>
          <w:t>Our model fits well to both sets of observed tract lengths between 2 and 1,500 bp, in the coalescent simulation and in the independent-marker simulation</w:t>
        </w:r>
      </w:ins>
      <w:ins w:id="1" w:author="Nobu Masaki" w:date="2025-09-25T14:54:00Z" w16du:dateUtc="2025-09-25T21:54:00Z">
        <w:r w:rsidR="00581D5F">
          <w:rPr>
            <w:iCs/>
          </w:rPr>
          <w:t xml:space="preserve"> (S1 and S2 Fig). </w:t>
        </w:r>
      </w:ins>
    </w:p>
    <w:p w14:paraId="50A77E8C" w14:textId="25B759C6" w:rsidR="00B25611" w:rsidRDefault="002D1119" w:rsidP="00D41D7A">
      <w:pPr>
        <w:rPr>
          <w:iCs/>
        </w:rPr>
      </w:pPr>
      <w:r>
        <w:rPr>
          <w:iCs/>
        </w:rPr>
        <w:t xml:space="preserve">Compared to the coalescent simulation, our model better predicts the proportion of </w:t>
      </w:r>
      <w:r w:rsidR="008A66FF">
        <w:rPr>
          <w:iCs/>
        </w:rPr>
        <w:t xml:space="preserve">observed tract lengths </w:t>
      </w:r>
      <w:r>
        <w:rPr>
          <w:iCs/>
        </w:rPr>
        <w:t xml:space="preserve">that are 1 bp </w:t>
      </w:r>
      <w:r w:rsidR="008A66FF">
        <w:rPr>
          <w:iCs/>
        </w:rPr>
        <w:t>from this simulation</w:t>
      </w:r>
      <w:r>
        <w:rPr>
          <w:iCs/>
        </w:rPr>
        <w:t>,</w:t>
      </w:r>
      <w:r w:rsidR="00D3278E">
        <w:rPr>
          <w:iCs/>
        </w:rPr>
        <w:t xml:space="preserve"> in which observed tract lengths are generated </w:t>
      </w:r>
      <w:r w:rsidR="00014A24">
        <w:t>under a setting where markers are independent</w:t>
      </w:r>
      <w:r w:rsidR="00D3278E">
        <w:rPr>
          <w:iCs/>
        </w:rPr>
        <w:t xml:space="preserve">. </w:t>
      </w:r>
      <w:r w:rsidR="009F007C">
        <w:rPr>
          <w:iCs/>
        </w:rPr>
        <w:t xml:space="preserve">Recall that in the coalescent simulation, the model overestimates the proportion of observed tract lengths that are 1 bp. This indicates that linkage disequilibrium may cause </w:t>
      </w:r>
      <w:r w:rsidR="009F007C">
        <w:rPr>
          <w:iCs/>
        </w:rPr>
        <w:lastRenderedPageBreak/>
        <w:t>the proportion of observed tract lengths that are 1 bp to be lower than what the model predicts.</w:t>
      </w:r>
      <w:r w:rsidR="002A0BB7">
        <w:rPr>
          <w:iCs/>
        </w:rPr>
        <w:t xml:space="preserve"> </w:t>
      </w:r>
      <w:r w:rsidR="003B7AE6">
        <w:rPr>
          <w:iCs/>
        </w:rPr>
        <w:t xml:space="preserve">When estimating the mean length of gene conversion tracts, </w:t>
      </w:r>
      <w:r w:rsidR="002A0BB7">
        <w:rPr>
          <w:iCs/>
        </w:rPr>
        <w:t xml:space="preserve">we can avoid this issue by only considering observed tract lengths between 2 and 1,500 bp and by truncating </w:t>
      </w:r>
      <w:r w:rsidR="00B108F3">
        <w:rPr>
          <w:iCs/>
        </w:rPr>
        <w:t xml:space="preserve">the </w:t>
      </w:r>
      <w:r w:rsidR="007A7898">
        <w:rPr>
          <w:iCs/>
        </w:rPr>
        <w:t xml:space="preserve">marginal </w:t>
      </w:r>
      <w:r w:rsidR="00B108F3">
        <w:rPr>
          <w:iCs/>
        </w:rPr>
        <w:t>di</w:t>
      </w:r>
      <w:r w:rsidR="007A7898">
        <w:rPr>
          <w:iCs/>
        </w:rPr>
        <w:t xml:space="preserve">stribution of </w:t>
      </w:r>
      <m:oMath>
        <m:r>
          <w:rPr>
            <w:rFonts w:ascii="Cambria Math" w:hAnsi="Cambria Math"/>
          </w:rPr>
          <m:t>L</m:t>
        </m:r>
      </m:oMath>
      <w:r w:rsidR="002A0BB7">
        <w:rPr>
          <w:iCs/>
        </w:rPr>
        <w:t xml:space="preserve"> between 2 and 1,500 bp before model fitting, as we have done in the main paper.  </w:t>
      </w:r>
    </w:p>
    <w:p w14:paraId="60B41853" w14:textId="77777777" w:rsidR="00BC7F8D" w:rsidRDefault="00BC7F8D" w:rsidP="00D41D7A">
      <w:pPr>
        <w:rPr>
          <w:iCs/>
        </w:rPr>
      </w:pPr>
    </w:p>
    <w:p w14:paraId="00291582" w14:textId="77777777" w:rsidR="00BC7F8D" w:rsidRDefault="00BC7F8D" w:rsidP="00D41D7A">
      <w:pPr>
        <w:rPr>
          <w:iCs/>
        </w:rPr>
      </w:pPr>
    </w:p>
    <w:p w14:paraId="5D49743C" w14:textId="77777777" w:rsidR="00BC7F8D" w:rsidRDefault="00BC7F8D" w:rsidP="00D41D7A">
      <w:pPr>
        <w:rPr>
          <w:iCs/>
        </w:rPr>
      </w:pPr>
    </w:p>
    <w:p w14:paraId="3673A0B2" w14:textId="77777777" w:rsidR="00BC7F8D" w:rsidRDefault="00BC7F8D" w:rsidP="00D41D7A">
      <w:pPr>
        <w:rPr>
          <w:iCs/>
        </w:rPr>
      </w:pPr>
    </w:p>
    <w:p w14:paraId="54767277" w14:textId="77777777" w:rsidR="00BC7F8D" w:rsidRDefault="00BC7F8D" w:rsidP="00D41D7A">
      <w:pPr>
        <w:rPr>
          <w:iCs/>
        </w:rPr>
      </w:pPr>
    </w:p>
    <w:p w14:paraId="55E5475D" w14:textId="77777777" w:rsidR="00BC7F8D" w:rsidRDefault="00BC7F8D" w:rsidP="00D41D7A">
      <w:pPr>
        <w:rPr>
          <w:iCs/>
        </w:rPr>
      </w:pPr>
    </w:p>
    <w:p w14:paraId="1E1704F0" w14:textId="77777777" w:rsidR="00BC7F8D" w:rsidRDefault="00BC7F8D" w:rsidP="00D41D7A">
      <w:pPr>
        <w:rPr>
          <w:iCs/>
        </w:rPr>
      </w:pPr>
    </w:p>
    <w:p w14:paraId="4EE273C2" w14:textId="77777777" w:rsidR="00BC7F8D" w:rsidRDefault="00BC7F8D" w:rsidP="00D41D7A">
      <w:pPr>
        <w:rPr>
          <w:iCs/>
        </w:rPr>
      </w:pPr>
    </w:p>
    <w:p w14:paraId="1D9C0146" w14:textId="77777777" w:rsidR="00BC7F8D" w:rsidRDefault="00BC7F8D" w:rsidP="00D41D7A">
      <w:pPr>
        <w:rPr>
          <w:iCs/>
        </w:rPr>
      </w:pPr>
    </w:p>
    <w:p w14:paraId="10997C13" w14:textId="77777777" w:rsidR="00BC7F8D" w:rsidRDefault="00BC7F8D" w:rsidP="00D41D7A">
      <w:pPr>
        <w:rPr>
          <w:iCs/>
        </w:rPr>
      </w:pPr>
    </w:p>
    <w:p w14:paraId="1D57FEBD" w14:textId="77777777" w:rsidR="00BC7F8D" w:rsidRDefault="00BC7F8D" w:rsidP="00D41D7A">
      <w:pPr>
        <w:rPr>
          <w:iCs/>
        </w:rPr>
      </w:pPr>
    </w:p>
    <w:p w14:paraId="13CCDD21" w14:textId="77777777" w:rsidR="00BC7F8D" w:rsidRDefault="00BC7F8D" w:rsidP="00D41D7A">
      <w:pPr>
        <w:rPr>
          <w:iCs/>
        </w:rPr>
      </w:pPr>
    </w:p>
    <w:p w14:paraId="3ED40836" w14:textId="77777777" w:rsidR="00BC7F8D" w:rsidRDefault="00BC7F8D" w:rsidP="00D41D7A">
      <w:pPr>
        <w:rPr>
          <w:iCs/>
        </w:rPr>
      </w:pPr>
    </w:p>
    <w:p w14:paraId="62BCFC5D" w14:textId="77777777" w:rsidR="00BC7F8D" w:rsidRDefault="00BC7F8D" w:rsidP="00D41D7A">
      <w:pPr>
        <w:rPr>
          <w:iCs/>
        </w:rPr>
      </w:pPr>
    </w:p>
    <w:p w14:paraId="0392EE35" w14:textId="77777777" w:rsidR="00BC7F8D" w:rsidRDefault="00BC7F8D" w:rsidP="00D41D7A">
      <w:pPr>
        <w:rPr>
          <w:iCs/>
        </w:rPr>
      </w:pPr>
    </w:p>
    <w:p w14:paraId="5C0D89DD" w14:textId="77777777" w:rsidR="00BC7F8D" w:rsidRDefault="00BC7F8D" w:rsidP="00D41D7A">
      <w:pPr>
        <w:rPr>
          <w:iCs/>
        </w:rPr>
      </w:pPr>
    </w:p>
    <w:p w14:paraId="6637A2BD" w14:textId="775C9951" w:rsidR="008C67CA" w:rsidRDefault="008C67CA" w:rsidP="00A17BEA">
      <w:pPr>
        <w:pStyle w:val="Heading2"/>
      </w:pPr>
      <w:r w:rsidRPr="00A17BEA">
        <w:t>References</w:t>
      </w:r>
    </w:p>
    <w:p w14:paraId="21A90CA7" w14:textId="77777777" w:rsidR="008C67CA" w:rsidRPr="008C67CA" w:rsidRDefault="00BC7F8D" w:rsidP="008C67CA">
      <w:pPr>
        <w:pStyle w:val="Bibliography"/>
        <w:rPr>
          <w:rFonts w:ascii="Calibri" w:cs="Calibri"/>
        </w:rPr>
      </w:pPr>
      <w:r>
        <w:rPr>
          <w:iCs/>
        </w:rPr>
        <w:fldChar w:fldCharType="begin"/>
      </w:r>
      <w:r w:rsidR="008C67CA">
        <w:rPr>
          <w:iCs/>
        </w:rPr>
        <w:instrText xml:space="preserve"> ADDIN ZOTERO_BIBL {"uncited":[],"omitted":[],"custom":[]} CSL_BIBLIOGRAPHY </w:instrText>
      </w:r>
      <w:r>
        <w:rPr>
          <w:iCs/>
        </w:rPr>
        <w:fldChar w:fldCharType="separate"/>
      </w:r>
      <w:r w:rsidR="008C67CA" w:rsidRPr="008C67CA">
        <w:rPr>
          <w:rFonts w:ascii="Calibri" w:cs="Calibri"/>
        </w:rPr>
        <w:t xml:space="preserve">1. </w:t>
      </w:r>
      <w:r w:rsidR="008C67CA" w:rsidRPr="008C67CA">
        <w:rPr>
          <w:rFonts w:ascii="Calibri" w:cs="Calibri"/>
        </w:rPr>
        <w:tab/>
        <w:t>Browning SR, Browning BL. Biobank-scale inference of multi-individual identity by descent and gene conversion. The American Journal of Human Genetics. 2024;111: 691–700. doi:10.1016/j.ajhg.2024.02.015</w:t>
      </w:r>
    </w:p>
    <w:p w14:paraId="4A8538D9" w14:textId="6D571BD6" w:rsidR="00BC7F8D" w:rsidRPr="00691F7E" w:rsidRDefault="00BC7F8D" w:rsidP="008C67CA">
      <w:pPr>
        <w:pStyle w:val="Bibliography"/>
        <w:rPr>
          <w:iCs/>
        </w:rPr>
      </w:pPr>
      <w:r>
        <w:rPr>
          <w:iCs/>
        </w:rPr>
        <w:fldChar w:fldCharType="end"/>
      </w:r>
    </w:p>
    <w:sectPr w:rsidR="00BC7F8D" w:rsidRPr="00691F7E" w:rsidSect="00753A7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99215" w14:textId="77777777" w:rsidR="00D446D1" w:rsidRDefault="00D446D1" w:rsidP="00EE1442">
      <w:pPr>
        <w:spacing w:after="0" w:line="240" w:lineRule="auto"/>
      </w:pPr>
      <w:r>
        <w:separator/>
      </w:r>
    </w:p>
  </w:endnote>
  <w:endnote w:type="continuationSeparator" w:id="0">
    <w:p w14:paraId="54B5FD76" w14:textId="77777777" w:rsidR="00D446D1" w:rsidRDefault="00D446D1" w:rsidP="00EE1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524B" w14:textId="77777777" w:rsidR="009322ED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E70A2" w14:textId="77777777" w:rsidR="00D446D1" w:rsidRDefault="00D446D1" w:rsidP="00EE1442">
      <w:pPr>
        <w:spacing w:after="0" w:line="240" w:lineRule="auto"/>
      </w:pPr>
      <w:r>
        <w:separator/>
      </w:r>
    </w:p>
  </w:footnote>
  <w:footnote w:type="continuationSeparator" w:id="0">
    <w:p w14:paraId="55026860" w14:textId="77777777" w:rsidR="00D446D1" w:rsidRDefault="00D446D1" w:rsidP="00EE1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51F2"/>
    <w:multiLevelType w:val="hybridMultilevel"/>
    <w:tmpl w:val="DC043AF0"/>
    <w:lvl w:ilvl="0" w:tplc="8804AA7C">
      <w:start w:val="1"/>
      <w:numFmt w:val="decimal"/>
      <w:lvlText w:val="%1."/>
      <w:lvlJc w:val="left"/>
      <w:pPr>
        <w:ind w:left="1020" w:hanging="360"/>
      </w:pPr>
    </w:lvl>
    <w:lvl w:ilvl="1" w:tplc="C5B06828">
      <w:start w:val="1"/>
      <w:numFmt w:val="decimal"/>
      <w:lvlText w:val="%2."/>
      <w:lvlJc w:val="left"/>
      <w:pPr>
        <w:ind w:left="1020" w:hanging="360"/>
      </w:pPr>
    </w:lvl>
    <w:lvl w:ilvl="2" w:tplc="3F5E4776">
      <w:start w:val="1"/>
      <w:numFmt w:val="decimal"/>
      <w:lvlText w:val="%3."/>
      <w:lvlJc w:val="left"/>
      <w:pPr>
        <w:ind w:left="1020" w:hanging="360"/>
      </w:pPr>
    </w:lvl>
    <w:lvl w:ilvl="3" w:tplc="0598175E">
      <w:start w:val="1"/>
      <w:numFmt w:val="decimal"/>
      <w:lvlText w:val="%4."/>
      <w:lvlJc w:val="left"/>
      <w:pPr>
        <w:ind w:left="1020" w:hanging="360"/>
      </w:pPr>
    </w:lvl>
    <w:lvl w:ilvl="4" w:tplc="BF1AC334">
      <w:start w:val="1"/>
      <w:numFmt w:val="decimal"/>
      <w:lvlText w:val="%5."/>
      <w:lvlJc w:val="left"/>
      <w:pPr>
        <w:ind w:left="1020" w:hanging="360"/>
      </w:pPr>
    </w:lvl>
    <w:lvl w:ilvl="5" w:tplc="59FC777A">
      <w:start w:val="1"/>
      <w:numFmt w:val="decimal"/>
      <w:lvlText w:val="%6."/>
      <w:lvlJc w:val="left"/>
      <w:pPr>
        <w:ind w:left="1020" w:hanging="360"/>
      </w:pPr>
    </w:lvl>
    <w:lvl w:ilvl="6" w:tplc="18086894">
      <w:start w:val="1"/>
      <w:numFmt w:val="decimal"/>
      <w:lvlText w:val="%7."/>
      <w:lvlJc w:val="left"/>
      <w:pPr>
        <w:ind w:left="1020" w:hanging="360"/>
      </w:pPr>
    </w:lvl>
    <w:lvl w:ilvl="7" w:tplc="917A63BA">
      <w:start w:val="1"/>
      <w:numFmt w:val="decimal"/>
      <w:lvlText w:val="%8."/>
      <w:lvlJc w:val="left"/>
      <w:pPr>
        <w:ind w:left="1020" w:hanging="360"/>
      </w:pPr>
    </w:lvl>
    <w:lvl w:ilvl="8" w:tplc="53B82ABC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0CE43B35"/>
    <w:multiLevelType w:val="hybridMultilevel"/>
    <w:tmpl w:val="50903934"/>
    <w:lvl w:ilvl="0" w:tplc="025CC48C">
      <w:start w:val="1"/>
      <w:numFmt w:val="decimal"/>
      <w:lvlText w:val="%1."/>
      <w:lvlJc w:val="left"/>
      <w:pPr>
        <w:ind w:left="1020" w:hanging="360"/>
      </w:pPr>
    </w:lvl>
    <w:lvl w:ilvl="1" w:tplc="BC14BCB8">
      <w:start w:val="1"/>
      <w:numFmt w:val="decimal"/>
      <w:lvlText w:val="%2."/>
      <w:lvlJc w:val="left"/>
      <w:pPr>
        <w:ind w:left="1020" w:hanging="360"/>
      </w:pPr>
    </w:lvl>
    <w:lvl w:ilvl="2" w:tplc="57F83BEA">
      <w:start w:val="1"/>
      <w:numFmt w:val="decimal"/>
      <w:lvlText w:val="%3."/>
      <w:lvlJc w:val="left"/>
      <w:pPr>
        <w:ind w:left="1020" w:hanging="360"/>
      </w:pPr>
    </w:lvl>
    <w:lvl w:ilvl="3" w:tplc="09F8C830">
      <w:start w:val="1"/>
      <w:numFmt w:val="decimal"/>
      <w:lvlText w:val="%4."/>
      <w:lvlJc w:val="left"/>
      <w:pPr>
        <w:ind w:left="1020" w:hanging="360"/>
      </w:pPr>
    </w:lvl>
    <w:lvl w:ilvl="4" w:tplc="5BA2C8CA">
      <w:start w:val="1"/>
      <w:numFmt w:val="decimal"/>
      <w:lvlText w:val="%5."/>
      <w:lvlJc w:val="left"/>
      <w:pPr>
        <w:ind w:left="1020" w:hanging="360"/>
      </w:pPr>
    </w:lvl>
    <w:lvl w:ilvl="5" w:tplc="60D8D6EA">
      <w:start w:val="1"/>
      <w:numFmt w:val="decimal"/>
      <w:lvlText w:val="%6."/>
      <w:lvlJc w:val="left"/>
      <w:pPr>
        <w:ind w:left="1020" w:hanging="360"/>
      </w:pPr>
    </w:lvl>
    <w:lvl w:ilvl="6" w:tplc="4CB42F16">
      <w:start w:val="1"/>
      <w:numFmt w:val="decimal"/>
      <w:lvlText w:val="%7."/>
      <w:lvlJc w:val="left"/>
      <w:pPr>
        <w:ind w:left="1020" w:hanging="360"/>
      </w:pPr>
    </w:lvl>
    <w:lvl w:ilvl="7" w:tplc="C33EBE24">
      <w:start w:val="1"/>
      <w:numFmt w:val="decimal"/>
      <w:lvlText w:val="%8."/>
      <w:lvlJc w:val="left"/>
      <w:pPr>
        <w:ind w:left="1020" w:hanging="360"/>
      </w:pPr>
    </w:lvl>
    <w:lvl w:ilvl="8" w:tplc="FF54E17C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0ECC4B97"/>
    <w:multiLevelType w:val="hybridMultilevel"/>
    <w:tmpl w:val="64687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E4CCB"/>
    <w:multiLevelType w:val="hybridMultilevel"/>
    <w:tmpl w:val="BD54F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D5BDC"/>
    <w:multiLevelType w:val="hybridMultilevel"/>
    <w:tmpl w:val="A866C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D12C3"/>
    <w:multiLevelType w:val="hybridMultilevel"/>
    <w:tmpl w:val="CEF63FB2"/>
    <w:lvl w:ilvl="0" w:tplc="EA8EDDA6">
      <w:start w:val="1"/>
      <w:numFmt w:val="decimal"/>
      <w:lvlText w:val="%1)"/>
      <w:lvlJc w:val="left"/>
      <w:pPr>
        <w:ind w:left="1080" w:hanging="360"/>
      </w:pPr>
    </w:lvl>
    <w:lvl w:ilvl="1" w:tplc="DEEA4918">
      <w:start w:val="1"/>
      <w:numFmt w:val="decimal"/>
      <w:lvlText w:val="%2)"/>
      <w:lvlJc w:val="left"/>
      <w:pPr>
        <w:ind w:left="1080" w:hanging="360"/>
      </w:pPr>
    </w:lvl>
    <w:lvl w:ilvl="2" w:tplc="A63CC632">
      <w:start w:val="1"/>
      <w:numFmt w:val="decimal"/>
      <w:lvlText w:val="%3)"/>
      <w:lvlJc w:val="left"/>
      <w:pPr>
        <w:ind w:left="1080" w:hanging="360"/>
      </w:pPr>
    </w:lvl>
    <w:lvl w:ilvl="3" w:tplc="F2F4124C">
      <w:start w:val="1"/>
      <w:numFmt w:val="decimal"/>
      <w:lvlText w:val="%4)"/>
      <w:lvlJc w:val="left"/>
      <w:pPr>
        <w:ind w:left="1080" w:hanging="360"/>
      </w:pPr>
    </w:lvl>
    <w:lvl w:ilvl="4" w:tplc="50DED50A">
      <w:start w:val="1"/>
      <w:numFmt w:val="decimal"/>
      <w:lvlText w:val="%5)"/>
      <w:lvlJc w:val="left"/>
      <w:pPr>
        <w:ind w:left="1080" w:hanging="360"/>
      </w:pPr>
    </w:lvl>
    <w:lvl w:ilvl="5" w:tplc="9848783E">
      <w:start w:val="1"/>
      <w:numFmt w:val="decimal"/>
      <w:lvlText w:val="%6)"/>
      <w:lvlJc w:val="left"/>
      <w:pPr>
        <w:ind w:left="1080" w:hanging="360"/>
      </w:pPr>
    </w:lvl>
    <w:lvl w:ilvl="6" w:tplc="8954BBE0">
      <w:start w:val="1"/>
      <w:numFmt w:val="decimal"/>
      <w:lvlText w:val="%7)"/>
      <w:lvlJc w:val="left"/>
      <w:pPr>
        <w:ind w:left="1080" w:hanging="360"/>
      </w:pPr>
    </w:lvl>
    <w:lvl w:ilvl="7" w:tplc="FFA4C774">
      <w:start w:val="1"/>
      <w:numFmt w:val="decimal"/>
      <w:lvlText w:val="%8)"/>
      <w:lvlJc w:val="left"/>
      <w:pPr>
        <w:ind w:left="1080" w:hanging="360"/>
      </w:pPr>
    </w:lvl>
    <w:lvl w:ilvl="8" w:tplc="26586512">
      <w:start w:val="1"/>
      <w:numFmt w:val="decimal"/>
      <w:lvlText w:val="%9)"/>
      <w:lvlJc w:val="left"/>
      <w:pPr>
        <w:ind w:left="1080" w:hanging="360"/>
      </w:pPr>
    </w:lvl>
  </w:abstractNum>
  <w:abstractNum w:abstractNumId="6" w15:restartNumberingAfterBreak="0">
    <w:nsid w:val="30B019F3"/>
    <w:multiLevelType w:val="hybridMultilevel"/>
    <w:tmpl w:val="2940F1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7F68C1"/>
    <w:multiLevelType w:val="hybridMultilevel"/>
    <w:tmpl w:val="F620CD26"/>
    <w:lvl w:ilvl="0" w:tplc="C3F0584A">
      <w:start w:val="1"/>
      <w:numFmt w:val="decimal"/>
      <w:lvlText w:val="%1."/>
      <w:lvlJc w:val="left"/>
      <w:pPr>
        <w:ind w:left="1020" w:hanging="360"/>
      </w:pPr>
    </w:lvl>
    <w:lvl w:ilvl="1" w:tplc="6BD8BD5E">
      <w:start w:val="1"/>
      <w:numFmt w:val="decimal"/>
      <w:lvlText w:val="%2."/>
      <w:lvlJc w:val="left"/>
      <w:pPr>
        <w:ind w:left="1020" w:hanging="360"/>
      </w:pPr>
    </w:lvl>
    <w:lvl w:ilvl="2" w:tplc="49CA407C">
      <w:start w:val="1"/>
      <w:numFmt w:val="decimal"/>
      <w:lvlText w:val="%3."/>
      <w:lvlJc w:val="left"/>
      <w:pPr>
        <w:ind w:left="1020" w:hanging="360"/>
      </w:pPr>
    </w:lvl>
    <w:lvl w:ilvl="3" w:tplc="658056F0">
      <w:start w:val="1"/>
      <w:numFmt w:val="decimal"/>
      <w:lvlText w:val="%4."/>
      <w:lvlJc w:val="left"/>
      <w:pPr>
        <w:ind w:left="1020" w:hanging="360"/>
      </w:pPr>
    </w:lvl>
    <w:lvl w:ilvl="4" w:tplc="A560E4AC">
      <w:start w:val="1"/>
      <w:numFmt w:val="decimal"/>
      <w:lvlText w:val="%5."/>
      <w:lvlJc w:val="left"/>
      <w:pPr>
        <w:ind w:left="1020" w:hanging="360"/>
      </w:pPr>
    </w:lvl>
    <w:lvl w:ilvl="5" w:tplc="341EB928">
      <w:start w:val="1"/>
      <w:numFmt w:val="decimal"/>
      <w:lvlText w:val="%6."/>
      <w:lvlJc w:val="left"/>
      <w:pPr>
        <w:ind w:left="1020" w:hanging="360"/>
      </w:pPr>
    </w:lvl>
    <w:lvl w:ilvl="6" w:tplc="B33A620E">
      <w:start w:val="1"/>
      <w:numFmt w:val="decimal"/>
      <w:lvlText w:val="%7."/>
      <w:lvlJc w:val="left"/>
      <w:pPr>
        <w:ind w:left="1020" w:hanging="360"/>
      </w:pPr>
    </w:lvl>
    <w:lvl w:ilvl="7" w:tplc="0FF0CAAE">
      <w:start w:val="1"/>
      <w:numFmt w:val="decimal"/>
      <w:lvlText w:val="%8."/>
      <w:lvlJc w:val="left"/>
      <w:pPr>
        <w:ind w:left="1020" w:hanging="360"/>
      </w:pPr>
    </w:lvl>
    <w:lvl w:ilvl="8" w:tplc="EC52941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4A6708B8"/>
    <w:multiLevelType w:val="hybridMultilevel"/>
    <w:tmpl w:val="9A426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91254"/>
    <w:multiLevelType w:val="hybridMultilevel"/>
    <w:tmpl w:val="B0ECBE58"/>
    <w:lvl w:ilvl="0" w:tplc="E7868118">
      <w:start w:val="1"/>
      <w:numFmt w:val="decimal"/>
      <w:lvlText w:val="%1."/>
      <w:lvlJc w:val="left"/>
      <w:pPr>
        <w:ind w:left="1020" w:hanging="360"/>
      </w:pPr>
    </w:lvl>
    <w:lvl w:ilvl="1" w:tplc="F7D07774">
      <w:start w:val="1"/>
      <w:numFmt w:val="decimal"/>
      <w:lvlText w:val="%2."/>
      <w:lvlJc w:val="left"/>
      <w:pPr>
        <w:ind w:left="1020" w:hanging="360"/>
      </w:pPr>
    </w:lvl>
    <w:lvl w:ilvl="2" w:tplc="11B012FC">
      <w:start w:val="1"/>
      <w:numFmt w:val="decimal"/>
      <w:lvlText w:val="%3."/>
      <w:lvlJc w:val="left"/>
      <w:pPr>
        <w:ind w:left="1020" w:hanging="360"/>
      </w:pPr>
    </w:lvl>
    <w:lvl w:ilvl="3" w:tplc="A4EEB7FE">
      <w:start w:val="1"/>
      <w:numFmt w:val="decimal"/>
      <w:lvlText w:val="%4."/>
      <w:lvlJc w:val="left"/>
      <w:pPr>
        <w:ind w:left="1020" w:hanging="360"/>
      </w:pPr>
    </w:lvl>
    <w:lvl w:ilvl="4" w:tplc="3C921514">
      <w:start w:val="1"/>
      <w:numFmt w:val="decimal"/>
      <w:lvlText w:val="%5."/>
      <w:lvlJc w:val="left"/>
      <w:pPr>
        <w:ind w:left="1020" w:hanging="360"/>
      </w:pPr>
    </w:lvl>
    <w:lvl w:ilvl="5" w:tplc="EB06D82E">
      <w:start w:val="1"/>
      <w:numFmt w:val="decimal"/>
      <w:lvlText w:val="%6."/>
      <w:lvlJc w:val="left"/>
      <w:pPr>
        <w:ind w:left="1020" w:hanging="360"/>
      </w:pPr>
    </w:lvl>
    <w:lvl w:ilvl="6" w:tplc="18689118">
      <w:start w:val="1"/>
      <w:numFmt w:val="decimal"/>
      <w:lvlText w:val="%7."/>
      <w:lvlJc w:val="left"/>
      <w:pPr>
        <w:ind w:left="1020" w:hanging="360"/>
      </w:pPr>
    </w:lvl>
    <w:lvl w:ilvl="7" w:tplc="DF3CBAB8">
      <w:start w:val="1"/>
      <w:numFmt w:val="decimal"/>
      <w:lvlText w:val="%8."/>
      <w:lvlJc w:val="left"/>
      <w:pPr>
        <w:ind w:left="1020" w:hanging="360"/>
      </w:pPr>
    </w:lvl>
    <w:lvl w:ilvl="8" w:tplc="A6489716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54D708E7"/>
    <w:multiLevelType w:val="hybridMultilevel"/>
    <w:tmpl w:val="68469E0E"/>
    <w:lvl w:ilvl="0" w:tplc="154083B8">
      <w:start w:val="1"/>
      <w:numFmt w:val="decimal"/>
      <w:lvlText w:val="%1."/>
      <w:lvlJc w:val="left"/>
      <w:pPr>
        <w:ind w:left="1020" w:hanging="360"/>
      </w:pPr>
    </w:lvl>
    <w:lvl w:ilvl="1" w:tplc="A66C0DE0">
      <w:start w:val="1"/>
      <w:numFmt w:val="decimal"/>
      <w:lvlText w:val="%2."/>
      <w:lvlJc w:val="left"/>
      <w:pPr>
        <w:ind w:left="1020" w:hanging="360"/>
      </w:pPr>
    </w:lvl>
    <w:lvl w:ilvl="2" w:tplc="B9CEAADC">
      <w:start w:val="1"/>
      <w:numFmt w:val="decimal"/>
      <w:lvlText w:val="%3."/>
      <w:lvlJc w:val="left"/>
      <w:pPr>
        <w:ind w:left="1020" w:hanging="360"/>
      </w:pPr>
    </w:lvl>
    <w:lvl w:ilvl="3" w:tplc="4C608866">
      <w:start w:val="1"/>
      <w:numFmt w:val="decimal"/>
      <w:lvlText w:val="%4."/>
      <w:lvlJc w:val="left"/>
      <w:pPr>
        <w:ind w:left="1020" w:hanging="360"/>
      </w:pPr>
    </w:lvl>
    <w:lvl w:ilvl="4" w:tplc="16C4AF36">
      <w:start w:val="1"/>
      <w:numFmt w:val="decimal"/>
      <w:lvlText w:val="%5."/>
      <w:lvlJc w:val="left"/>
      <w:pPr>
        <w:ind w:left="1020" w:hanging="360"/>
      </w:pPr>
    </w:lvl>
    <w:lvl w:ilvl="5" w:tplc="4BB4A442">
      <w:start w:val="1"/>
      <w:numFmt w:val="decimal"/>
      <w:lvlText w:val="%6."/>
      <w:lvlJc w:val="left"/>
      <w:pPr>
        <w:ind w:left="1020" w:hanging="360"/>
      </w:pPr>
    </w:lvl>
    <w:lvl w:ilvl="6" w:tplc="FAAC2236">
      <w:start w:val="1"/>
      <w:numFmt w:val="decimal"/>
      <w:lvlText w:val="%7."/>
      <w:lvlJc w:val="left"/>
      <w:pPr>
        <w:ind w:left="1020" w:hanging="360"/>
      </w:pPr>
    </w:lvl>
    <w:lvl w:ilvl="7" w:tplc="B6F20888">
      <w:start w:val="1"/>
      <w:numFmt w:val="decimal"/>
      <w:lvlText w:val="%8."/>
      <w:lvlJc w:val="left"/>
      <w:pPr>
        <w:ind w:left="1020" w:hanging="360"/>
      </w:pPr>
    </w:lvl>
    <w:lvl w:ilvl="8" w:tplc="C2003318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5A2D482F"/>
    <w:multiLevelType w:val="hybridMultilevel"/>
    <w:tmpl w:val="D65651FC"/>
    <w:lvl w:ilvl="0" w:tplc="0FE2C406">
      <w:start w:val="1"/>
      <w:numFmt w:val="decimal"/>
      <w:lvlText w:val="%1)"/>
      <w:lvlJc w:val="left"/>
      <w:pPr>
        <w:ind w:left="720" w:hanging="360"/>
      </w:pPr>
      <w:rPr>
        <w:rFonts w:eastAsiaTheme="minorEastAsia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B6C6C"/>
    <w:multiLevelType w:val="hybridMultilevel"/>
    <w:tmpl w:val="7A0CC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FA21C7"/>
    <w:multiLevelType w:val="hybridMultilevel"/>
    <w:tmpl w:val="3446E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10854"/>
    <w:multiLevelType w:val="hybridMultilevel"/>
    <w:tmpl w:val="7EA898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6835962"/>
    <w:multiLevelType w:val="hybridMultilevel"/>
    <w:tmpl w:val="406E13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170AF3"/>
    <w:multiLevelType w:val="hybridMultilevel"/>
    <w:tmpl w:val="3446EC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09812">
    <w:abstractNumId w:val="11"/>
  </w:num>
  <w:num w:numId="2" w16cid:durableId="1765688937">
    <w:abstractNumId w:val="3"/>
  </w:num>
  <w:num w:numId="3" w16cid:durableId="1087120128">
    <w:abstractNumId w:val="4"/>
  </w:num>
  <w:num w:numId="4" w16cid:durableId="568227541">
    <w:abstractNumId w:val="2"/>
  </w:num>
  <w:num w:numId="5" w16cid:durableId="558588045">
    <w:abstractNumId w:val="14"/>
  </w:num>
  <w:num w:numId="6" w16cid:durableId="1329750310">
    <w:abstractNumId w:val="12"/>
  </w:num>
  <w:num w:numId="7" w16cid:durableId="1066149750">
    <w:abstractNumId w:val="6"/>
  </w:num>
  <w:num w:numId="8" w16cid:durableId="1046638855">
    <w:abstractNumId w:val="0"/>
  </w:num>
  <w:num w:numId="9" w16cid:durableId="542642100">
    <w:abstractNumId w:val="9"/>
  </w:num>
  <w:num w:numId="10" w16cid:durableId="1290624552">
    <w:abstractNumId w:val="7"/>
  </w:num>
  <w:num w:numId="11" w16cid:durableId="863598697">
    <w:abstractNumId w:val="1"/>
  </w:num>
  <w:num w:numId="12" w16cid:durableId="641734471">
    <w:abstractNumId w:val="5"/>
  </w:num>
  <w:num w:numId="13" w16cid:durableId="1218708080">
    <w:abstractNumId w:val="10"/>
  </w:num>
  <w:num w:numId="14" w16cid:durableId="1110274849">
    <w:abstractNumId w:val="13"/>
  </w:num>
  <w:num w:numId="15" w16cid:durableId="817654742">
    <w:abstractNumId w:val="15"/>
  </w:num>
  <w:num w:numId="16" w16cid:durableId="578566749">
    <w:abstractNumId w:val="8"/>
  </w:num>
  <w:num w:numId="17" w16cid:durableId="749276506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obu Masaki">
    <w15:presenceInfo w15:providerId="AD" w15:userId="S::masakin@uw.edu::6e6cedf7-9a73-4b4b-960d-d1e818d10b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ead2fdt0vsar7eatv4xavvz2tv5fx9ta259&quot;&gt;blb_bibliography.26Sep11-Converted&lt;record-ids&gt;&lt;item&gt;84&lt;/item&gt;&lt;item&gt;435&lt;/item&gt;&lt;item&gt;568&lt;/item&gt;&lt;item&gt;579&lt;/item&gt;&lt;item&gt;580&lt;/item&gt;&lt;item&gt;588&lt;/item&gt;&lt;item&gt;598&lt;/item&gt;&lt;item&gt;599&lt;/item&gt;&lt;item&gt;600&lt;/item&gt;&lt;item&gt;605&lt;/item&gt;&lt;item&gt;606&lt;/item&gt;&lt;item&gt;607&lt;/item&gt;&lt;item&gt;608&lt;/item&gt;&lt;item&gt;609&lt;/item&gt;&lt;item&gt;610&lt;/item&gt;&lt;item&gt;611&lt;/item&gt;&lt;item&gt;612&lt;/item&gt;&lt;item&gt;613&lt;/item&gt;&lt;/record-ids&gt;&lt;/item&gt;&lt;/Libraries&gt;"/>
  </w:docVars>
  <w:rsids>
    <w:rsidRoot w:val="00264558"/>
    <w:rsid w:val="00000124"/>
    <w:rsid w:val="00001A5F"/>
    <w:rsid w:val="00001F3A"/>
    <w:rsid w:val="0000233C"/>
    <w:rsid w:val="00002369"/>
    <w:rsid w:val="000029BB"/>
    <w:rsid w:val="000029EA"/>
    <w:rsid w:val="00002BE9"/>
    <w:rsid w:val="00003525"/>
    <w:rsid w:val="0000355D"/>
    <w:rsid w:val="00003B7A"/>
    <w:rsid w:val="00003CBB"/>
    <w:rsid w:val="000042E2"/>
    <w:rsid w:val="00005234"/>
    <w:rsid w:val="00005BCE"/>
    <w:rsid w:val="00005CB3"/>
    <w:rsid w:val="0000624A"/>
    <w:rsid w:val="00006A52"/>
    <w:rsid w:val="000071D6"/>
    <w:rsid w:val="00007CF5"/>
    <w:rsid w:val="00007FCC"/>
    <w:rsid w:val="000109D6"/>
    <w:rsid w:val="0001161D"/>
    <w:rsid w:val="00012045"/>
    <w:rsid w:val="000123B4"/>
    <w:rsid w:val="0001249F"/>
    <w:rsid w:val="00012742"/>
    <w:rsid w:val="000127E1"/>
    <w:rsid w:val="00012D72"/>
    <w:rsid w:val="0001318A"/>
    <w:rsid w:val="00013326"/>
    <w:rsid w:val="00014183"/>
    <w:rsid w:val="00014407"/>
    <w:rsid w:val="0001461E"/>
    <w:rsid w:val="00014A24"/>
    <w:rsid w:val="00014E9F"/>
    <w:rsid w:val="00015474"/>
    <w:rsid w:val="00015630"/>
    <w:rsid w:val="000176BF"/>
    <w:rsid w:val="00017F31"/>
    <w:rsid w:val="00020099"/>
    <w:rsid w:val="00021702"/>
    <w:rsid w:val="000219C0"/>
    <w:rsid w:val="00021AFA"/>
    <w:rsid w:val="00022F2E"/>
    <w:rsid w:val="000238C5"/>
    <w:rsid w:val="000240B6"/>
    <w:rsid w:val="00024343"/>
    <w:rsid w:val="00024650"/>
    <w:rsid w:val="00024728"/>
    <w:rsid w:val="00025736"/>
    <w:rsid w:val="00025863"/>
    <w:rsid w:val="00025C3D"/>
    <w:rsid w:val="00026269"/>
    <w:rsid w:val="00026338"/>
    <w:rsid w:val="00026A2E"/>
    <w:rsid w:val="00026AF8"/>
    <w:rsid w:val="00027CE8"/>
    <w:rsid w:val="00027DB8"/>
    <w:rsid w:val="000306A1"/>
    <w:rsid w:val="00031840"/>
    <w:rsid w:val="00031C83"/>
    <w:rsid w:val="00031D8D"/>
    <w:rsid w:val="00031F5E"/>
    <w:rsid w:val="0003201E"/>
    <w:rsid w:val="000321FC"/>
    <w:rsid w:val="00032228"/>
    <w:rsid w:val="00032CA4"/>
    <w:rsid w:val="00032D7B"/>
    <w:rsid w:val="000332CC"/>
    <w:rsid w:val="00033476"/>
    <w:rsid w:val="000334F7"/>
    <w:rsid w:val="00033A6F"/>
    <w:rsid w:val="00033B9D"/>
    <w:rsid w:val="00033F6D"/>
    <w:rsid w:val="00035386"/>
    <w:rsid w:val="00035CBB"/>
    <w:rsid w:val="00035E3C"/>
    <w:rsid w:val="00036118"/>
    <w:rsid w:val="00036787"/>
    <w:rsid w:val="00036D33"/>
    <w:rsid w:val="00037212"/>
    <w:rsid w:val="00037A7F"/>
    <w:rsid w:val="000405EF"/>
    <w:rsid w:val="00040A9F"/>
    <w:rsid w:val="00040E6D"/>
    <w:rsid w:val="00041429"/>
    <w:rsid w:val="000422E8"/>
    <w:rsid w:val="00042BDF"/>
    <w:rsid w:val="00042F73"/>
    <w:rsid w:val="00042F8F"/>
    <w:rsid w:val="00043ACE"/>
    <w:rsid w:val="00043E6F"/>
    <w:rsid w:val="0004437F"/>
    <w:rsid w:val="00044B45"/>
    <w:rsid w:val="000458F6"/>
    <w:rsid w:val="000463A5"/>
    <w:rsid w:val="000465ED"/>
    <w:rsid w:val="0004674A"/>
    <w:rsid w:val="00046BBE"/>
    <w:rsid w:val="00046E6E"/>
    <w:rsid w:val="00047331"/>
    <w:rsid w:val="000473FF"/>
    <w:rsid w:val="0005158D"/>
    <w:rsid w:val="0005177D"/>
    <w:rsid w:val="000517E5"/>
    <w:rsid w:val="00051F82"/>
    <w:rsid w:val="0005225D"/>
    <w:rsid w:val="00052381"/>
    <w:rsid w:val="000525A2"/>
    <w:rsid w:val="00053422"/>
    <w:rsid w:val="000539C2"/>
    <w:rsid w:val="00053E73"/>
    <w:rsid w:val="00053FCB"/>
    <w:rsid w:val="00054B9D"/>
    <w:rsid w:val="00055317"/>
    <w:rsid w:val="00055663"/>
    <w:rsid w:val="000566C6"/>
    <w:rsid w:val="00056C0D"/>
    <w:rsid w:val="00056CDB"/>
    <w:rsid w:val="00056CEA"/>
    <w:rsid w:val="00057B7F"/>
    <w:rsid w:val="00057DFC"/>
    <w:rsid w:val="00057E07"/>
    <w:rsid w:val="00057F54"/>
    <w:rsid w:val="000607ED"/>
    <w:rsid w:val="00060941"/>
    <w:rsid w:val="00060CB5"/>
    <w:rsid w:val="00060F0A"/>
    <w:rsid w:val="0006115D"/>
    <w:rsid w:val="0006170B"/>
    <w:rsid w:val="0006187D"/>
    <w:rsid w:val="00061FFB"/>
    <w:rsid w:val="0006265C"/>
    <w:rsid w:val="0006344D"/>
    <w:rsid w:val="00063E5F"/>
    <w:rsid w:val="00064334"/>
    <w:rsid w:val="0006470F"/>
    <w:rsid w:val="00065380"/>
    <w:rsid w:val="00065A5E"/>
    <w:rsid w:val="000661D9"/>
    <w:rsid w:val="00066E54"/>
    <w:rsid w:val="000672DD"/>
    <w:rsid w:val="00067302"/>
    <w:rsid w:val="000675D5"/>
    <w:rsid w:val="0006766B"/>
    <w:rsid w:val="000677F0"/>
    <w:rsid w:val="00067937"/>
    <w:rsid w:val="00070169"/>
    <w:rsid w:val="00070801"/>
    <w:rsid w:val="00072396"/>
    <w:rsid w:val="00072BBC"/>
    <w:rsid w:val="00072C2E"/>
    <w:rsid w:val="0007311B"/>
    <w:rsid w:val="000731DF"/>
    <w:rsid w:val="00073BD7"/>
    <w:rsid w:val="000743F3"/>
    <w:rsid w:val="00074AF6"/>
    <w:rsid w:val="00074FE6"/>
    <w:rsid w:val="00075574"/>
    <w:rsid w:val="00075BB3"/>
    <w:rsid w:val="00075D2E"/>
    <w:rsid w:val="000765F7"/>
    <w:rsid w:val="00076E59"/>
    <w:rsid w:val="000772F5"/>
    <w:rsid w:val="0007749F"/>
    <w:rsid w:val="000800C2"/>
    <w:rsid w:val="0008096C"/>
    <w:rsid w:val="00080E59"/>
    <w:rsid w:val="00080E6D"/>
    <w:rsid w:val="00082310"/>
    <w:rsid w:val="00082713"/>
    <w:rsid w:val="00082A30"/>
    <w:rsid w:val="00082B02"/>
    <w:rsid w:val="00083AE1"/>
    <w:rsid w:val="00083F8D"/>
    <w:rsid w:val="0008416F"/>
    <w:rsid w:val="00084879"/>
    <w:rsid w:val="00084CA4"/>
    <w:rsid w:val="00084CDB"/>
    <w:rsid w:val="00084D41"/>
    <w:rsid w:val="00085114"/>
    <w:rsid w:val="00085857"/>
    <w:rsid w:val="00086A2B"/>
    <w:rsid w:val="00086A2E"/>
    <w:rsid w:val="00086C6F"/>
    <w:rsid w:val="0008749C"/>
    <w:rsid w:val="00090F1B"/>
    <w:rsid w:val="000910B4"/>
    <w:rsid w:val="0009123B"/>
    <w:rsid w:val="00091629"/>
    <w:rsid w:val="00091973"/>
    <w:rsid w:val="00091E73"/>
    <w:rsid w:val="00092BCF"/>
    <w:rsid w:val="00092E0C"/>
    <w:rsid w:val="00093219"/>
    <w:rsid w:val="000935C3"/>
    <w:rsid w:val="000937F5"/>
    <w:rsid w:val="000939AB"/>
    <w:rsid w:val="00093BBA"/>
    <w:rsid w:val="00093CA9"/>
    <w:rsid w:val="00093F3C"/>
    <w:rsid w:val="00094F5D"/>
    <w:rsid w:val="0009542F"/>
    <w:rsid w:val="0009597C"/>
    <w:rsid w:val="0009604A"/>
    <w:rsid w:val="000963D7"/>
    <w:rsid w:val="000964B7"/>
    <w:rsid w:val="00096D93"/>
    <w:rsid w:val="000972AF"/>
    <w:rsid w:val="00097407"/>
    <w:rsid w:val="0009747C"/>
    <w:rsid w:val="00097B3A"/>
    <w:rsid w:val="000A0217"/>
    <w:rsid w:val="000A086D"/>
    <w:rsid w:val="000A0C72"/>
    <w:rsid w:val="000A0D71"/>
    <w:rsid w:val="000A0F8D"/>
    <w:rsid w:val="000A1477"/>
    <w:rsid w:val="000A157E"/>
    <w:rsid w:val="000A1C12"/>
    <w:rsid w:val="000A2C34"/>
    <w:rsid w:val="000A2F77"/>
    <w:rsid w:val="000A374E"/>
    <w:rsid w:val="000A3C68"/>
    <w:rsid w:val="000A3E1D"/>
    <w:rsid w:val="000A40B6"/>
    <w:rsid w:val="000A53B5"/>
    <w:rsid w:val="000A5E60"/>
    <w:rsid w:val="000A65D5"/>
    <w:rsid w:val="000A7567"/>
    <w:rsid w:val="000B13B9"/>
    <w:rsid w:val="000B171C"/>
    <w:rsid w:val="000B1B4D"/>
    <w:rsid w:val="000B29B1"/>
    <w:rsid w:val="000B2A13"/>
    <w:rsid w:val="000B2BB5"/>
    <w:rsid w:val="000B312A"/>
    <w:rsid w:val="000B3199"/>
    <w:rsid w:val="000B3BCF"/>
    <w:rsid w:val="000B3DE5"/>
    <w:rsid w:val="000B3ED0"/>
    <w:rsid w:val="000B4431"/>
    <w:rsid w:val="000B46B4"/>
    <w:rsid w:val="000B4C05"/>
    <w:rsid w:val="000B4D4A"/>
    <w:rsid w:val="000B5343"/>
    <w:rsid w:val="000B5ACB"/>
    <w:rsid w:val="000B6F6F"/>
    <w:rsid w:val="000B74AD"/>
    <w:rsid w:val="000B7730"/>
    <w:rsid w:val="000B7BCD"/>
    <w:rsid w:val="000C05A1"/>
    <w:rsid w:val="000C05DB"/>
    <w:rsid w:val="000C073A"/>
    <w:rsid w:val="000C1246"/>
    <w:rsid w:val="000C1ABE"/>
    <w:rsid w:val="000C1F55"/>
    <w:rsid w:val="000C23A5"/>
    <w:rsid w:val="000C3071"/>
    <w:rsid w:val="000C39C6"/>
    <w:rsid w:val="000C3D81"/>
    <w:rsid w:val="000C472C"/>
    <w:rsid w:val="000C4C17"/>
    <w:rsid w:val="000C4E55"/>
    <w:rsid w:val="000C5294"/>
    <w:rsid w:val="000C5B55"/>
    <w:rsid w:val="000C5BB0"/>
    <w:rsid w:val="000C5C28"/>
    <w:rsid w:val="000C6244"/>
    <w:rsid w:val="000C6588"/>
    <w:rsid w:val="000C7E02"/>
    <w:rsid w:val="000D003C"/>
    <w:rsid w:val="000D1F88"/>
    <w:rsid w:val="000D1FA6"/>
    <w:rsid w:val="000D23EF"/>
    <w:rsid w:val="000D39A2"/>
    <w:rsid w:val="000D3BDD"/>
    <w:rsid w:val="000D430E"/>
    <w:rsid w:val="000D4746"/>
    <w:rsid w:val="000D4AF0"/>
    <w:rsid w:val="000D513D"/>
    <w:rsid w:val="000D589C"/>
    <w:rsid w:val="000D6162"/>
    <w:rsid w:val="000D6558"/>
    <w:rsid w:val="000D66F3"/>
    <w:rsid w:val="000D72ED"/>
    <w:rsid w:val="000D733D"/>
    <w:rsid w:val="000D776A"/>
    <w:rsid w:val="000E00D5"/>
    <w:rsid w:val="000E04F3"/>
    <w:rsid w:val="000E0CDA"/>
    <w:rsid w:val="000E0EF1"/>
    <w:rsid w:val="000E104E"/>
    <w:rsid w:val="000E1BBE"/>
    <w:rsid w:val="000E1BC3"/>
    <w:rsid w:val="000E1DDC"/>
    <w:rsid w:val="000E2182"/>
    <w:rsid w:val="000E2501"/>
    <w:rsid w:val="000E2811"/>
    <w:rsid w:val="000E2AE5"/>
    <w:rsid w:val="000E2ED4"/>
    <w:rsid w:val="000E33A7"/>
    <w:rsid w:val="000E3DBD"/>
    <w:rsid w:val="000E446A"/>
    <w:rsid w:val="000E477C"/>
    <w:rsid w:val="000E63B9"/>
    <w:rsid w:val="000E7211"/>
    <w:rsid w:val="000E7DD0"/>
    <w:rsid w:val="000F00AC"/>
    <w:rsid w:val="000F15E1"/>
    <w:rsid w:val="000F18B6"/>
    <w:rsid w:val="000F1DDE"/>
    <w:rsid w:val="000F2294"/>
    <w:rsid w:val="000F3199"/>
    <w:rsid w:val="000F3885"/>
    <w:rsid w:val="000F3F34"/>
    <w:rsid w:val="000F4056"/>
    <w:rsid w:val="000F4184"/>
    <w:rsid w:val="000F41FA"/>
    <w:rsid w:val="000F43A0"/>
    <w:rsid w:val="000F45C7"/>
    <w:rsid w:val="000F51AA"/>
    <w:rsid w:val="000F61F2"/>
    <w:rsid w:val="000F64C1"/>
    <w:rsid w:val="000F6770"/>
    <w:rsid w:val="000F68A4"/>
    <w:rsid w:val="000F69FF"/>
    <w:rsid w:val="000F6A69"/>
    <w:rsid w:val="000F76D1"/>
    <w:rsid w:val="000F76EF"/>
    <w:rsid w:val="000F7C0A"/>
    <w:rsid w:val="000F7D85"/>
    <w:rsid w:val="001000EE"/>
    <w:rsid w:val="0010013B"/>
    <w:rsid w:val="0010015C"/>
    <w:rsid w:val="001006B3"/>
    <w:rsid w:val="0010150F"/>
    <w:rsid w:val="001018E3"/>
    <w:rsid w:val="00101F25"/>
    <w:rsid w:val="0010255C"/>
    <w:rsid w:val="001026B9"/>
    <w:rsid w:val="00102974"/>
    <w:rsid w:val="0010336A"/>
    <w:rsid w:val="00103674"/>
    <w:rsid w:val="001036F0"/>
    <w:rsid w:val="00103C9E"/>
    <w:rsid w:val="00104528"/>
    <w:rsid w:val="00104832"/>
    <w:rsid w:val="00104ABE"/>
    <w:rsid w:val="00104BB8"/>
    <w:rsid w:val="0010562F"/>
    <w:rsid w:val="0010612B"/>
    <w:rsid w:val="001061FA"/>
    <w:rsid w:val="001071B3"/>
    <w:rsid w:val="001074A6"/>
    <w:rsid w:val="0010762E"/>
    <w:rsid w:val="0010780A"/>
    <w:rsid w:val="0010783F"/>
    <w:rsid w:val="00107C92"/>
    <w:rsid w:val="00110A73"/>
    <w:rsid w:val="00110BFC"/>
    <w:rsid w:val="00110D3C"/>
    <w:rsid w:val="00111031"/>
    <w:rsid w:val="0011151E"/>
    <w:rsid w:val="00111E97"/>
    <w:rsid w:val="0011207F"/>
    <w:rsid w:val="00112165"/>
    <w:rsid w:val="00112677"/>
    <w:rsid w:val="00112923"/>
    <w:rsid w:val="00113019"/>
    <w:rsid w:val="00113AB5"/>
    <w:rsid w:val="00113E15"/>
    <w:rsid w:val="00114D26"/>
    <w:rsid w:val="0011526A"/>
    <w:rsid w:val="00116B37"/>
    <w:rsid w:val="00117682"/>
    <w:rsid w:val="0011779A"/>
    <w:rsid w:val="00120EBA"/>
    <w:rsid w:val="00121B1F"/>
    <w:rsid w:val="001225D1"/>
    <w:rsid w:val="00122615"/>
    <w:rsid w:val="001228B7"/>
    <w:rsid w:val="00122BFA"/>
    <w:rsid w:val="00122E61"/>
    <w:rsid w:val="00124E82"/>
    <w:rsid w:val="001250A1"/>
    <w:rsid w:val="001262F0"/>
    <w:rsid w:val="00126868"/>
    <w:rsid w:val="00126B7C"/>
    <w:rsid w:val="00127EC0"/>
    <w:rsid w:val="00130D99"/>
    <w:rsid w:val="00130DBC"/>
    <w:rsid w:val="00131691"/>
    <w:rsid w:val="00131FB5"/>
    <w:rsid w:val="00132013"/>
    <w:rsid w:val="00133F4E"/>
    <w:rsid w:val="001344E6"/>
    <w:rsid w:val="00134671"/>
    <w:rsid w:val="00135634"/>
    <w:rsid w:val="001358B6"/>
    <w:rsid w:val="00135A97"/>
    <w:rsid w:val="00136A11"/>
    <w:rsid w:val="00137441"/>
    <w:rsid w:val="00140F95"/>
    <w:rsid w:val="00140FF4"/>
    <w:rsid w:val="001416C0"/>
    <w:rsid w:val="00141765"/>
    <w:rsid w:val="001418A3"/>
    <w:rsid w:val="00142334"/>
    <w:rsid w:val="00142732"/>
    <w:rsid w:val="001428DD"/>
    <w:rsid w:val="00142C6C"/>
    <w:rsid w:val="0014327A"/>
    <w:rsid w:val="001432CE"/>
    <w:rsid w:val="00143402"/>
    <w:rsid w:val="00143BB3"/>
    <w:rsid w:val="00144764"/>
    <w:rsid w:val="00145083"/>
    <w:rsid w:val="00145F2A"/>
    <w:rsid w:val="0014639D"/>
    <w:rsid w:val="00146853"/>
    <w:rsid w:val="00147490"/>
    <w:rsid w:val="0014768D"/>
    <w:rsid w:val="00147FF4"/>
    <w:rsid w:val="001500D3"/>
    <w:rsid w:val="00150110"/>
    <w:rsid w:val="0015029E"/>
    <w:rsid w:val="00150337"/>
    <w:rsid w:val="00150C00"/>
    <w:rsid w:val="001511AE"/>
    <w:rsid w:val="001511C5"/>
    <w:rsid w:val="001519A7"/>
    <w:rsid w:val="00151F48"/>
    <w:rsid w:val="00152CA2"/>
    <w:rsid w:val="00153446"/>
    <w:rsid w:val="00153D7E"/>
    <w:rsid w:val="00153F41"/>
    <w:rsid w:val="00154181"/>
    <w:rsid w:val="00155983"/>
    <w:rsid w:val="00155A39"/>
    <w:rsid w:val="00155E48"/>
    <w:rsid w:val="0015608D"/>
    <w:rsid w:val="001566D4"/>
    <w:rsid w:val="00156847"/>
    <w:rsid w:val="00156895"/>
    <w:rsid w:val="001572E8"/>
    <w:rsid w:val="00157CA7"/>
    <w:rsid w:val="00160050"/>
    <w:rsid w:val="001601F6"/>
    <w:rsid w:val="001606BE"/>
    <w:rsid w:val="00160A9B"/>
    <w:rsid w:val="00160DAF"/>
    <w:rsid w:val="001611D9"/>
    <w:rsid w:val="00161346"/>
    <w:rsid w:val="00161948"/>
    <w:rsid w:val="00161958"/>
    <w:rsid w:val="00161BEA"/>
    <w:rsid w:val="00161FAB"/>
    <w:rsid w:val="00162389"/>
    <w:rsid w:val="001624F1"/>
    <w:rsid w:val="001625D9"/>
    <w:rsid w:val="001626FE"/>
    <w:rsid w:val="0016322A"/>
    <w:rsid w:val="001632A3"/>
    <w:rsid w:val="00163912"/>
    <w:rsid w:val="00163C55"/>
    <w:rsid w:val="00163C8D"/>
    <w:rsid w:val="001648CD"/>
    <w:rsid w:val="001648D9"/>
    <w:rsid w:val="00164F80"/>
    <w:rsid w:val="001662D9"/>
    <w:rsid w:val="001664FA"/>
    <w:rsid w:val="001666E2"/>
    <w:rsid w:val="00166A2E"/>
    <w:rsid w:val="00166C12"/>
    <w:rsid w:val="0016704B"/>
    <w:rsid w:val="0016712D"/>
    <w:rsid w:val="00167310"/>
    <w:rsid w:val="0016776E"/>
    <w:rsid w:val="00167C82"/>
    <w:rsid w:val="00167DAF"/>
    <w:rsid w:val="00167F8B"/>
    <w:rsid w:val="00170308"/>
    <w:rsid w:val="00170719"/>
    <w:rsid w:val="001709AA"/>
    <w:rsid w:val="00170BF9"/>
    <w:rsid w:val="001721F6"/>
    <w:rsid w:val="001729EB"/>
    <w:rsid w:val="00172B23"/>
    <w:rsid w:val="00172C6E"/>
    <w:rsid w:val="00172EEC"/>
    <w:rsid w:val="00173291"/>
    <w:rsid w:val="00173914"/>
    <w:rsid w:val="0017417F"/>
    <w:rsid w:val="00174840"/>
    <w:rsid w:val="001759DB"/>
    <w:rsid w:val="00176114"/>
    <w:rsid w:val="001761ED"/>
    <w:rsid w:val="001763FF"/>
    <w:rsid w:val="00176755"/>
    <w:rsid w:val="0017693B"/>
    <w:rsid w:val="00176CE3"/>
    <w:rsid w:val="00177B44"/>
    <w:rsid w:val="00177E43"/>
    <w:rsid w:val="00180194"/>
    <w:rsid w:val="00181259"/>
    <w:rsid w:val="001815EF"/>
    <w:rsid w:val="00182038"/>
    <w:rsid w:val="00182A0C"/>
    <w:rsid w:val="00182BB9"/>
    <w:rsid w:val="00182CDF"/>
    <w:rsid w:val="00182CE0"/>
    <w:rsid w:val="00182E97"/>
    <w:rsid w:val="001831A3"/>
    <w:rsid w:val="001834CF"/>
    <w:rsid w:val="0018377D"/>
    <w:rsid w:val="001839F6"/>
    <w:rsid w:val="001840D4"/>
    <w:rsid w:val="00184187"/>
    <w:rsid w:val="00184616"/>
    <w:rsid w:val="0018481D"/>
    <w:rsid w:val="0018493F"/>
    <w:rsid w:val="00184D2C"/>
    <w:rsid w:val="00185237"/>
    <w:rsid w:val="00186293"/>
    <w:rsid w:val="001867AA"/>
    <w:rsid w:val="00186CC0"/>
    <w:rsid w:val="00187E59"/>
    <w:rsid w:val="00187E61"/>
    <w:rsid w:val="00190135"/>
    <w:rsid w:val="00190B11"/>
    <w:rsid w:val="00190E11"/>
    <w:rsid w:val="00191C41"/>
    <w:rsid w:val="00191E67"/>
    <w:rsid w:val="00191F65"/>
    <w:rsid w:val="001925CA"/>
    <w:rsid w:val="001928B6"/>
    <w:rsid w:val="0019392A"/>
    <w:rsid w:val="00193969"/>
    <w:rsid w:val="00193C52"/>
    <w:rsid w:val="0019459F"/>
    <w:rsid w:val="00195850"/>
    <w:rsid w:val="00196EFA"/>
    <w:rsid w:val="0019713D"/>
    <w:rsid w:val="00197869"/>
    <w:rsid w:val="00197917"/>
    <w:rsid w:val="00197ACC"/>
    <w:rsid w:val="001A00A1"/>
    <w:rsid w:val="001A0325"/>
    <w:rsid w:val="001A0410"/>
    <w:rsid w:val="001A1850"/>
    <w:rsid w:val="001A18B2"/>
    <w:rsid w:val="001A1DFA"/>
    <w:rsid w:val="001A23E3"/>
    <w:rsid w:val="001A2B7A"/>
    <w:rsid w:val="001A2C85"/>
    <w:rsid w:val="001A2F52"/>
    <w:rsid w:val="001A39C4"/>
    <w:rsid w:val="001A3D89"/>
    <w:rsid w:val="001A3E04"/>
    <w:rsid w:val="001A3E44"/>
    <w:rsid w:val="001A4102"/>
    <w:rsid w:val="001A43B8"/>
    <w:rsid w:val="001A44CF"/>
    <w:rsid w:val="001A4522"/>
    <w:rsid w:val="001A478E"/>
    <w:rsid w:val="001A48C2"/>
    <w:rsid w:val="001A4D65"/>
    <w:rsid w:val="001A5240"/>
    <w:rsid w:val="001A5349"/>
    <w:rsid w:val="001A560E"/>
    <w:rsid w:val="001A581C"/>
    <w:rsid w:val="001A5A17"/>
    <w:rsid w:val="001A5A6A"/>
    <w:rsid w:val="001A5ABC"/>
    <w:rsid w:val="001A5F58"/>
    <w:rsid w:val="001A6071"/>
    <w:rsid w:val="001A63FE"/>
    <w:rsid w:val="001A6459"/>
    <w:rsid w:val="001A7F62"/>
    <w:rsid w:val="001B0633"/>
    <w:rsid w:val="001B0A73"/>
    <w:rsid w:val="001B0CD9"/>
    <w:rsid w:val="001B0F49"/>
    <w:rsid w:val="001B18FF"/>
    <w:rsid w:val="001B2684"/>
    <w:rsid w:val="001B2FB9"/>
    <w:rsid w:val="001B340E"/>
    <w:rsid w:val="001B3442"/>
    <w:rsid w:val="001B38C2"/>
    <w:rsid w:val="001B3A72"/>
    <w:rsid w:val="001B4550"/>
    <w:rsid w:val="001B4F21"/>
    <w:rsid w:val="001B5A2C"/>
    <w:rsid w:val="001B5C17"/>
    <w:rsid w:val="001B5EA0"/>
    <w:rsid w:val="001B6016"/>
    <w:rsid w:val="001B6ABF"/>
    <w:rsid w:val="001B6B7E"/>
    <w:rsid w:val="001B6C7C"/>
    <w:rsid w:val="001C35F0"/>
    <w:rsid w:val="001C3628"/>
    <w:rsid w:val="001C3805"/>
    <w:rsid w:val="001C46EF"/>
    <w:rsid w:val="001C4D1E"/>
    <w:rsid w:val="001C5207"/>
    <w:rsid w:val="001C6570"/>
    <w:rsid w:val="001C7DB0"/>
    <w:rsid w:val="001D0062"/>
    <w:rsid w:val="001D0479"/>
    <w:rsid w:val="001D191F"/>
    <w:rsid w:val="001D26F4"/>
    <w:rsid w:val="001D294B"/>
    <w:rsid w:val="001D29E4"/>
    <w:rsid w:val="001D2ADE"/>
    <w:rsid w:val="001D3DAF"/>
    <w:rsid w:val="001D4717"/>
    <w:rsid w:val="001D569B"/>
    <w:rsid w:val="001D5EF4"/>
    <w:rsid w:val="001D5F00"/>
    <w:rsid w:val="001D6D83"/>
    <w:rsid w:val="001E1953"/>
    <w:rsid w:val="001E1F53"/>
    <w:rsid w:val="001E1F85"/>
    <w:rsid w:val="001E1FA6"/>
    <w:rsid w:val="001E265F"/>
    <w:rsid w:val="001E2F85"/>
    <w:rsid w:val="001E3799"/>
    <w:rsid w:val="001E3F1A"/>
    <w:rsid w:val="001E52DD"/>
    <w:rsid w:val="001E5805"/>
    <w:rsid w:val="001E591B"/>
    <w:rsid w:val="001E5A9C"/>
    <w:rsid w:val="001E5BC3"/>
    <w:rsid w:val="001E5CB9"/>
    <w:rsid w:val="001E5D33"/>
    <w:rsid w:val="001E5E32"/>
    <w:rsid w:val="001E69CA"/>
    <w:rsid w:val="001E7419"/>
    <w:rsid w:val="001E7534"/>
    <w:rsid w:val="001E7AE9"/>
    <w:rsid w:val="001E7F58"/>
    <w:rsid w:val="001F0685"/>
    <w:rsid w:val="001F09E3"/>
    <w:rsid w:val="001F1555"/>
    <w:rsid w:val="001F1B39"/>
    <w:rsid w:val="001F23B8"/>
    <w:rsid w:val="001F245D"/>
    <w:rsid w:val="001F2E61"/>
    <w:rsid w:val="001F3064"/>
    <w:rsid w:val="001F33BD"/>
    <w:rsid w:val="001F3C6E"/>
    <w:rsid w:val="001F4B9D"/>
    <w:rsid w:val="001F4BC4"/>
    <w:rsid w:val="001F6529"/>
    <w:rsid w:val="001F693C"/>
    <w:rsid w:val="001F6A3B"/>
    <w:rsid w:val="001F7DF5"/>
    <w:rsid w:val="00200728"/>
    <w:rsid w:val="0020073B"/>
    <w:rsid w:val="002008FE"/>
    <w:rsid w:val="00200E71"/>
    <w:rsid w:val="0020150E"/>
    <w:rsid w:val="00201ADD"/>
    <w:rsid w:val="0020216F"/>
    <w:rsid w:val="00203463"/>
    <w:rsid w:val="00203A63"/>
    <w:rsid w:val="00203DFE"/>
    <w:rsid w:val="00203FDA"/>
    <w:rsid w:val="00204423"/>
    <w:rsid w:val="00204954"/>
    <w:rsid w:val="00204BE8"/>
    <w:rsid w:val="002053E5"/>
    <w:rsid w:val="00205A15"/>
    <w:rsid w:val="00205F23"/>
    <w:rsid w:val="00206350"/>
    <w:rsid w:val="002064BE"/>
    <w:rsid w:val="00207913"/>
    <w:rsid w:val="00207D1E"/>
    <w:rsid w:val="00207D62"/>
    <w:rsid w:val="00207FC7"/>
    <w:rsid w:val="00210286"/>
    <w:rsid w:val="0021119B"/>
    <w:rsid w:val="00211C61"/>
    <w:rsid w:val="00211E80"/>
    <w:rsid w:val="00212230"/>
    <w:rsid w:val="00213216"/>
    <w:rsid w:val="002133DD"/>
    <w:rsid w:val="00213B6D"/>
    <w:rsid w:val="002158BB"/>
    <w:rsid w:val="00215BC3"/>
    <w:rsid w:val="00215EE3"/>
    <w:rsid w:val="00215FC2"/>
    <w:rsid w:val="00216C2A"/>
    <w:rsid w:val="0021734F"/>
    <w:rsid w:val="00217AA8"/>
    <w:rsid w:val="00217F56"/>
    <w:rsid w:val="00217F62"/>
    <w:rsid w:val="002203F1"/>
    <w:rsid w:val="002205F9"/>
    <w:rsid w:val="002207CC"/>
    <w:rsid w:val="00220B2D"/>
    <w:rsid w:val="002214FA"/>
    <w:rsid w:val="0022213D"/>
    <w:rsid w:val="002224CD"/>
    <w:rsid w:val="002227AE"/>
    <w:rsid w:val="002229EC"/>
    <w:rsid w:val="00222ADB"/>
    <w:rsid w:val="00222B23"/>
    <w:rsid w:val="002234B6"/>
    <w:rsid w:val="002238C8"/>
    <w:rsid w:val="002244E4"/>
    <w:rsid w:val="00224A81"/>
    <w:rsid w:val="00224EA3"/>
    <w:rsid w:val="0022543C"/>
    <w:rsid w:val="00225884"/>
    <w:rsid w:val="00225C51"/>
    <w:rsid w:val="002262B5"/>
    <w:rsid w:val="00226E32"/>
    <w:rsid w:val="00226FF5"/>
    <w:rsid w:val="00227411"/>
    <w:rsid w:val="0022795D"/>
    <w:rsid w:val="00227C34"/>
    <w:rsid w:val="00227DDA"/>
    <w:rsid w:val="00231F5F"/>
    <w:rsid w:val="00232451"/>
    <w:rsid w:val="0023293D"/>
    <w:rsid w:val="00233234"/>
    <w:rsid w:val="00233310"/>
    <w:rsid w:val="00233480"/>
    <w:rsid w:val="00233C43"/>
    <w:rsid w:val="00233CD2"/>
    <w:rsid w:val="00233FF7"/>
    <w:rsid w:val="00234A4F"/>
    <w:rsid w:val="00236188"/>
    <w:rsid w:val="002362C7"/>
    <w:rsid w:val="0023636A"/>
    <w:rsid w:val="002363E3"/>
    <w:rsid w:val="0023675B"/>
    <w:rsid w:val="002374E7"/>
    <w:rsid w:val="00237565"/>
    <w:rsid w:val="00237E98"/>
    <w:rsid w:val="00240004"/>
    <w:rsid w:val="00240072"/>
    <w:rsid w:val="0024027C"/>
    <w:rsid w:val="002406A1"/>
    <w:rsid w:val="002407C3"/>
    <w:rsid w:val="00240AD0"/>
    <w:rsid w:val="0024100E"/>
    <w:rsid w:val="00241068"/>
    <w:rsid w:val="002411ED"/>
    <w:rsid w:val="0024158F"/>
    <w:rsid w:val="002417AF"/>
    <w:rsid w:val="002422E7"/>
    <w:rsid w:val="00242515"/>
    <w:rsid w:val="00242D9E"/>
    <w:rsid w:val="00242FB1"/>
    <w:rsid w:val="00243093"/>
    <w:rsid w:val="0024337C"/>
    <w:rsid w:val="00243C57"/>
    <w:rsid w:val="00244033"/>
    <w:rsid w:val="002444B6"/>
    <w:rsid w:val="002445E4"/>
    <w:rsid w:val="00244BA6"/>
    <w:rsid w:val="00244C63"/>
    <w:rsid w:val="00246DFD"/>
    <w:rsid w:val="00246EB7"/>
    <w:rsid w:val="002473D4"/>
    <w:rsid w:val="00247498"/>
    <w:rsid w:val="00247B15"/>
    <w:rsid w:val="00250053"/>
    <w:rsid w:val="00250436"/>
    <w:rsid w:val="002506DA"/>
    <w:rsid w:val="002506E0"/>
    <w:rsid w:val="00250943"/>
    <w:rsid w:val="00251023"/>
    <w:rsid w:val="0025136F"/>
    <w:rsid w:val="002514FC"/>
    <w:rsid w:val="00251DDE"/>
    <w:rsid w:val="00251E0B"/>
    <w:rsid w:val="00252C43"/>
    <w:rsid w:val="00253385"/>
    <w:rsid w:val="002537AC"/>
    <w:rsid w:val="002551A8"/>
    <w:rsid w:val="0025626D"/>
    <w:rsid w:val="002564BC"/>
    <w:rsid w:val="00256597"/>
    <w:rsid w:val="00256D71"/>
    <w:rsid w:val="00257508"/>
    <w:rsid w:val="00257DC0"/>
    <w:rsid w:val="002600B4"/>
    <w:rsid w:val="00260619"/>
    <w:rsid w:val="002607D1"/>
    <w:rsid w:val="0026098E"/>
    <w:rsid w:val="00260FE1"/>
    <w:rsid w:val="00261B66"/>
    <w:rsid w:val="00262168"/>
    <w:rsid w:val="00262D4F"/>
    <w:rsid w:val="00262F03"/>
    <w:rsid w:val="00263725"/>
    <w:rsid w:val="0026392B"/>
    <w:rsid w:val="00263CA4"/>
    <w:rsid w:val="00263E66"/>
    <w:rsid w:val="00264558"/>
    <w:rsid w:val="00264808"/>
    <w:rsid w:val="002649DA"/>
    <w:rsid w:val="00264AA5"/>
    <w:rsid w:val="00265DDC"/>
    <w:rsid w:val="00265EA8"/>
    <w:rsid w:val="002663E2"/>
    <w:rsid w:val="00266788"/>
    <w:rsid w:val="00266DAC"/>
    <w:rsid w:val="00267FAC"/>
    <w:rsid w:val="00267FED"/>
    <w:rsid w:val="002704B8"/>
    <w:rsid w:val="00271290"/>
    <w:rsid w:val="002712B9"/>
    <w:rsid w:val="0027163B"/>
    <w:rsid w:val="00271EB1"/>
    <w:rsid w:val="002721B3"/>
    <w:rsid w:val="00272450"/>
    <w:rsid w:val="002725A5"/>
    <w:rsid w:val="0027278C"/>
    <w:rsid w:val="00272DB4"/>
    <w:rsid w:val="00273158"/>
    <w:rsid w:val="00273652"/>
    <w:rsid w:val="00273796"/>
    <w:rsid w:val="00273A1C"/>
    <w:rsid w:val="00273AAC"/>
    <w:rsid w:val="00273B84"/>
    <w:rsid w:val="00273FAE"/>
    <w:rsid w:val="0027458F"/>
    <w:rsid w:val="0027464A"/>
    <w:rsid w:val="00274823"/>
    <w:rsid w:val="00274BC5"/>
    <w:rsid w:val="00274FC0"/>
    <w:rsid w:val="00275A17"/>
    <w:rsid w:val="00275B42"/>
    <w:rsid w:val="002760B6"/>
    <w:rsid w:val="00276704"/>
    <w:rsid w:val="00276B14"/>
    <w:rsid w:val="002779BF"/>
    <w:rsid w:val="002809A2"/>
    <w:rsid w:val="00281641"/>
    <w:rsid w:val="0028294C"/>
    <w:rsid w:val="00282C93"/>
    <w:rsid w:val="0028353D"/>
    <w:rsid w:val="002838CE"/>
    <w:rsid w:val="002843DF"/>
    <w:rsid w:val="00284DE7"/>
    <w:rsid w:val="00284EF1"/>
    <w:rsid w:val="00284F95"/>
    <w:rsid w:val="00285CF5"/>
    <w:rsid w:val="0028640E"/>
    <w:rsid w:val="00286AA6"/>
    <w:rsid w:val="002873A2"/>
    <w:rsid w:val="002877AF"/>
    <w:rsid w:val="00290482"/>
    <w:rsid w:val="00290AD2"/>
    <w:rsid w:val="002913A6"/>
    <w:rsid w:val="00291C1B"/>
    <w:rsid w:val="00292BDF"/>
    <w:rsid w:val="002935A5"/>
    <w:rsid w:val="00293883"/>
    <w:rsid w:val="00293921"/>
    <w:rsid w:val="00293BDF"/>
    <w:rsid w:val="00293F48"/>
    <w:rsid w:val="0029403D"/>
    <w:rsid w:val="00294153"/>
    <w:rsid w:val="00294259"/>
    <w:rsid w:val="0029431A"/>
    <w:rsid w:val="002946D3"/>
    <w:rsid w:val="002952FD"/>
    <w:rsid w:val="00295431"/>
    <w:rsid w:val="002960CA"/>
    <w:rsid w:val="002965BB"/>
    <w:rsid w:val="002968B6"/>
    <w:rsid w:val="002969E0"/>
    <w:rsid w:val="002A0BB7"/>
    <w:rsid w:val="002A10B3"/>
    <w:rsid w:val="002A13D5"/>
    <w:rsid w:val="002A1B08"/>
    <w:rsid w:val="002A1DC1"/>
    <w:rsid w:val="002A1EAC"/>
    <w:rsid w:val="002A2749"/>
    <w:rsid w:val="002A280B"/>
    <w:rsid w:val="002A2E25"/>
    <w:rsid w:val="002A36FB"/>
    <w:rsid w:val="002A3F0B"/>
    <w:rsid w:val="002A41C8"/>
    <w:rsid w:val="002A4329"/>
    <w:rsid w:val="002A48CC"/>
    <w:rsid w:val="002A493C"/>
    <w:rsid w:val="002A4CF4"/>
    <w:rsid w:val="002A4DE3"/>
    <w:rsid w:val="002A55F3"/>
    <w:rsid w:val="002A613C"/>
    <w:rsid w:val="002A66AB"/>
    <w:rsid w:val="002A66AE"/>
    <w:rsid w:val="002A6B26"/>
    <w:rsid w:val="002A6B64"/>
    <w:rsid w:val="002A6D93"/>
    <w:rsid w:val="002B00D0"/>
    <w:rsid w:val="002B1EB4"/>
    <w:rsid w:val="002B2657"/>
    <w:rsid w:val="002B2D07"/>
    <w:rsid w:val="002B2DEF"/>
    <w:rsid w:val="002B3C83"/>
    <w:rsid w:val="002B3DCE"/>
    <w:rsid w:val="002B465D"/>
    <w:rsid w:val="002B56A9"/>
    <w:rsid w:val="002B5C43"/>
    <w:rsid w:val="002B607D"/>
    <w:rsid w:val="002B60D5"/>
    <w:rsid w:val="002B6A40"/>
    <w:rsid w:val="002B6FF5"/>
    <w:rsid w:val="002B701E"/>
    <w:rsid w:val="002B7433"/>
    <w:rsid w:val="002B78A9"/>
    <w:rsid w:val="002B7F0E"/>
    <w:rsid w:val="002C0080"/>
    <w:rsid w:val="002C0287"/>
    <w:rsid w:val="002C0399"/>
    <w:rsid w:val="002C03D7"/>
    <w:rsid w:val="002C13AB"/>
    <w:rsid w:val="002C172C"/>
    <w:rsid w:val="002C1FD5"/>
    <w:rsid w:val="002C2AB9"/>
    <w:rsid w:val="002C2DEF"/>
    <w:rsid w:val="002C364C"/>
    <w:rsid w:val="002C3765"/>
    <w:rsid w:val="002C37DB"/>
    <w:rsid w:val="002C3D31"/>
    <w:rsid w:val="002C3EED"/>
    <w:rsid w:val="002C41CD"/>
    <w:rsid w:val="002C44FF"/>
    <w:rsid w:val="002C52F8"/>
    <w:rsid w:val="002C5623"/>
    <w:rsid w:val="002C57EC"/>
    <w:rsid w:val="002C5999"/>
    <w:rsid w:val="002C5D68"/>
    <w:rsid w:val="002C68E3"/>
    <w:rsid w:val="002C693B"/>
    <w:rsid w:val="002C750F"/>
    <w:rsid w:val="002D0736"/>
    <w:rsid w:val="002D0B3D"/>
    <w:rsid w:val="002D1119"/>
    <w:rsid w:val="002D1967"/>
    <w:rsid w:val="002D1B4F"/>
    <w:rsid w:val="002D2092"/>
    <w:rsid w:val="002D320F"/>
    <w:rsid w:val="002D377B"/>
    <w:rsid w:val="002D3885"/>
    <w:rsid w:val="002D39B7"/>
    <w:rsid w:val="002D44EB"/>
    <w:rsid w:val="002D4764"/>
    <w:rsid w:val="002D4812"/>
    <w:rsid w:val="002D48AF"/>
    <w:rsid w:val="002D4DC1"/>
    <w:rsid w:val="002D4F60"/>
    <w:rsid w:val="002D5E3E"/>
    <w:rsid w:val="002D6170"/>
    <w:rsid w:val="002D6CD9"/>
    <w:rsid w:val="002D71F1"/>
    <w:rsid w:val="002D767F"/>
    <w:rsid w:val="002E0220"/>
    <w:rsid w:val="002E0405"/>
    <w:rsid w:val="002E07A8"/>
    <w:rsid w:val="002E0958"/>
    <w:rsid w:val="002E0F71"/>
    <w:rsid w:val="002E17AB"/>
    <w:rsid w:val="002E2A13"/>
    <w:rsid w:val="002E2EFA"/>
    <w:rsid w:val="002E2FEB"/>
    <w:rsid w:val="002E3259"/>
    <w:rsid w:val="002E4095"/>
    <w:rsid w:val="002E49EE"/>
    <w:rsid w:val="002E4CD9"/>
    <w:rsid w:val="002E4E9F"/>
    <w:rsid w:val="002E5AD2"/>
    <w:rsid w:val="002E5D15"/>
    <w:rsid w:val="002E5E51"/>
    <w:rsid w:val="002E5E91"/>
    <w:rsid w:val="002E618A"/>
    <w:rsid w:val="002E63D4"/>
    <w:rsid w:val="002E671E"/>
    <w:rsid w:val="002E678E"/>
    <w:rsid w:val="002E6D8E"/>
    <w:rsid w:val="002E73BD"/>
    <w:rsid w:val="002F0750"/>
    <w:rsid w:val="002F1603"/>
    <w:rsid w:val="002F18E2"/>
    <w:rsid w:val="002F23E9"/>
    <w:rsid w:val="002F2D08"/>
    <w:rsid w:val="002F3088"/>
    <w:rsid w:val="002F3094"/>
    <w:rsid w:val="002F47DA"/>
    <w:rsid w:val="002F4887"/>
    <w:rsid w:val="002F538B"/>
    <w:rsid w:val="002F583C"/>
    <w:rsid w:val="002F62B5"/>
    <w:rsid w:val="002F7031"/>
    <w:rsid w:val="002F71C7"/>
    <w:rsid w:val="002F7251"/>
    <w:rsid w:val="003007BC"/>
    <w:rsid w:val="00300A57"/>
    <w:rsid w:val="00300D9F"/>
    <w:rsid w:val="00301971"/>
    <w:rsid w:val="00301F7E"/>
    <w:rsid w:val="00302C4C"/>
    <w:rsid w:val="0030327C"/>
    <w:rsid w:val="00303B4A"/>
    <w:rsid w:val="00303DC1"/>
    <w:rsid w:val="00304785"/>
    <w:rsid w:val="00304858"/>
    <w:rsid w:val="00304CE1"/>
    <w:rsid w:val="0030502C"/>
    <w:rsid w:val="003058F1"/>
    <w:rsid w:val="0030632B"/>
    <w:rsid w:val="003064DD"/>
    <w:rsid w:val="00306B6E"/>
    <w:rsid w:val="00306BA2"/>
    <w:rsid w:val="00306E9C"/>
    <w:rsid w:val="00307131"/>
    <w:rsid w:val="0030733E"/>
    <w:rsid w:val="003077A4"/>
    <w:rsid w:val="00307D31"/>
    <w:rsid w:val="00307EB4"/>
    <w:rsid w:val="00310525"/>
    <w:rsid w:val="003105AE"/>
    <w:rsid w:val="003106FC"/>
    <w:rsid w:val="00310C67"/>
    <w:rsid w:val="00311431"/>
    <w:rsid w:val="003115ED"/>
    <w:rsid w:val="003121D8"/>
    <w:rsid w:val="003129EB"/>
    <w:rsid w:val="00312F64"/>
    <w:rsid w:val="003131BA"/>
    <w:rsid w:val="00313B11"/>
    <w:rsid w:val="00313FFB"/>
    <w:rsid w:val="00314338"/>
    <w:rsid w:val="003146E3"/>
    <w:rsid w:val="00314726"/>
    <w:rsid w:val="0031497D"/>
    <w:rsid w:val="00314A07"/>
    <w:rsid w:val="00314A99"/>
    <w:rsid w:val="00315548"/>
    <w:rsid w:val="00315833"/>
    <w:rsid w:val="003169DE"/>
    <w:rsid w:val="00316A90"/>
    <w:rsid w:val="00316CFE"/>
    <w:rsid w:val="0031760A"/>
    <w:rsid w:val="003179CF"/>
    <w:rsid w:val="00317A68"/>
    <w:rsid w:val="00317DAD"/>
    <w:rsid w:val="003201C2"/>
    <w:rsid w:val="00320895"/>
    <w:rsid w:val="003213EA"/>
    <w:rsid w:val="00321980"/>
    <w:rsid w:val="00321C78"/>
    <w:rsid w:val="00321EC2"/>
    <w:rsid w:val="00322B4B"/>
    <w:rsid w:val="00322E8B"/>
    <w:rsid w:val="0032350E"/>
    <w:rsid w:val="003237AC"/>
    <w:rsid w:val="0032385B"/>
    <w:rsid w:val="00323C9C"/>
    <w:rsid w:val="00323EB1"/>
    <w:rsid w:val="0032461B"/>
    <w:rsid w:val="00324B92"/>
    <w:rsid w:val="00324EE1"/>
    <w:rsid w:val="00325361"/>
    <w:rsid w:val="003253D6"/>
    <w:rsid w:val="0032568D"/>
    <w:rsid w:val="003258A3"/>
    <w:rsid w:val="00325DDF"/>
    <w:rsid w:val="003268B2"/>
    <w:rsid w:val="00326BA7"/>
    <w:rsid w:val="00327E39"/>
    <w:rsid w:val="00327F74"/>
    <w:rsid w:val="00330A1B"/>
    <w:rsid w:val="0033228C"/>
    <w:rsid w:val="003323B5"/>
    <w:rsid w:val="00332602"/>
    <w:rsid w:val="00332692"/>
    <w:rsid w:val="003328C0"/>
    <w:rsid w:val="003328E7"/>
    <w:rsid w:val="00332CB9"/>
    <w:rsid w:val="00332F79"/>
    <w:rsid w:val="00333F41"/>
    <w:rsid w:val="00333F92"/>
    <w:rsid w:val="00334097"/>
    <w:rsid w:val="003342A8"/>
    <w:rsid w:val="00334538"/>
    <w:rsid w:val="00334695"/>
    <w:rsid w:val="00334C71"/>
    <w:rsid w:val="0033501A"/>
    <w:rsid w:val="003358A8"/>
    <w:rsid w:val="0033651F"/>
    <w:rsid w:val="003366FA"/>
    <w:rsid w:val="003371F4"/>
    <w:rsid w:val="003400D6"/>
    <w:rsid w:val="00340F2E"/>
    <w:rsid w:val="003412D7"/>
    <w:rsid w:val="0034255E"/>
    <w:rsid w:val="00342E42"/>
    <w:rsid w:val="00342F9C"/>
    <w:rsid w:val="003432EB"/>
    <w:rsid w:val="00343C07"/>
    <w:rsid w:val="00343F98"/>
    <w:rsid w:val="00344149"/>
    <w:rsid w:val="00344636"/>
    <w:rsid w:val="00344A51"/>
    <w:rsid w:val="003454F2"/>
    <w:rsid w:val="003457C2"/>
    <w:rsid w:val="00345903"/>
    <w:rsid w:val="00345D25"/>
    <w:rsid w:val="00347344"/>
    <w:rsid w:val="003474EC"/>
    <w:rsid w:val="0034777C"/>
    <w:rsid w:val="003477CA"/>
    <w:rsid w:val="003478B7"/>
    <w:rsid w:val="00347B69"/>
    <w:rsid w:val="00347EE2"/>
    <w:rsid w:val="0035072C"/>
    <w:rsid w:val="00350F99"/>
    <w:rsid w:val="003511F1"/>
    <w:rsid w:val="003515A8"/>
    <w:rsid w:val="00351E51"/>
    <w:rsid w:val="00352793"/>
    <w:rsid w:val="00352AFF"/>
    <w:rsid w:val="00352BD1"/>
    <w:rsid w:val="00352C40"/>
    <w:rsid w:val="00352F17"/>
    <w:rsid w:val="00352FE7"/>
    <w:rsid w:val="003537A8"/>
    <w:rsid w:val="00354653"/>
    <w:rsid w:val="00354876"/>
    <w:rsid w:val="00354CBC"/>
    <w:rsid w:val="00354F71"/>
    <w:rsid w:val="00355B75"/>
    <w:rsid w:val="0035650B"/>
    <w:rsid w:val="003568FF"/>
    <w:rsid w:val="003569D3"/>
    <w:rsid w:val="003578B2"/>
    <w:rsid w:val="00357E4B"/>
    <w:rsid w:val="00357FA4"/>
    <w:rsid w:val="00360003"/>
    <w:rsid w:val="003604D9"/>
    <w:rsid w:val="00360940"/>
    <w:rsid w:val="00360EF9"/>
    <w:rsid w:val="0036189E"/>
    <w:rsid w:val="0036233A"/>
    <w:rsid w:val="00362676"/>
    <w:rsid w:val="003631A2"/>
    <w:rsid w:val="00363899"/>
    <w:rsid w:val="00363F1C"/>
    <w:rsid w:val="0036435E"/>
    <w:rsid w:val="00364368"/>
    <w:rsid w:val="00364C88"/>
    <w:rsid w:val="00364D5E"/>
    <w:rsid w:val="00364F73"/>
    <w:rsid w:val="003651B1"/>
    <w:rsid w:val="00365BA3"/>
    <w:rsid w:val="0036656E"/>
    <w:rsid w:val="00367F48"/>
    <w:rsid w:val="003700BA"/>
    <w:rsid w:val="0037049F"/>
    <w:rsid w:val="00370BBB"/>
    <w:rsid w:val="00370EAE"/>
    <w:rsid w:val="00372EDB"/>
    <w:rsid w:val="00373338"/>
    <w:rsid w:val="0037398B"/>
    <w:rsid w:val="00373F0A"/>
    <w:rsid w:val="0037463B"/>
    <w:rsid w:val="00374CA7"/>
    <w:rsid w:val="0037518D"/>
    <w:rsid w:val="00375CD0"/>
    <w:rsid w:val="003760E9"/>
    <w:rsid w:val="003769D4"/>
    <w:rsid w:val="00376C8E"/>
    <w:rsid w:val="00377881"/>
    <w:rsid w:val="00380153"/>
    <w:rsid w:val="00380C5E"/>
    <w:rsid w:val="00381066"/>
    <w:rsid w:val="00381157"/>
    <w:rsid w:val="00381451"/>
    <w:rsid w:val="00381836"/>
    <w:rsid w:val="00381B8B"/>
    <w:rsid w:val="003821B2"/>
    <w:rsid w:val="0038290D"/>
    <w:rsid w:val="00382B82"/>
    <w:rsid w:val="00382BF5"/>
    <w:rsid w:val="003830E7"/>
    <w:rsid w:val="00383231"/>
    <w:rsid w:val="00383976"/>
    <w:rsid w:val="0038422A"/>
    <w:rsid w:val="00384236"/>
    <w:rsid w:val="003844F8"/>
    <w:rsid w:val="00384940"/>
    <w:rsid w:val="00385D62"/>
    <w:rsid w:val="00386114"/>
    <w:rsid w:val="003863C2"/>
    <w:rsid w:val="00386493"/>
    <w:rsid w:val="0038704C"/>
    <w:rsid w:val="00387570"/>
    <w:rsid w:val="00387B2E"/>
    <w:rsid w:val="00387E25"/>
    <w:rsid w:val="00390D70"/>
    <w:rsid w:val="0039138E"/>
    <w:rsid w:val="00391FB7"/>
    <w:rsid w:val="00392796"/>
    <w:rsid w:val="00392A08"/>
    <w:rsid w:val="00392DB2"/>
    <w:rsid w:val="00392E0A"/>
    <w:rsid w:val="0039322B"/>
    <w:rsid w:val="003935A0"/>
    <w:rsid w:val="00393DA0"/>
    <w:rsid w:val="00394032"/>
    <w:rsid w:val="00394077"/>
    <w:rsid w:val="0039487C"/>
    <w:rsid w:val="00394B24"/>
    <w:rsid w:val="00394C1F"/>
    <w:rsid w:val="00394DD9"/>
    <w:rsid w:val="003957B7"/>
    <w:rsid w:val="00395E8D"/>
    <w:rsid w:val="003960EA"/>
    <w:rsid w:val="0039619A"/>
    <w:rsid w:val="00396258"/>
    <w:rsid w:val="0039647C"/>
    <w:rsid w:val="0039653F"/>
    <w:rsid w:val="003966B3"/>
    <w:rsid w:val="003967F1"/>
    <w:rsid w:val="00396B1C"/>
    <w:rsid w:val="00396D54"/>
    <w:rsid w:val="00396EB0"/>
    <w:rsid w:val="0039722C"/>
    <w:rsid w:val="00397A16"/>
    <w:rsid w:val="003A1266"/>
    <w:rsid w:val="003A185A"/>
    <w:rsid w:val="003A2B9B"/>
    <w:rsid w:val="003A2E44"/>
    <w:rsid w:val="003A3BDC"/>
    <w:rsid w:val="003A3D8F"/>
    <w:rsid w:val="003A3F05"/>
    <w:rsid w:val="003A4369"/>
    <w:rsid w:val="003A45C5"/>
    <w:rsid w:val="003A48F0"/>
    <w:rsid w:val="003A4B0A"/>
    <w:rsid w:val="003A4E70"/>
    <w:rsid w:val="003A52E8"/>
    <w:rsid w:val="003A6218"/>
    <w:rsid w:val="003A639B"/>
    <w:rsid w:val="003A643D"/>
    <w:rsid w:val="003A6842"/>
    <w:rsid w:val="003A6CCC"/>
    <w:rsid w:val="003A7660"/>
    <w:rsid w:val="003A7700"/>
    <w:rsid w:val="003A7953"/>
    <w:rsid w:val="003A7D29"/>
    <w:rsid w:val="003B0333"/>
    <w:rsid w:val="003B04B3"/>
    <w:rsid w:val="003B1A71"/>
    <w:rsid w:val="003B1B01"/>
    <w:rsid w:val="003B21DF"/>
    <w:rsid w:val="003B30D1"/>
    <w:rsid w:val="003B37AA"/>
    <w:rsid w:val="003B3D67"/>
    <w:rsid w:val="003B4015"/>
    <w:rsid w:val="003B41DD"/>
    <w:rsid w:val="003B45B3"/>
    <w:rsid w:val="003B5655"/>
    <w:rsid w:val="003B5755"/>
    <w:rsid w:val="003B60BD"/>
    <w:rsid w:val="003B6161"/>
    <w:rsid w:val="003B63DF"/>
    <w:rsid w:val="003B69BE"/>
    <w:rsid w:val="003B6AB2"/>
    <w:rsid w:val="003B77FF"/>
    <w:rsid w:val="003B7962"/>
    <w:rsid w:val="003B7AE6"/>
    <w:rsid w:val="003C0028"/>
    <w:rsid w:val="003C0110"/>
    <w:rsid w:val="003C028D"/>
    <w:rsid w:val="003C02F5"/>
    <w:rsid w:val="003C087A"/>
    <w:rsid w:val="003C0A6C"/>
    <w:rsid w:val="003C0E08"/>
    <w:rsid w:val="003C1581"/>
    <w:rsid w:val="003C35E1"/>
    <w:rsid w:val="003C3CAE"/>
    <w:rsid w:val="003C41B3"/>
    <w:rsid w:val="003C426C"/>
    <w:rsid w:val="003C4B66"/>
    <w:rsid w:val="003C56C1"/>
    <w:rsid w:val="003C5D06"/>
    <w:rsid w:val="003C5EC5"/>
    <w:rsid w:val="003C6C69"/>
    <w:rsid w:val="003C6D2F"/>
    <w:rsid w:val="003C6E3D"/>
    <w:rsid w:val="003C7383"/>
    <w:rsid w:val="003C73E7"/>
    <w:rsid w:val="003C7C80"/>
    <w:rsid w:val="003D01E2"/>
    <w:rsid w:val="003D14FC"/>
    <w:rsid w:val="003D1A46"/>
    <w:rsid w:val="003D24CA"/>
    <w:rsid w:val="003D2833"/>
    <w:rsid w:val="003D2F1A"/>
    <w:rsid w:val="003D30B8"/>
    <w:rsid w:val="003D3237"/>
    <w:rsid w:val="003D3273"/>
    <w:rsid w:val="003D3286"/>
    <w:rsid w:val="003D3A0F"/>
    <w:rsid w:val="003D4644"/>
    <w:rsid w:val="003D4B0E"/>
    <w:rsid w:val="003D5180"/>
    <w:rsid w:val="003D583E"/>
    <w:rsid w:val="003D607D"/>
    <w:rsid w:val="003D7A2B"/>
    <w:rsid w:val="003D7D34"/>
    <w:rsid w:val="003E047B"/>
    <w:rsid w:val="003E09F3"/>
    <w:rsid w:val="003E0FBB"/>
    <w:rsid w:val="003E1115"/>
    <w:rsid w:val="003E12C1"/>
    <w:rsid w:val="003E12F7"/>
    <w:rsid w:val="003E18FF"/>
    <w:rsid w:val="003E1AF0"/>
    <w:rsid w:val="003E2069"/>
    <w:rsid w:val="003E2088"/>
    <w:rsid w:val="003E253B"/>
    <w:rsid w:val="003E2F04"/>
    <w:rsid w:val="003E3701"/>
    <w:rsid w:val="003E3B2D"/>
    <w:rsid w:val="003E3B3D"/>
    <w:rsid w:val="003E3EC8"/>
    <w:rsid w:val="003E458A"/>
    <w:rsid w:val="003E46F8"/>
    <w:rsid w:val="003E48BF"/>
    <w:rsid w:val="003E562E"/>
    <w:rsid w:val="003E5B4A"/>
    <w:rsid w:val="003E633D"/>
    <w:rsid w:val="003E6CB4"/>
    <w:rsid w:val="003E6F3D"/>
    <w:rsid w:val="003F08B2"/>
    <w:rsid w:val="003F09B6"/>
    <w:rsid w:val="003F13A4"/>
    <w:rsid w:val="003F13D1"/>
    <w:rsid w:val="003F161F"/>
    <w:rsid w:val="003F16A4"/>
    <w:rsid w:val="003F1A40"/>
    <w:rsid w:val="003F1D14"/>
    <w:rsid w:val="003F1E72"/>
    <w:rsid w:val="003F2252"/>
    <w:rsid w:val="003F22C0"/>
    <w:rsid w:val="003F32C5"/>
    <w:rsid w:val="003F3946"/>
    <w:rsid w:val="003F3B15"/>
    <w:rsid w:val="003F4045"/>
    <w:rsid w:val="003F4BAB"/>
    <w:rsid w:val="003F4CA7"/>
    <w:rsid w:val="003F4FA7"/>
    <w:rsid w:val="003F52ED"/>
    <w:rsid w:val="003F532C"/>
    <w:rsid w:val="003F5595"/>
    <w:rsid w:val="003F559F"/>
    <w:rsid w:val="003F5BFC"/>
    <w:rsid w:val="003F75FE"/>
    <w:rsid w:val="003F7A41"/>
    <w:rsid w:val="00400319"/>
    <w:rsid w:val="00401470"/>
    <w:rsid w:val="00401EA9"/>
    <w:rsid w:val="00402585"/>
    <w:rsid w:val="00402A9A"/>
    <w:rsid w:val="00402DAB"/>
    <w:rsid w:val="00403330"/>
    <w:rsid w:val="00403E8A"/>
    <w:rsid w:val="00404401"/>
    <w:rsid w:val="0040533A"/>
    <w:rsid w:val="00405683"/>
    <w:rsid w:val="004065E1"/>
    <w:rsid w:val="004069FA"/>
    <w:rsid w:val="004075FB"/>
    <w:rsid w:val="00407E24"/>
    <w:rsid w:val="00410616"/>
    <w:rsid w:val="0041071B"/>
    <w:rsid w:val="004109F2"/>
    <w:rsid w:val="00410A46"/>
    <w:rsid w:val="00410C2C"/>
    <w:rsid w:val="004115D7"/>
    <w:rsid w:val="0041168E"/>
    <w:rsid w:val="00411D87"/>
    <w:rsid w:val="00411DA3"/>
    <w:rsid w:val="00411DF7"/>
    <w:rsid w:val="00412719"/>
    <w:rsid w:val="004128EF"/>
    <w:rsid w:val="0041355D"/>
    <w:rsid w:val="0041386D"/>
    <w:rsid w:val="00413945"/>
    <w:rsid w:val="00413BCB"/>
    <w:rsid w:val="0041410D"/>
    <w:rsid w:val="004151E1"/>
    <w:rsid w:val="00415225"/>
    <w:rsid w:val="004152DF"/>
    <w:rsid w:val="00415316"/>
    <w:rsid w:val="00415C01"/>
    <w:rsid w:val="00416513"/>
    <w:rsid w:val="0041703D"/>
    <w:rsid w:val="004176CB"/>
    <w:rsid w:val="0041785A"/>
    <w:rsid w:val="004200A4"/>
    <w:rsid w:val="0042178C"/>
    <w:rsid w:val="00421971"/>
    <w:rsid w:val="00421A41"/>
    <w:rsid w:val="00421E8C"/>
    <w:rsid w:val="00422129"/>
    <w:rsid w:val="004228EC"/>
    <w:rsid w:val="00423467"/>
    <w:rsid w:val="00423577"/>
    <w:rsid w:val="00423976"/>
    <w:rsid w:val="00424023"/>
    <w:rsid w:val="0042412A"/>
    <w:rsid w:val="0042425C"/>
    <w:rsid w:val="00424707"/>
    <w:rsid w:val="00424C6A"/>
    <w:rsid w:val="00424F5D"/>
    <w:rsid w:val="00425E5F"/>
    <w:rsid w:val="00426176"/>
    <w:rsid w:val="00426A7C"/>
    <w:rsid w:val="004276BF"/>
    <w:rsid w:val="00427820"/>
    <w:rsid w:val="00427923"/>
    <w:rsid w:val="00427F25"/>
    <w:rsid w:val="00430288"/>
    <w:rsid w:val="00430560"/>
    <w:rsid w:val="004307A4"/>
    <w:rsid w:val="004309A7"/>
    <w:rsid w:val="00431698"/>
    <w:rsid w:val="004321A5"/>
    <w:rsid w:val="00432405"/>
    <w:rsid w:val="00432AB7"/>
    <w:rsid w:val="00432FC3"/>
    <w:rsid w:val="00433164"/>
    <w:rsid w:val="004331EC"/>
    <w:rsid w:val="00433C4D"/>
    <w:rsid w:val="00433C58"/>
    <w:rsid w:val="00433D41"/>
    <w:rsid w:val="00433EC8"/>
    <w:rsid w:val="00434F29"/>
    <w:rsid w:val="00435DF4"/>
    <w:rsid w:val="00436A4A"/>
    <w:rsid w:val="00436AD1"/>
    <w:rsid w:val="00436C1E"/>
    <w:rsid w:val="00436F16"/>
    <w:rsid w:val="00437D66"/>
    <w:rsid w:val="004400C8"/>
    <w:rsid w:val="00440280"/>
    <w:rsid w:val="00441173"/>
    <w:rsid w:val="0044125E"/>
    <w:rsid w:val="004427E4"/>
    <w:rsid w:val="00442A35"/>
    <w:rsid w:val="004431F8"/>
    <w:rsid w:val="004438D2"/>
    <w:rsid w:val="00443CE3"/>
    <w:rsid w:val="004451B5"/>
    <w:rsid w:val="00445313"/>
    <w:rsid w:val="00445876"/>
    <w:rsid w:val="00445C75"/>
    <w:rsid w:val="004464F2"/>
    <w:rsid w:val="00446CBD"/>
    <w:rsid w:val="00447214"/>
    <w:rsid w:val="00447E69"/>
    <w:rsid w:val="004504AC"/>
    <w:rsid w:val="004513E0"/>
    <w:rsid w:val="00451B0E"/>
    <w:rsid w:val="00453013"/>
    <w:rsid w:val="00453296"/>
    <w:rsid w:val="004537AA"/>
    <w:rsid w:val="00453C0D"/>
    <w:rsid w:val="00453D7B"/>
    <w:rsid w:val="00454CD8"/>
    <w:rsid w:val="00455A54"/>
    <w:rsid w:val="00455EA0"/>
    <w:rsid w:val="004561B3"/>
    <w:rsid w:val="0045689D"/>
    <w:rsid w:val="00456F85"/>
    <w:rsid w:val="0045730F"/>
    <w:rsid w:val="004573BF"/>
    <w:rsid w:val="004578E9"/>
    <w:rsid w:val="00457F72"/>
    <w:rsid w:val="004603FD"/>
    <w:rsid w:val="00461138"/>
    <w:rsid w:val="00461476"/>
    <w:rsid w:val="004615E8"/>
    <w:rsid w:val="004624BF"/>
    <w:rsid w:val="00462C19"/>
    <w:rsid w:val="00463204"/>
    <w:rsid w:val="004632AF"/>
    <w:rsid w:val="00463AC9"/>
    <w:rsid w:val="00463C9D"/>
    <w:rsid w:val="00464E5C"/>
    <w:rsid w:val="00465081"/>
    <w:rsid w:val="00465317"/>
    <w:rsid w:val="0046552B"/>
    <w:rsid w:val="004655CB"/>
    <w:rsid w:val="0046565E"/>
    <w:rsid w:val="00465F10"/>
    <w:rsid w:val="00466551"/>
    <w:rsid w:val="004668C0"/>
    <w:rsid w:val="00466E45"/>
    <w:rsid w:val="004670A1"/>
    <w:rsid w:val="0046772B"/>
    <w:rsid w:val="00467CCB"/>
    <w:rsid w:val="00467CCD"/>
    <w:rsid w:val="004701EC"/>
    <w:rsid w:val="004711F0"/>
    <w:rsid w:val="00471F2E"/>
    <w:rsid w:val="004720FF"/>
    <w:rsid w:val="004723CC"/>
    <w:rsid w:val="004729BE"/>
    <w:rsid w:val="00472E5D"/>
    <w:rsid w:val="00472F77"/>
    <w:rsid w:val="004730BA"/>
    <w:rsid w:val="00473C9D"/>
    <w:rsid w:val="00473D6D"/>
    <w:rsid w:val="004749EC"/>
    <w:rsid w:val="004759F4"/>
    <w:rsid w:val="00476767"/>
    <w:rsid w:val="00476A56"/>
    <w:rsid w:val="00477AF9"/>
    <w:rsid w:val="00477B9E"/>
    <w:rsid w:val="00477F9B"/>
    <w:rsid w:val="00480D16"/>
    <w:rsid w:val="00480F66"/>
    <w:rsid w:val="004812BB"/>
    <w:rsid w:val="0048155F"/>
    <w:rsid w:val="00481AA4"/>
    <w:rsid w:val="00481C38"/>
    <w:rsid w:val="00482399"/>
    <w:rsid w:val="00482D6F"/>
    <w:rsid w:val="00482DF4"/>
    <w:rsid w:val="00482ECB"/>
    <w:rsid w:val="004832B8"/>
    <w:rsid w:val="004832F5"/>
    <w:rsid w:val="00483625"/>
    <w:rsid w:val="00483B71"/>
    <w:rsid w:val="00483CFD"/>
    <w:rsid w:val="0048537D"/>
    <w:rsid w:val="00485C7B"/>
    <w:rsid w:val="004863D5"/>
    <w:rsid w:val="0048667E"/>
    <w:rsid w:val="00486E9E"/>
    <w:rsid w:val="004874F4"/>
    <w:rsid w:val="0048754B"/>
    <w:rsid w:val="00487735"/>
    <w:rsid w:val="004878A3"/>
    <w:rsid w:val="00487BB5"/>
    <w:rsid w:val="004902D4"/>
    <w:rsid w:val="00490807"/>
    <w:rsid w:val="00490B37"/>
    <w:rsid w:val="00490B4D"/>
    <w:rsid w:val="00490D8F"/>
    <w:rsid w:val="00490E71"/>
    <w:rsid w:val="004910C3"/>
    <w:rsid w:val="00491717"/>
    <w:rsid w:val="00491C5B"/>
    <w:rsid w:val="00491DC0"/>
    <w:rsid w:val="004921A9"/>
    <w:rsid w:val="00492BD7"/>
    <w:rsid w:val="00493658"/>
    <w:rsid w:val="00493F5D"/>
    <w:rsid w:val="0049469D"/>
    <w:rsid w:val="004957DA"/>
    <w:rsid w:val="00495981"/>
    <w:rsid w:val="00496073"/>
    <w:rsid w:val="004960ED"/>
    <w:rsid w:val="00496F1F"/>
    <w:rsid w:val="0049783D"/>
    <w:rsid w:val="00497F48"/>
    <w:rsid w:val="00497F5D"/>
    <w:rsid w:val="004A02C6"/>
    <w:rsid w:val="004A0C6D"/>
    <w:rsid w:val="004A134D"/>
    <w:rsid w:val="004A1AC9"/>
    <w:rsid w:val="004A1B54"/>
    <w:rsid w:val="004A1F3A"/>
    <w:rsid w:val="004A204C"/>
    <w:rsid w:val="004A2B4A"/>
    <w:rsid w:val="004A2BF9"/>
    <w:rsid w:val="004A378F"/>
    <w:rsid w:val="004A44DF"/>
    <w:rsid w:val="004A490B"/>
    <w:rsid w:val="004A4B7E"/>
    <w:rsid w:val="004A4E65"/>
    <w:rsid w:val="004A545C"/>
    <w:rsid w:val="004A5A60"/>
    <w:rsid w:val="004A5BF7"/>
    <w:rsid w:val="004A5CB3"/>
    <w:rsid w:val="004A66D1"/>
    <w:rsid w:val="004A6C83"/>
    <w:rsid w:val="004A6E10"/>
    <w:rsid w:val="004A70FC"/>
    <w:rsid w:val="004A7BF2"/>
    <w:rsid w:val="004B0284"/>
    <w:rsid w:val="004B0623"/>
    <w:rsid w:val="004B0E1A"/>
    <w:rsid w:val="004B128A"/>
    <w:rsid w:val="004B1C76"/>
    <w:rsid w:val="004B222D"/>
    <w:rsid w:val="004B36FC"/>
    <w:rsid w:val="004B5294"/>
    <w:rsid w:val="004B6824"/>
    <w:rsid w:val="004B7192"/>
    <w:rsid w:val="004B73A5"/>
    <w:rsid w:val="004B74EB"/>
    <w:rsid w:val="004B758F"/>
    <w:rsid w:val="004B75E5"/>
    <w:rsid w:val="004B7997"/>
    <w:rsid w:val="004C0104"/>
    <w:rsid w:val="004C0912"/>
    <w:rsid w:val="004C0B2E"/>
    <w:rsid w:val="004C1089"/>
    <w:rsid w:val="004C12B1"/>
    <w:rsid w:val="004C21AF"/>
    <w:rsid w:val="004C21CD"/>
    <w:rsid w:val="004C26CB"/>
    <w:rsid w:val="004C3047"/>
    <w:rsid w:val="004C3DAB"/>
    <w:rsid w:val="004C432F"/>
    <w:rsid w:val="004C5030"/>
    <w:rsid w:val="004C51AF"/>
    <w:rsid w:val="004C53BC"/>
    <w:rsid w:val="004C57CB"/>
    <w:rsid w:val="004C6193"/>
    <w:rsid w:val="004C6F61"/>
    <w:rsid w:val="004C7CC7"/>
    <w:rsid w:val="004C7CCE"/>
    <w:rsid w:val="004D0BF3"/>
    <w:rsid w:val="004D1A36"/>
    <w:rsid w:val="004D2121"/>
    <w:rsid w:val="004D248E"/>
    <w:rsid w:val="004D343D"/>
    <w:rsid w:val="004D3764"/>
    <w:rsid w:val="004D399F"/>
    <w:rsid w:val="004D3A6C"/>
    <w:rsid w:val="004D3B12"/>
    <w:rsid w:val="004D3F51"/>
    <w:rsid w:val="004D432A"/>
    <w:rsid w:val="004D438C"/>
    <w:rsid w:val="004D4537"/>
    <w:rsid w:val="004D4CDD"/>
    <w:rsid w:val="004D4F37"/>
    <w:rsid w:val="004D4F79"/>
    <w:rsid w:val="004D593D"/>
    <w:rsid w:val="004D5948"/>
    <w:rsid w:val="004D5CE3"/>
    <w:rsid w:val="004D60FD"/>
    <w:rsid w:val="004D6422"/>
    <w:rsid w:val="004D69D1"/>
    <w:rsid w:val="004D6FD6"/>
    <w:rsid w:val="004D77AF"/>
    <w:rsid w:val="004E02D9"/>
    <w:rsid w:val="004E0373"/>
    <w:rsid w:val="004E0FA0"/>
    <w:rsid w:val="004E16FE"/>
    <w:rsid w:val="004E19FC"/>
    <w:rsid w:val="004E1D80"/>
    <w:rsid w:val="004E1F53"/>
    <w:rsid w:val="004E26D6"/>
    <w:rsid w:val="004E2BD4"/>
    <w:rsid w:val="004E33B2"/>
    <w:rsid w:val="004E4188"/>
    <w:rsid w:val="004E457A"/>
    <w:rsid w:val="004E496C"/>
    <w:rsid w:val="004E5D28"/>
    <w:rsid w:val="004E5D41"/>
    <w:rsid w:val="004E6528"/>
    <w:rsid w:val="004E65BE"/>
    <w:rsid w:val="004E68CF"/>
    <w:rsid w:val="004E69FB"/>
    <w:rsid w:val="004E6B49"/>
    <w:rsid w:val="004E6E92"/>
    <w:rsid w:val="004E6F84"/>
    <w:rsid w:val="004F02E2"/>
    <w:rsid w:val="004F07EF"/>
    <w:rsid w:val="004F0985"/>
    <w:rsid w:val="004F1404"/>
    <w:rsid w:val="004F16BC"/>
    <w:rsid w:val="004F2513"/>
    <w:rsid w:val="004F2774"/>
    <w:rsid w:val="004F2A98"/>
    <w:rsid w:val="004F2C2C"/>
    <w:rsid w:val="004F2F5E"/>
    <w:rsid w:val="004F4076"/>
    <w:rsid w:val="004F4908"/>
    <w:rsid w:val="004F5A5E"/>
    <w:rsid w:val="004F5C0C"/>
    <w:rsid w:val="004F6BC0"/>
    <w:rsid w:val="004F712A"/>
    <w:rsid w:val="004F7737"/>
    <w:rsid w:val="004F7F55"/>
    <w:rsid w:val="0050077C"/>
    <w:rsid w:val="005010F2"/>
    <w:rsid w:val="00501386"/>
    <w:rsid w:val="00502BA2"/>
    <w:rsid w:val="00502FD0"/>
    <w:rsid w:val="005030F2"/>
    <w:rsid w:val="00503624"/>
    <w:rsid w:val="0050362D"/>
    <w:rsid w:val="00504413"/>
    <w:rsid w:val="00504DC6"/>
    <w:rsid w:val="00505D2B"/>
    <w:rsid w:val="005067CC"/>
    <w:rsid w:val="00506CB5"/>
    <w:rsid w:val="00506DE2"/>
    <w:rsid w:val="005074DF"/>
    <w:rsid w:val="005076DB"/>
    <w:rsid w:val="00507944"/>
    <w:rsid w:val="005079D8"/>
    <w:rsid w:val="00510491"/>
    <w:rsid w:val="005104CC"/>
    <w:rsid w:val="00510698"/>
    <w:rsid w:val="00510731"/>
    <w:rsid w:val="0051081B"/>
    <w:rsid w:val="00510D3A"/>
    <w:rsid w:val="005113DF"/>
    <w:rsid w:val="00511B5F"/>
    <w:rsid w:val="00511D12"/>
    <w:rsid w:val="00512566"/>
    <w:rsid w:val="005132D6"/>
    <w:rsid w:val="005133CC"/>
    <w:rsid w:val="005135FA"/>
    <w:rsid w:val="005136F6"/>
    <w:rsid w:val="005138EF"/>
    <w:rsid w:val="00513E04"/>
    <w:rsid w:val="00513EA3"/>
    <w:rsid w:val="00513EA9"/>
    <w:rsid w:val="00514732"/>
    <w:rsid w:val="0051491D"/>
    <w:rsid w:val="00514BA9"/>
    <w:rsid w:val="00514C77"/>
    <w:rsid w:val="00515604"/>
    <w:rsid w:val="00515B0D"/>
    <w:rsid w:val="005161E2"/>
    <w:rsid w:val="005173B8"/>
    <w:rsid w:val="00517484"/>
    <w:rsid w:val="005178B2"/>
    <w:rsid w:val="005179ED"/>
    <w:rsid w:val="0052002B"/>
    <w:rsid w:val="00520409"/>
    <w:rsid w:val="005205BE"/>
    <w:rsid w:val="00520D7F"/>
    <w:rsid w:val="00521661"/>
    <w:rsid w:val="0052166B"/>
    <w:rsid w:val="005216A1"/>
    <w:rsid w:val="00521AE4"/>
    <w:rsid w:val="00521CC1"/>
    <w:rsid w:val="00522461"/>
    <w:rsid w:val="005224C1"/>
    <w:rsid w:val="00522715"/>
    <w:rsid w:val="005233CF"/>
    <w:rsid w:val="00523C80"/>
    <w:rsid w:val="00523ECE"/>
    <w:rsid w:val="00524968"/>
    <w:rsid w:val="00525363"/>
    <w:rsid w:val="00525AEF"/>
    <w:rsid w:val="00525C9D"/>
    <w:rsid w:val="005261B3"/>
    <w:rsid w:val="0052679A"/>
    <w:rsid w:val="0052757D"/>
    <w:rsid w:val="00527995"/>
    <w:rsid w:val="005304DC"/>
    <w:rsid w:val="005306DC"/>
    <w:rsid w:val="00530DC2"/>
    <w:rsid w:val="0053110A"/>
    <w:rsid w:val="00531708"/>
    <w:rsid w:val="00531897"/>
    <w:rsid w:val="00532069"/>
    <w:rsid w:val="005323D4"/>
    <w:rsid w:val="005324A7"/>
    <w:rsid w:val="00532819"/>
    <w:rsid w:val="005328DD"/>
    <w:rsid w:val="0053292C"/>
    <w:rsid w:val="00532E1B"/>
    <w:rsid w:val="005339CD"/>
    <w:rsid w:val="00533DDA"/>
    <w:rsid w:val="0053499A"/>
    <w:rsid w:val="00534A6F"/>
    <w:rsid w:val="00534C22"/>
    <w:rsid w:val="00534E49"/>
    <w:rsid w:val="005356FF"/>
    <w:rsid w:val="00536262"/>
    <w:rsid w:val="005369D1"/>
    <w:rsid w:val="00537111"/>
    <w:rsid w:val="00537A5D"/>
    <w:rsid w:val="00540B7D"/>
    <w:rsid w:val="00540DAA"/>
    <w:rsid w:val="005410E5"/>
    <w:rsid w:val="005412A6"/>
    <w:rsid w:val="005415C4"/>
    <w:rsid w:val="00541875"/>
    <w:rsid w:val="00542171"/>
    <w:rsid w:val="005424C0"/>
    <w:rsid w:val="00543F38"/>
    <w:rsid w:val="0054423F"/>
    <w:rsid w:val="005446FA"/>
    <w:rsid w:val="00544FD1"/>
    <w:rsid w:val="00545264"/>
    <w:rsid w:val="005452E6"/>
    <w:rsid w:val="0054595F"/>
    <w:rsid w:val="00545EC9"/>
    <w:rsid w:val="005468F7"/>
    <w:rsid w:val="00546960"/>
    <w:rsid w:val="00546DD2"/>
    <w:rsid w:val="00547E68"/>
    <w:rsid w:val="00547FDF"/>
    <w:rsid w:val="0055064A"/>
    <w:rsid w:val="005514C5"/>
    <w:rsid w:val="00552A4B"/>
    <w:rsid w:val="00552BAD"/>
    <w:rsid w:val="00552FAD"/>
    <w:rsid w:val="005539A4"/>
    <w:rsid w:val="0055406E"/>
    <w:rsid w:val="00554D9F"/>
    <w:rsid w:val="00555276"/>
    <w:rsid w:val="005554CA"/>
    <w:rsid w:val="0055585E"/>
    <w:rsid w:val="005559B0"/>
    <w:rsid w:val="00555F8C"/>
    <w:rsid w:val="00556844"/>
    <w:rsid w:val="005569BE"/>
    <w:rsid w:val="005578E5"/>
    <w:rsid w:val="00557E23"/>
    <w:rsid w:val="00560949"/>
    <w:rsid w:val="00560D1B"/>
    <w:rsid w:val="00560DE5"/>
    <w:rsid w:val="00560F17"/>
    <w:rsid w:val="005611C5"/>
    <w:rsid w:val="005616C8"/>
    <w:rsid w:val="00561997"/>
    <w:rsid w:val="005623EC"/>
    <w:rsid w:val="005628CE"/>
    <w:rsid w:val="00563E5D"/>
    <w:rsid w:val="00564000"/>
    <w:rsid w:val="005640FC"/>
    <w:rsid w:val="005643DE"/>
    <w:rsid w:val="00564489"/>
    <w:rsid w:val="0056537D"/>
    <w:rsid w:val="005653CD"/>
    <w:rsid w:val="00565672"/>
    <w:rsid w:val="005667CB"/>
    <w:rsid w:val="00566B97"/>
    <w:rsid w:val="00566D54"/>
    <w:rsid w:val="005675A8"/>
    <w:rsid w:val="0057027D"/>
    <w:rsid w:val="00570BC2"/>
    <w:rsid w:val="00570E76"/>
    <w:rsid w:val="005711C0"/>
    <w:rsid w:val="00571355"/>
    <w:rsid w:val="0057199D"/>
    <w:rsid w:val="00573584"/>
    <w:rsid w:val="00573DF4"/>
    <w:rsid w:val="005745BC"/>
    <w:rsid w:val="0057460D"/>
    <w:rsid w:val="005756EF"/>
    <w:rsid w:val="00575940"/>
    <w:rsid w:val="00575EAA"/>
    <w:rsid w:val="00576076"/>
    <w:rsid w:val="00576395"/>
    <w:rsid w:val="0057675B"/>
    <w:rsid w:val="005771DC"/>
    <w:rsid w:val="00577653"/>
    <w:rsid w:val="00577F8D"/>
    <w:rsid w:val="005801D4"/>
    <w:rsid w:val="00580778"/>
    <w:rsid w:val="005809C4"/>
    <w:rsid w:val="00580C09"/>
    <w:rsid w:val="00581D5F"/>
    <w:rsid w:val="00581F31"/>
    <w:rsid w:val="00582A15"/>
    <w:rsid w:val="0058383E"/>
    <w:rsid w:val="00584148"/>
    <w:rsid w:val="00584EF6"/>
    <w:rsid w:val="00585FF3"/>
    <w:rsid w:val="0058721A"/>
    <w:rsid w:val="00587582"/>
    <w:rsid w:val="00590352"/>
    <w:rsid w:val="00590AC4"/>
    <w:rsid w:val="00590C86"/>
    <w:rsid w:val="00591B63"/>
    <w:rsid w:val="00592009"/>
    <w:rsid w:val="00592262"/>
    <w:rsid w:val="005925BE"/>
    <w:rsid w:val="0059289C"/>
    <w:rsid w:val="00592907"/>
    <w:rsid w:val="005933C7"/>
    <w:rsid w:val="0059440C"/>
    <w:rsid w:val="00594954"/>
    <w:rsid w:val="005949CC"/>
    <w:rsid w:val="005949F7"/>
    <w:rsid w:val="00595A48"/>
    <w:rsid w:val="00595C65"/>
    <w:rsid w:val="00595DF6"/>
    <w:rsid w:val="00596752"/>
    <w:rsid w:val="0059695B"/>
    <w:rsid w:val="00596B95"/>
    <w:rsid w:val="00596F58"/>
    <w:rsid w:val="005971F1"/>
    <w:rsid w:val="005974D5"/>
    <w:rsid w:val="00597867"/>
    <w:rsid w:val="005A0135"/>
    <w:rsid w:val="005A0453"/>
    <w:rsid w:val="005A0B47"/>
    <w:rsid w:val="005A149A"/>
    <w:rsid w:val="005A1DE1"/>
    <w:rsid w:val="005A283C"/>
    <w:rsid w:val="005A31AA"/>
    <w:rsid w:val="005A49C7"/>
    <w:rsid w:val="005A4A91"/>
    <w:rsid w:val="005A51A2"/>
    <w:rsid w:val="005A5634"/>
    <w:rsid w:val="005A594B"/>
    <w:rsid w:val="005A5B55"/>
    <w:rsid w:val="005A6273"/>
    <w:rsid w:val="005A6A4E"/>
    <w:rsid w:val="005A7655"/>
    <w:rsid w:val="005A7727"/>
    <w:rsid w:val="005A774F"/>
    <w:rsid w:val="005A776E"/>
    <w:rsid w:val="005A777A"/>
    <w:rsid w:val="005B10BC"/>
    <w:rsid w:val="005B14E0"/>
    <w:rsid w:val="005B15C8"/>
    <w:rsid w:val="005B27F1"/>
    <w:rsid w:val="005B2846"/>
    <w:rsid w:val="005B2C13"/>
    <w:rsid w:val="005B31DC"/>
    <w:rsid w:val="005B3691"/>
    <w:rsid w:val="005B4469"/>
    <w:rsid w:val="005B464A"/>
    <w:rsid w:val="005B49DF"/>
    <w:rsid w:val="005B5013"/>
    <w:rsid w:val="005B58B2"/>
    <w:rsid w:val="005B5C84"/>
    <w:rsid w:val="005B6009"/>
    <w:rsid w:val="005B65C4"/>
    <w:rsid w:val="005B68B2"/>
    <w:rsid w:val="005B6A44"/>
    <w:rsid w:val="005B6B27"/>
    <w:rsid w:val="005B6BC0"/>
    <w:rsid w:val="005B7B8D"/>
    <w:rsid w:val="005C00DD"/>
    <w:rsid w:val="005C0172"/>
    <w:rsid w:val="005C10CE"/>
    <w:rsid w:val="005C2F87"/>
    <w:rsid w:val="005C3686"/>
    <w:rsid w:val="005C3A6A"/>
    <w:rsid w:val="005C4482"/>
    <w:rsid w:val="005C4661"/>
    <w:rsid w:val="005C4937"/>
    <w:rsid w:val="005C4C96"/>
    <w:rsid w:val="005C4EAD"/>
    <w:rsid w:val="005C4F72"/>
    <w:rsid w:val="005C4FED"/>
    <w:rsid w:val="005C53F5"/>
    <w:rsid w:val="005C57C2"/>
    <w:rsid w:val="005C59EB"/>
    <w:rsid w:val="005C5B44"/>
    <w:rsid w:val="005C5B96"/>
    <w:rsid w:val="005C5BD4"/>
    <w:rsid w:val="005C5BD6"/>
    <w:rsid w:val="005C5FC8"/>
    <w:rsid w:val="005C70F1"/>
    <w:rsid w:val="005C739F"/>
    <w:rsid w:val="005C74DD"/>
    <w:rsid w:val="005C7A04"/>
    <w:rsid w:val="005C7DAB"/>
    <w:rsid w:val="005D016A"/>
    <w:rsid w:val="005D0768"/>
    <w:rsid w:val="005D0DDE"/>
    <w:rsid w:val="005D120D"/>
    <w:rsid w:val="005D121B"/>
    <w:rsid w:val="005D1BE8"/>
    <w:rsid w:val="005D1C91"/>
    <w:rsid w:val="005D1DD1"/>
    <w:rsid w:val="005D2054"/>
    <w:rsid w:val="005D2113"/>
    <w:rsid w:val="005D23D1"/>
    <w:rsid w:val="005D2B44"/>
    <w:rsid w:val="005D334A"/>
    <w:rsid w:val="005D3A98"/>
    <w:rsid w:val="005D3B17"/>
    <w:rsid w:val="005D3DED"/>
    <w:rsid w:val="005D4443"/>
    <w:rsid w:val="005D4DCE"/>
    <w:rsid w:val="005D5892"/>
    <w:rsid w:val="005D5F72"/>
    <w:rsid w:val="005D62AC"/>
    <w:rsid w:val="005D631C"/>
    <w:rsid w:val="005D63F0"/>
    <w:rsid w:val="005D66B0"/>
    <w:rsid w:val="005D7291"/>
    <w:rsid w:val="005E03E3"/>
    <w:rsid w:val="005E11FC"/>
    <w:rsid w:val="005E1365"/>
    <w:rsid w:val="005E1EFC"/>
    <w:rsid w:val="005E1FCC"/>
    <w:rsid w:val="005E206E"/>
    <w:rsid w:val="005E20EB"/>
    <w:rsid w:val="005E27AC"/>
    <w:rsid w:val="005E27E0"/>
    <w:rsid w:val="005E367F"/>
    <w:rsid w:val="005E473B"/>
    <w:rsid w:val="005E4D00"/>
    <w:rsid w:val="005E4FFA"/>
    <w:rsid w:val="005E5F9D"/>
    <w:rsid w:val="005E6484"/>
    <w:rsid w:val="005E71FB"/>
    <w:rsid w:val="005E7673"/>
    <w:rsid w:val="005E7A14"/>
    <w:rsid w:val="005F04D1"/>
    <w:rsid w:val="005F0B8A"/>
    <w:rsid w:val="005F184B"/>
    <w:rsid w:val="005F1AC2"/>
    <w:rsid w:val="005F2815"/>
    <w:rsid w:val="005F2F7D"/>
    <w:rsid w:val="005F3178"/>
    <w:rsid w:val="005F370D"/>
    <w:rsid w:val="005F3B10"/>
    <w:rsid w:val="005F4310"/>
    <w:rsid w:val="005F441A"/>
    <w:rsid w:val="005F453E"/>
    <w:rsid w:val="005F4A1F"/>
    <w:rsid w:val="005F4A43"/>
    <w:rsid w:val="005F4CBC"/>
    <w:rsid w:val="005F56A1"/>
    <w:rsid w:val="005F635D"/>
    <w:rsid w:val="005F6857"/>
    <w:rsid w:val="005F6B01"/>
    <w:rsid w:val="005F6F37"/>
    <w:rsid w:val="006011DF"/>
    <w:rsid w:val="0060168E"/>
    <w:rsid w:val="00601707"/>
    <w:rsid w:val="00601FD2"/>
    <w:rsid w:val="00602059"/>
    <w:rsid w:val="00602465"/>
    <w:rsid w:val="006029BB"/>
    <w:rsid w:val="00602D18"/>
    <w:rsid w:val="00602FC3"/>
    <w:rsid w:val="006033A8"/>
    <w:rsid w:val="0060347C"/>
    <w:rsid w:val="00603774"/>
    <w:rsid w:val="006037A9"/>
    <w:rsid w:val="00604A4F"/>
    <w:rsid w:val="006050CF"/>
    <w:rsid w:val="006054F9"/>
    <w:rsid w:val="00605667"/>
    <w:rsid w:val="006064FE"/>
    <w:rsid w:val="00606BBF"/>
    <w:rsid w:val="00606C65"/>
    <w:rsid w:val="00607AAD"/>
    <w:rsid w:val="00610EF6"/>
    <w:rsid w:val="00610FB0"/>
    <w:rsid w:val="00611F32"/>
    <w:rsid w:val="00612368"/>
    <w:rsid w:val="006132B8"/>
    <w:rsid w:val="00613482"/>
    <w:rsid w:val="00613D7F"/>
    <w:rsid w:val="006148E0"/>
    <w:rsid w:val="00614B5F"/>
    <w:rsid w:val="00614EC8"/>
    <w:rsid w:val="00615436"/>
    <w:rsid w:val="00615A93"/>
    <w:rsid w:val="00615DC9"/>
    <w:rsid w:val="00615DE5"/>
    <w:rsid w:val="00615FC4"/>
    <w:rsid w:val="006162AD"/>
    <w:rsid w:val="00616701"/>
    <w:rsid w:val="00616888"/>
    <w:rsid w:val="00616DE8"/>
    <w:rsid w:val="00617FC3"/>
    <w:rsid w:val="0062022F"/>
    <w:rsid w:val="00620D87"/>
    <w:rsid w:val="00620E8F"/>
    <w:rsid w:val="006213CE"/>
    <w:rsid w:val="0062160D"/>
    <w:rsid w:val="00621931"/>
    <w:rsid w:val="00622436"/>
    <w:rsid w:val="0062270A"/>
    <w:rsid w:val="006229CC"/>
    <w:rsid w:val="00622AE7"/>
    <w:rsid w:val="00622C35"/>
    <w:rsid w:val="00622F13"/>
    <w:rsid w:val="006232DA"/>
    <w:rsid w:val="00623914"/>
    <w:rsid w:val="00623A95"/>
    <w:rsid w:val="00623FE8"/>
    <w:rsid w:val="0062412D"/>
    <w:rsid w:val="00626DC2"/>
    <w:rsid w:val="00626E94"/>
    <w:rsid w:val="00627624"/>
    <w:rsid w:val="00627FDA"/>
    <w:rsid w:val="006308AA"/>
    <w:rsid w:val="0063272E"/>
    <w:rsid w:val="00633A04"/>
    <w:rsid w:val="0063432D"/>
    <w:rsid w:val="00634A12"/>
    <w:rsid w:val="006352B7"/>
    <w:rsid w:val="0063541D"/>
    <w:rsid w:val="006358AE"/>
    <w:rsid w:val="00635EE8"/>
    <w:rsid w:val="00636428"/>
    <w:rsid w:val="00636AE1"/>
    <w:rsid w:val="00637F17"/>
    <w:rsid w:val="006419C0"/>
    <w:rsid w:val="00641A55"/>
    <w:rsid w:val="00641AC9"/>
    <w:rsid w:val="00641BCB"/>
    <w:rsid w:val="00641CAA"/>
    <w:rsid w:val="006423A2"/>
    <w:rsid w:val="006427BE"/>
    <w:rsid w:val="00642B0E"/>
    <w:rsid w:val="0064349C"/>
    <w:rsid w:val="00643D39"/>
    <w:rsid w:val="00643D7F"/>
    <w:rsid w:val="00643E60"/>
    <w:rsid w:val="006445A7"/>
    <w:rsid w:val="0064483F"/>
    <w:rsid w:val="00644BBC"/>
    <w:rsid w:val="00644DB6"/>
    <w:rsid w:val="00644F00"/>
    <w:rsid w:val="0064556A"/>
    <w:rsid w:val="00646026"/>
    <w:rsid w:val="0064674B"/>
    <w:rsid w:val="00646E38"/>
    <w:rsid w:val="00647018"/>
    <w:rsid w:val="0065084C"/>
    <w:rsid w:val="00650B58"/>
    <w:rsid w:val="006517B8"/>
    <w:rsid w:val="006521B5"/>
    <w:rsid w:val="006522B3"/>
    <w:rsid w:val="006525B0"/>
    <w:rsid w:val="0065282B"/>
    <w:rsid w:val="006528A8"/>
    <w:rsid w:val="0065347B"/>
    <w:rsid w:val="00653803"/>
    <w:rsid w:val="00653CBF"/>
    <w:rsid w:val="00654077"/>
    <w:rsid w:val="006540E2"/>
    <w:rsid w:val="006541A3"/>
    <w:rsid w:val="0065454E"/>
    <w:rsid w:val="006546F2"/>
    <w:rsid w:val="006549BF"/>
    <w:rsid w:val="00654A07"/>
    <w:rsid w:val="006550EC"/>
    <w:rsid w:val="006551F1"/>
    <w:rsid w:val="00655458"/>
    <w:rsid w:val="00655850"/>
    <w:rsid w:val="006567B8"/>
    <w:rsid w:val="00657949"/>
    <w:rsid w:val="006604AD"/>
    <w:rsid w:val="006608A7"/>
    <w:rsid w:val="00662509"/>
    <w:rsid w:val="006626DB"/>
    <w:rsid w:val="00662D09"/>
    <w:rsid w:val="00663212"/>
    <w:rsid w:val="0066342C"/>
    <w:rsid w:val="006637B8"/>
    <w:rsid w:val="0066456A"/>
    <w:rsid w:val="0066463C"/>
    <w:rsid w:val="00664902"/>
    <w:rsid w:val="00664D9C"/>
    <w:rsid w:val="006667C4"/>
    <w:rsid w:val="0066741F"/>
    <w:rsid w:val="00667A36"/>
    <w:rsid w:val="006704C8"/>
    <w:rsid w:val="006708E2"/>
    <w:rsid w:val="00671005"/>
    <w:rsid w:val="0067111C"/>
    <w:rsid w:val="0067168B"/>
    <w:rsid w:val="0067177B"/>
    <w:rsid w:val="0067178E"/>
    <w:rsid w:val="00671808"/>
    <w:rsid w:val="006718F3"/>
    <w:rsid w:val="006719D5"/>
    <w:rsid w:val="00671F4E"/>
    <w:rsid w:val="00672159"/>
    <w:rsid w:val="00672166"/>
    <w:rsid w:val="00672699"/>
    <w:rsid w:val="00673610"/>
    <w:rsid w:val="00673805"/>
    <w:rsid w:val="00673913"/>
    <w:rsid w:val="00673AA1"/>
    <w:rsid w:val="00673C97"/>
    <w:rsid w:val="006748F8"/>
    <w:rsid w:val="00674B3B"/>
    <w:rsid w:val="00674ED8"/>
    <w:rsid w:val="00675A2D"/>
    <w:rsid w:val="00676AE3"/>
    <w:rsid w:val="00676F13"/>
    <w:rsid w:val="00677CAE"/>
    <w:rsid w:val="00677F00"/>
    <w:rsid w:val="0068046C"/>
    <w:rsid w:val="006809C2"/>
    <w:rsid w:val="00680A51"/>
    <w:rsid w:val="00680F48"/>
    <w:rsid w:val="00680F5D"/>
    <w:rsid w:val="00680FD5"/>
    <w:rsid w:val="0068133E"/>
    <w:rsid w:val="006814C5"/>
    <w:rsid w:val="006815A1"/>
    <w:rsid w:val="0068167A"/>
    <w:rsid w:val="00681A88"/>
    <w:rsid w:val="00681ADE"/>
    <w:rsid w:val="00681D01"/>
    <w:rsid w:val="00681DE2"/>
    <w:rsid w:val="0068241D"/>
    <w:rsid w:val="0068249A"/>
    <w:rsid w:val="00682EFF"/>
    <w:rsid w:val="006830E4"/>
    <w:rsid w:val="0068333C"/>
    <w:rsid w:val="00683EC6"/>
    <w:rsid w:val="00684112"/>
    <w:rsid w:val="0068475D"/>
    <w:rsid w:val="00684815"/>
    <w:rsid w:val="006849BA"/>
    <w:rsid w:val="00684AFF"/>
    <w:rsid w:val="006857B8"/>
    <w:rsid w:val="00685B6E"/>
    <w:rsid w:val="006867D9"/>
    <w:rsid w:val="00687203"/>
    <w:rsid w:val="0068791B"/>
    <w:rsid w:val="00691024"/>
    <w:rsid w:val="006912F0"/>
    <w:rsid w:val="006915AB"/>
    <w:rsid w:val="006916AD"/>
    <w:rsid w:val="006919F0"/>
    <w:rsid w:val="00691F7E"/>
    <w:rsid w:val="006939B5"/>
    <w:rsid w:val="00693C92"/>
    <w:rsid w:val="00693C96"/>
    <w:rsid w:val="00693D99"/>
    <w:rsid w:val="00693EB6"/>
    <w:rsid w:val="006940F2"/>
    <w:rsid w:val="00694B07"/>
    <w:rsid w:val="00694CF9"/>
    <w:rsid w:val="006956E0"/>
    <w:rsid w:val="006963C3"/>
    <w:rsid w:val="006966F5"/>
    <w:rsid w:val="006976C2"/>
    <w:rsid w:val="00697990"/>
    <w:rsid w:val="006A0036"/>
    <w:rsid w:val="006A0129"/>
    <w:rsid w:val="006A085E"/>
    <w:rsid w:val="006A09C8"/>
    <w:rsid w:val="006A0FB9"/>
    <w:rsid w:val="006A1582"/>
    <w:rsid w:val="006A217F"/>
    <w:rsid w:val="006A2473"/>
    <w:rsid w:val="006A3766"/>
    <w:rsid w:val="006A39B7"/>
    <w:rsid w:val="006A3E0E"/>
    <w:rsid w:val="006A3E42"/>
    <w:rsid w:val="006A46E2"/>
    <w:rsid w:val="006A4C8B"/>
    <w:rsid w:val="006A53C0"/>
    <w:rsid w:val="006A56FA"/>
    <w:rsid w:val="006A5D49"/>
    <w:rsid w:val="006A6115"/>
    <w:rsid w:val="006A7428"/>
    <w:rsid w:val="006A7593"/>
    <w:rsid w:val="006B069A"/>
    <w:rsid w:val="006B0A78"/>
    <w:rsid w:val="006B1057"/>
    <w:rsid w:val="006B16C3"/>
    <w:rsid w:val="006B231E"/>
    <w:rsid w:val="006B29D0"/>
    <w:rsid w:val="006B2AE3"/>
    <w:rsid w:val="006B3745"/>
    <w:rsid w:val="006B3B00"/>
    <w:rsid w:val="006B3B90"/>
    <w:rsid w:val="006B3EC1"/>
    <w:rsid w:val="006B41C8"/>
    <w:rsid w:val="006B427B"/>
    <w:rsid w:val="006B42F7"/>
    <w:rsid w:val="006B494D"/>
    <w:rsid w:val="006B4C90"/>
    <w:rsid w:val="006B4E56"/>
    <w:rsid w:val="006B507D"/>
    <w:rsid w:val="006B53A2"/>
    <w:rsid w:val="006B560F"/>
    <w:rsid w:val="006B5893"/>
    <w:rsid w:val="006B5D36"/>
    <w:rsid w:val="006B5DEE"/>
    <w:rsid w:val="006B5EC1"/>
    <w:rsid w:val="006B6D0D"/>
    <w:rsid w:val="006B6E31"/>
    <w:rsid w:val="006B7A40"/>
    <w:rsid w:val="006C09C5"/>
    <w:rsid w:val="006C0C47"/>
    <w:rsid w:val="006C129A"/>
    <w:rsid w:val="006C1599"/>
    <w:rsid w:val="006C18A4"/>
    <w:rsid w:val="006C19DF"/>
    <w:rsid w:val="006C22F7"/>
    <w:rsid w:val="006C2397"/>
    <w:rsid w:val="006C2AEB"/>
    <w:rsid w:val="006C480A"/>
    <w:rsid w:val="006C4A0F"/>
    <w:rsid w:val="006C50AD"/>
    <w:rsid w:val="006C57A6"/>
    <w:rsid w:val="006C58CD"/>
    <w:rsid w:val="006C5A12"/>
    <w:rsid w:val="006C5EB3"/>
    <w:rsid w:val="006C602E"/>
    <w:rsid w:val="006C61EA"/>
    <w:rsid w:val="006C651F"/>
    <w:rsid w:val="006C6791"/>
    <w:rsid w:val="006C6F21"/>
    <w:rsid w:val="006C732F"/>
    <w:rsid w:val="006D0334"/>
    <w:rsid w:val="006D0970"/>
    <w:rsid w:val="006D22DA"/>
    <w:rsid w:val="006D24D4"/>
    <w:rsid w:val="006D2C0A"/>
    <w:rsid w:val="006D3263"/>
    <w:rsid w:val="006D3A4B"/>
    <w:rsid w:val="006D3CBD"/>
    <w:rsid w:val="006D4FB8"/>
    <w:rsid w:val="006D5164"/>
    <w:rsid w:val="006D529A"/>
    <w:rsid w:val="006D586F"/>
    <w:rsid w:val="006D5B88"/>
    <w:rsid w:val="006D5D05"/>
    <w:rsid w:val="006D64FB"/>
    <w:rsid w:val="006D6F52"/>
    <w:rsid w:val="006D6F99"/>
    <w:rsid w:val="006D6FB5"/>
    <w:rsid w:val="006D73D5"/>
    <w:rsid w:val="006D7550"/>
    <w:rsid w:val="006D76E9"/>
    <w:rsid w:val="006D77AD"/>
    <w:rsid w:val="006E04CA"/>
    <w:rsid w:val="006E04ED"/>
    <w:rsid w:val="006E0BCD"/>
    <w:rsid w:val="006E1936"/>
    <w:rsid w:val="006E1A38"/>
    <w:rsid w:val="006E1C2F"/>
    <w:rsid w:val="006E1DAD"/>
    <w:rsid w:val="006E1EE8"/>
    <w:rsid w:val="006E2281"/>
    <w:rsid w:val="006E25AC"/>
    <w:rsid w:val="006E371A"/>
    <w:rsid w:val="006E39E3"/>
    <w:rsid w:val="006E3E36"/>
    <w:rsid w:val="006E4A56"/>
    <w:rsid w:val="006E4AAB"/>
    <w:rsid w:val="006E4D0C"/>
    <w:rsid w:val="006E5264"/>
    <w:rsid w:val="006E5CD5"/>
    <w:rsid w:val="006E69E8"/>
    <w:rsid w:val="006E73E2"/>
    <w:rsid w:val="006E7493"/>
    <w:rsid w:val="006F010C"/>
    <w:rsid w:val="006F02E2"/>
    <w:rsid w:val="006F0B1F"/>
    <w:rsid w:val="006F1014"/>
    <w:rsid w:val="006F1461"/>
    <w:rsid w:val="006F18B2"/>
    <w:rsid w:val="006F193C"/>
    <w:rsid w:val="006F1B7C"/>
    <w:rsid w:val="006F1C18"/>
    <w:rsid w:val="006F1DA4"/>
    <w:rsid w:val="006F1E85"/>
    <w:rsid w:val="006F1F74"/>
    <w:rsid w:val="006F33E9"/>
    <w:rsid w:val="006F3471"/>
    <w:rsid w:val="006F380D"/>
    <w:rsid w:val="006F416D"/>
    <w:rsid w:val="006F464F"/>
    <w:rsid w:val="006F4832"/>
    <w:rsid w:val="006F4BF3"/>
    <w:rsid w:val="006F5293"/>
    <w:rsid w:val="006F550B"/>
    <w:rsid w:val="006F5E1A"/>
    <w:rsid w:val="006F5F2C"/>
    <w:rsid w:val="006F6109"/>
    <w:rsid w:val="006F647B"/>
    <w:rsid w:val="006F6552"/>
    <w:rsid w:val="006F688B"/>
    <w:rsid w:val="006F70E8"/>
    <w:rsid w:val="006F774C"/>
    <w:rsid w:val="006F79D7"/>
    <w:rsid w:val="007003D4"/>
    <w:rsid w:val="00700C58"/>
    <w:rsid w:val="00700E32"/>
    <w:rsid w:val="00701810"/>
    <w:rsid w:val="00701DD0"/>
    <w:rsid w:val="00702782"/>
    <w:rsid w:val="00702A21"/>
    <w:rsid w:val="00702AD8"/>
    <w:rsid w:val="00702E42"/>
    <w:rsid w:val="00703044"/>
    <w:rsid w:val="00703056"/>
    <w:rsid w:val="00703D72"/>
    <w:rsid w:val="00703F4A"/>
    <w:rsid w:val="00704046"/>
    <w:rsid w:val="007043C3"/>
    <w:rsid w:val="00704417"/>
    <w:rsid w:val="007046F4"/>
    <w:rsid w:val="00704975"/>
    <w:rsid w:val="00704F46"/>
    <w:rsid w:val="007060A7"/>
    <w:rsid w:val="007065A6"/>
    <w:rsid w:val="007068CF"/>
    <w:rsid w:val="007069FC"/>
    <w:rsid w:val="00706EE0"/>
    <w:rsid w:val="007074A7"/>
    <w:rsid w:val="00707576"/>
    <w:rsid w:val="00707A47"/>
    <w:rsid w:val="00707A98"/>
    <w:rsid w:val="00707DBA"/>
    <w:rsid w:val="007100B5"/>
    <w:rsid w:val="00710683"/>
    <w:rsid w:val="0071073F"/>
    <w:rsid w:val="00711578"/>
    <w:rsid w:val="0071182B"/>
    <w:rsid w:val="00711831"/>
    <w:rsid w:val="00711B5F"/>
    <w:rsid w:val="00711F77"/>
    <w:rsid w:val="00711FBA"/>
    <w:rsid w:val="00712223"/>
    <w:rsid w:val="007123B5"/>
    <w:rsid w:val="00712700"/>
    <w:rsid w:val="00712959"/>
    <w:rsid w:val="00712C1D"/>
    <w:rsid w:val="00712D7C"/>
    <w:rsid w:val="00712FB7"/>
    <w:rsid w:val="00713C0B"/>
    <w:rsid w:val="00713E17"/>
    <w:rsid w:val="0071401F"/>
    <w:rsid w:val="007140D1"/>
    <w:rsid w:val="007149B7"/>
    <w:rsid w:val="00714AAE"/>
    <w:rsid w:val="00714EB5"/>
    <w:rsid w:val="00715594"/>
    <w:rsid w:val="0071564B"/>
    <w:rsid w:val="0071573E"/>
    <w:rsid w:val="00715742"/>
    <w:rsid w:val="00715A18"/>
    <w:rsid w:val="00716855"/>
    <w:rsid w:val="00716A74"/>
    <w:rsid w:val="00716F65"/>
    <w:rsid w:val="00717049"/>
    <w:rsid w:val="007170F3"/>
    <w:rsid w:val="00717C46"/>
    <w:rsid w:val="00720224"/>
    <w:rsid w:val="007211F8"/>
    <w:rsid w:val="00721784"/>
    <w:rsid w:val="007219D2"/>
    <w:rsid w:val="00722080"/>
    <w:rsid w:val="007228BE"/>
    <w:rsid w:val="00722FCA"/>
    <w:rsid w:val="00723F9F"/>
    <w:rsid w:val="0072400F"/>
    <w:rsid w:val="00724E35"/>
    <w:rsid w:val="007254F8"/>
    <w:rsid w:val="007256EA"/>
    <w:rsid w:val="00725B3B"/>
    <w:rsid w:val="00725CD6"/>
    <w:rsid w:val="007260C1"/>
    <w:rsid w:val="00726940"/>
    <w:rsid w:val="00727612"/>
    <w:rsid w:val="007308E6"/>
    <w:rsid w:val="007312AF"/>
    <w:rsid w:val="007313D5"/>
    <w:rsid w:val="0073185B"/>
    <w:rsid w:val="007318F1"/>
    <w:rsid w:val="00731FFD"/>
    <w:rsid w:val="00732946"/>
    <w:rsid w:val="00732AF4"/>
    <w:rsid w:val="007334C9"/>
    <w:rsid w:val="00733609"/>
    <w:rsid w:val="0073399F"/>
    <w:rsid w:val="00733E3A"/>
    <w:rsid w:val="00734EEB"/>
    <w:rsid w:val="00735284"/>
    <w:rsid w:val="00735728"/>
    <w:rsid w:val="007360F9"/>
    <w:rsid w:val="00736511"/>
    <w:rsid w:val="00736F19"/>
    <w:rsid w:val="00737445"/>
    <w:rsid w:val="00740288"/>
    <w:rsid w:val="00740836"/>
    <w:rsid w:val="00740A49"/>
    <w:rsid w:val="0074136B"/>
    <w:rsid w:val="007414AF"/>
    <w:rsid w:val="0074231E"/>
    <w:rsid w:val="007433AC"/>
    <w:rsid w:val="007435AE"/>
    <w:rsid w:val="00744876"/>
    <w:rsid w:val="00744A99"/>
    <w:rsid w:val="00744ABB"/>
    <w:rsid w:val="0074557C"/>
    <w:rsid w:val="00745D22"/>
    <w:rsid w:val="00745F77"/>
    <w:rsid w:val="00746F51"/>
    <w:rsid w:val="00747027"/>
    <w:rsid w:val="007470CD"/>
    <w:rsid w:val="007470E3"/>
    <w:rsid w:val="00747118"/>
    <w:rsid w:val="007471E5"/>
    <w:rsid w:val="007473F5"/>
    <w:rsid w:val="00747F53"/>
    <w:rsid w:val="00750809"/>
    <w:rsid w:val="00750ACA"/>
    <w:rsid w:val="00750EEC"/>
    <w:rsid w:val="00750F4D"/>
    <w:rsid w:val="0075157D"/>
    <w:rsid w:val="0075288F"/>
    <w:rsid w:val="00752EEE"/>
    <w:rsid w:val="00753046"/>
    <w:rsid w:val="007534CA"/>
    <w:rsid w:val="0075352A"/>
    <w:rsid w:val="0075374C"/>
    <w:rsid w:val="00753A79"/>
    <w:rsid w:val="00754197"/>
    <w:rsid w:val="00754BF8"/>
    <w:rsid w:val="00754CF1"/>
    <w:rsid w:val="00754E78"/>
    <w:rsid w:val="0075510D"/>
    <w:rsid w:val="00755BEB"/>
    <w:rsid w:val="0075664A"/>
    <w:rsid w:val="00756792"/>
    <w:rsid w:val="00757356"/>
    <w:rsid w:val="00757DE3"/>
    <w:rsid w:val="007604C4"/>
    <w:rsid w:val="007605AD"/>
    <w:rsid w:val="00760784"/>
    <w:rsid w:val="00760968"/>
    <w:rsid w:val="007611E0"/>
    <w:rsid w:val="00761240"/>
    <w:rsid w:val="007616F8"/>
    <w:rsid w:val="007617E4"/>
    <w:rsid w:val="00761E33"/>
    <w:rsid w:val="007622C6"/>
    <w:rsid w:val="0076297E"/>
    <w:rsid w:val="00762C6D"/>
    <w:rsid w:val="00762E0D"/>
    <w:rsid w:val="00763389"/>
    <w:rsid w:val="007634C1"/>
    <w:rsid w:val="00763E23"/>
    <w:rsid w:val="007641B0"/>
    <w:rsid w:val="007641D2"/>
    <w:rsid w:val="00764275"/>
    <w:rsid w:val="00764A10"/>
    <w:rsid w:val="00765276"/>
    <w:rsid w:val="0076540A"/>
    <w:rsid w:val="0076575B"/>
    <w:rsid w:val="007659A2"/>
    <w:rsid w:val="0076694E"/>
    <w:rsid w:val="00770661"/>
    <w:rsid w:val="00770B08"/>
    <w:rsid w:val="00770C6B"/>
    <w:rsid w:val="00771126"/>
    <w:rsid w:val="007720AC"/>
    <w:rsid w:val="007739D4"/>
    <w:rsid w:val="00773B70"/>
    <w:rsid w:val="007744A3"/>
    <w:rsid w:val="0077456C"/>
    <w:rsid w:val="00774A21"/>
    <w:rsid w:val="00774E07"/>
    <w:rsid w:val="00775400"/>
    <w:rsid w:val="0077597F"/>
    <w:rsid w:val="00775BB6"/>
    <w:rsid w:val="00775C27"/>
    <w:rsid w:val="00776050"/>
    <w:rsid w:val="0077610A"/>
    <w:rsid w:val="007765C3"/>
    <w:rsid w:val="00777415"/>
    <w:rsid w:val="007774C5"/>
    <w:rsid w:val="00777522"/>
    <w:rsid w:val="0077781A"/>
    <w:rsid w:val="00780F07"/>
    <w:rsid w:val="00781557"/>
    <w:rsid w:val="00781807"/>
    <w:rsid w:val="00782DAC"/>
    <w:rsid w:val="0078318B"/>
    <w:rsid w:val="00783772"/>
    <w:rsid w:val="00783D8E"/>
    <w:rsid w:val="00784066"/>
    <w:rsid w:val="00784E22"/>
    <w:rsid w:val="00785292"/>
    <w:rsid w:val="007855FB"/>
    <w:rsid w:val="0078563A"/>
    <w:rsid w:val="007856BD"/>
    <w:rsid w:val="00785875"/>
    <w:rsid w:val="00785FD5"/>
    <w:rsid w:val="007864EE"/>
    <w:rsid w:val="007868BD"/>
    <w:rsid w:val="00786953"/>
    <w:rsid w:val="00786C9A"/>
    <w:rsid w:val="00787F5E"/>
    <w:rsid w:val="00790512"/>
    <w:rsid w:val="00790AE8"/>
    <w:rsid w:val="00790B35"/>
    <w:rsid w:val="00791757"/>
    <w:rsid w:val="00793128"/>
    <w:rsid w:val="007932EF"/>
    <w:rsid w:val="007934F0"/>
    <w:rsid w:val="00793ACD"/>
    <w:rsid w:val="00793E36"/>
    <w:rsid w:val="00793F48"/>
    <w:rsid w:val="00794371"/>
    <w:rsid w:val="007947B9"/>
    <w:rsid w:val="00795240"/>
    <w:rsid w:val="0079535A"/>
    <w:rsid w:val="0079614B"/>
    <w:rsid w:val="00796231"/>
    <w:rsid w:val="00796B34"/>
    <w:rsid w:val="00797129"/>
    <w:rsid w:val="007A04EE"/>
    <w:rsid w:val="007A0701"/>
    <w:rsid w:val="007A11D7"/>
    <w:rsid w:val="007A17C9"/>
    <w:rsid w:val="007A1B07"/>
    <w:rsid w:val="007A31CC"/>
    <w:rsid w:val="007A3C76"/>
    <w:rsid w:val="007A45ED"/>
    <w:rsid w:val="007A4A33"/>
    <w:rsid w:val="007A4CAC"/>
    <w:rsid w:val="007A511B"/>
    <w:rsid w:val="007A5766"/>
    <w:rsid w:val="007A5E72"/>
    <w:rsid w:val="007A7033"/>
    <w:rsid w:val="007A7828"/>
    <w:rsid w:val="007A7898"/>
    <w:rsid w:val="007A789D"/>
    <w:rsid w:val="007A7F72"/>
    <w:rsid w:val="007A7FEB"/>
    <w:rsid w:val="007B05F6"/>
    <w:rsid w:val="007B072D"/>
    <w:rsid w:val="007B1E14"/>
    <w:rsid w:val="007B2533"/>
    <w:rsid w:val="007B2BEA"/>
    <w:rsid w:val="007B3025"/>
    <w:rsid w:val="007B3029"/>
    <w:rsid w:val="007B32E7"/>
    <w:rsid w:val="007B368E"/>
    <w:rsid w:val="007B3C21"/>
    <w:rsid w:val="007B3E78"/>
    <w:rsid w:val="007B53D5"/>
    <w:rsid w:val="007B5777"/>
    <w:rsid w:val="007B6B53"/>
    <w:rsid w:val="007B7E96"/>
    <w:rsid w:val="007C085E"/>
    <w:rsid w:val="007C0961"/>
    <w:rsid w:val="007C0C63"/>
    <w:rsid w:val="007C0E41"/>
    <w:rsid w:val="007C1193"/>
    <w:rsid w:val="007C119D"/>
    <w:rsid w:val="007C1835"/>
    <w:rsid w:val="007C1F21"/>
    <w:rsid w:val="007C2EDA"/>
    <w:rsid w:val="007C306E"/>
    <w:rsid w:val="007C4201"/>
    <w:rsid w:val="007C4615"/>
    <w:rsid w:val="007C55A2"/>
    <w:rsid w:val="007C5A10"/>
    <w:rsid w:val="007C5F32"/>
    <w:rsid w:val="007C6970"/>
    <w:rsid w:val="007C6F79"/>
    <w:rsid w:val="007C7681"/>
    <w:rsid w:val="007C7B45"/>
    <w:rsid w:val="007D0087"/>
    <w:rsid w:val="007D04B6"/>
    <w:rsid w:val="007D0BFF"/>
    <w:rsid w:val="007D0C0A"/>
    <w:rsid w:val="007D0EE0"/>
    <w:rsid w:val="007D1035"/>
    <w:rsid w:val="007D13C7"/>
    <w:rsid w:val="007D14AF"/>
    <w:rsid w:val="007D15CC"/>
    <w:rsid w:val="007D15EF"/>
    <w:rsid w:val="007D1798"/>
    <w:rsid w:val="007D22AE"/>
    <w:rsid w:val="007D2633"/>
    <w:rsid w:val="007D26BF"/>
    <w:rsid w:val="007D30FC"/>
    <w:rsid w:val="007D3504"/>
    <w:rsid w:val="007D3832"/>
    <w:rsid w:val="007D472B"/>
    <w:rsid w:val="007D5348"/>
    <w:rsid w:val="007D56EB"/>
    <w:rsid w:val="007D5B2F"/>
    <w:rsid w:val="007D5E9A"/>
    <w:rsid w:val="007D65DF"/>
    <w:rsid w:val="007D7832"/>
    <w:rsid w:val="007D7C58"/>
    <w:rsid w:val="007D7E59"/>
    <w:rsid w:val="007E0681"/>
    <w:rsid w:val="007E0CE1"/>
    <w:rsid w:val="007E13CF"/>
    <w:rsid w:val="007E14EE"/>
    <w:rsid w:val="007E1583"/>
    <w:rsid w:val="007E182C"/>
    <w:rsid w:val="007E221F"/>
    <w:rsid w:val="007E28DF"/>
    <w:rsid w:val="007E2EDD"/>
    <w:rsid w:val="007E322D"/>
    <w:rsid w:val="007E3B8D"/>
    <w:rsid w:val="007E430C"/>
    <w:rsid w:val="007E4914"/>
    <w:rsid w:val="007E4CD2"/>
    <w:rsid w:val="007E4F0F"/>
    <w:rsid w:val="007E5CFA"/>
    <w:rsid w:val="007E6755"/>
    <w:rsid w:val="007E689B"/>
    <w:rsid w:val="007E6A05"/>
    <w:rsid w:val="007E7227"/>
    <w:rsid w:val="007E7DD7"/>
    <w:rsid w:val="007F0E1C"/>
    <w:rsid w:val="007F17A1"/>
    <w:rsid w:val="007F2212"/>
    <w:rsid w:val="007F2B57"/>
    <w:rsid w:val="007F35D2"/>
    <w:rsid w:val="007F36B9"/>
    <w:rsid w:val="007F3E63"/>
    <w:rsid w:val="007F4041"/>
    <w:rsid w:val="007F4194"/>
    <w:rsid w:val="007F4E71"/>
    <w:rsid w:val="007F5285"/>
    <w:rsid w:val="007F5A9D"/>
    <w:rsid w:val="007F5B89"/>
    <w:rsid w:val="007F5BFA"/>
    <w:rsid w:val="007F5FBF"/>
    <w:rsid w:val="007F6243"/>
    <w:rsid w:val="007F629C"/>
    <w:rsid w:val="007F71E7"/>
    <w:rsid w:val="007F763B"/>
    <w:rsid w:val="00801196"/>
    <w:rsid w:val="0080273A"/>
    <w:rsid w:val="0080281B"/>
    <w:rsid w:val="00802A05"/>
    <w:rsid w:val="00802E04"/>
    <w:rsid w:val="00803091"/>
    <w:rsid w:val="008030FE"/>
    <w:rsid w:val="008034C2"/>
    <w:rsid w:val="00803CDD"/>
    <w:rsid w:val="008040DB"/>
    <w:rsid w:val="00804D95"/>
    <w:rsid w:val="00805B5F"/>
    <w:rsid w:val="00805CA8"/>
    <w:rsid w:val="00805CF9"/>
    <w:rsid w:val="008071D4"/>
    <w:rsid w:val="008071DB"/>
    <w:rsid w:val="0080772D"/>
    <w:rsid w:val="00807974"/>
    <w:rsid w:val="00807A3D"/>
    <w:rsid w:val="00810167"/>
    <w:rsid w:val="00810A54"/>
    <w:rsid w:val="00810BAE"/>
    <w:rsid w:val="00811ED4"/>
    <w:rsid w:val="0081293C"/>
    <w:rsid w:val="00812BED"/>
    <w:rsid w:val="00812D3B"/>
    <w:rsid w:val="008132F6"/>
    <w:rsid w:val="00813730"/>
    <w:rsid w:val="0081374A"/>
    <w:rsid w:val="008142F4"/>
    <w:rsid w:val="0081471E"/>
    <w:rsid w:val="00815380"/>
    <w:rsid w:val="008153C0"/>
    <w:rsid w:val="008155B3"/>
    <w:rsid w:val="00815A7C"/>
    <w:rsid w:val="00815E7E"/>
    <w:rsid w:val="00816563"/>
    <w:rsid w:val="00816AF7"/>
    <w:rsid w:val="008172A7"/>
    <w:rsid w:val="00817581"/>
    <w:rsid w:val="008177A1"/>
    <w:rsid w:val="00817833"/>
    <w:rsid w:val="00817F4D"/>
    <w:rsid w:val="00821294"/>
    <w:rsid w:val="008212B1"/>
    <w:rsid w:val="00821CFD"/>
    <w:rsid w:val="00821DD2"/>
    <w:rsid w:val="00822862"/>
    <w:rsid w:val="00822E99"/>
    <w:rsid w:val="00823CCD"/>
    <w:rsid w:val="00824198"/>
    <w:rsid w:val="00824272"/>
    <w:rsid w:val="00824291"/>
    <w:rsid w:val="00824B26"/>
    <w:rsid w:val="008251A3"/>
    <w:rsid w:val="008258D9"/>
    <w:rsid w:val="00825B0A"/>
    <w:rsid w:val="00826124"/>
    <w:rsid w:val="00826683"/>
    <w:rsid w:val="008273A0"/>
    <w:rsid w:val="00827482"/>
    <w:rsid w:val="008276AA"/>
    <w:rsid w:val="00827B46"/>
    <w:rsid w:val="00827B86"/>
    <w:rsid w:val="00827FC6"/>
    <w:rsid w:val="0083017A"/>
    <w:rsid w:val="00830319"/>
    <w:rsid w:val="00830A14"/>
    <w:rsid w:val="00831509"/>
    <w:rsid w:val="00831F39"/>
    <w:rsid w:val="0083290D"/>
    <w:rsid w:val="00832E9A"/>
    <w:rsid w:val="00833051"/>
    <w:rsid w:val="008332E5"/>
    <w:rsid w:val="00833A08"/>
    <w:rsid w:val="00833CDD"/>
    <w:rsid w:val="00833E71"/>
    <w:rsid w:val="00833FE9"/>
    <w:rsid w:val="0083426B"/>
    <w:rsid w:val="0083434B"/>
    <w:rsid w:val="00834936"/>
    <w:rsid w:val="00834E84"/>
    <w:rsid w:val="008353B2"/>
    <w:rsid w:val="00835987"/>
    <w:rsid w:val="00835AEC"/>
    <w:rsid w:val="00835CD7"/>
    <w:rsid w:val="008362E2"/>
    <w:rsid w:val="00836E17"/>
    <w:rsid w:val="00837309"/>
    <w:rsid w:val="00837846"/>
    <w:rsid w:val="00837B89"/>
    <w:rsid w:val="00837C54"/>
    <w:rsid w:val="00840B8D"/>
    <w:rsid w:val="00840B95"/>
    <w:rsid w:val="0084175B"/>
    <w:rsid w:val="008418E8"/>
    <w:rsid w:val="00841B11"/>
    <w:rsid w:val="00841CCB"/>
    <w:rsid w:val="008421FF"/>
    <w:rsid w:val="0084245A"/>
    <w:rsid w:val="008429D0"/>
    <w:rsid w:val="008433C3"/>
    <w:rsid w:val="00843449"/>
    <w:rsid w:val="0084374C"/>
    <w:rsid w:val="00843F3C"/>
    <w:rsid w:val="0084494A"/>
    <w:rsid w:val="00844C76"/>
    <w:rsid w:val="00844DAB"/>
    <w:rsid w:val="0084586C"/>
    <w:rsid w:val="00845DC5"/>
    <w:rsid w:val="00845E18"/>
    <w:rsid w:val="00845E9F"/>
    <w:rsid w:val="008469D9"/>
    <w:rsid w:val="00847C7D"/>
    <w:rsid w:val="008503C1"/>
    <w:rsid w:val="00850D2D"/>
    <w:rsid w:val="00851C27"/>
    <w:rsid w:val="00851DE0"/>
    <w:rsid w:val="00851F93"/>
    <w:rsid w:val="00851FA7"/>
    <w:rsid w:val="0085249D"/>
    <w:rsid w:val="00852943"/>
    <w:rsid w:val="0085295C"/>
    <w:rsid w:val="00852D25"/>
    <w:rsid w:val="008533AE"/>
    <w:rsid w:val="008536A0"/>
    <w:rsid w:val="00853887"/>
    <w:rsid w:val="0085432B"/>
    <w:rsid w:val="00854AD0"/>
    <w:rsid w:val="00854D7B"/>
    <w:rsid w:val="00855071"/>
    <w:rsid w:val="008555EE"/>
    <w:rsid w:val="00855DE7"/>
    <w:rsid w:val="00856DD6"/>
    <w:rsid w:val="00856EDB"/>
    <w:rsid w:val="0085731E"/>
    <w:rsid w:val="00857CED"/>
    <w:rsid w:val="00857FE8"/>
    <w:rsid w:val="00861C70"/>
    <w:rsid w:val="00861CD8"/>
    <w:rsid w:val="008623FC"/>
    <w:rsid w:val="00862423"/>
    <w:rsid w:val="008630FE"/>
    <w:rsid w:val="008639B8"/>
    <w:rsid w:val="00863E42"/>
    <w:rsid w:val="0086404E"/>
    <w:rsid w:val="0086498B"/>
    <w:rsid w:val="008649F6"/>
    <w:rsid w:val="00865BD6"/>
    <w:rsid w:val="00865D69"/>
    <w:rsid w:val="00866C7F"/>
    <w:rsid w:val="008702F0"/>
    <w:rsid w:val="008709A9"/>
    <w:rsid w:val="008718FA"/>
    <w:rsid w:val="00871A34"/>
    <w:rsid w:val="00871EC6"/>
    <w:rsid w:val="008720B2"/>
    <w:rsid w:val="008722C7"/>
    <w:rsid w:val="00872C3E"/>
    <w:rsid w:val="00872DF3"/>
    <w:rsid w:val="008734E8"/>
    <w:rsid w:val="0087374A"/>
    <w:rsid w:val="00873A1D"/>
    <w:rsid w:val="00874125"/>
    <w:rsid w:val="0087419F"/>
    <w:rsid w:val="00874555"/>
    <w:rsid w:val="00874846"/>
    <w:rsid w:val="008752B2"/>
    <w:rsid w:val="00875638"/>
    <w:rsid w:val="00875F7C"/>
    <w:rsid w:val="0087666B"/>
    <w:rsid w:val="00876EF2"/>
    <w:rsid w:val="00877011"/>
    <w:rsid w:val="00877196"/>
    <w:rsid w:val="008772D6"/>
    <w:rsid w:val="008772E5"/>
    <w:rsid w:val="008777A4"/>
    <w:rsid w:val="008807A3"/>
    <w:rsid w:val="00880DA4"/>
    <w:rsid w:val="008811A1"/>
    <w:rsid w:val="008811F8"/>
    <w:rsid w:val="0088154B"/>
    <w:rsid w:val="00881CD1"/>
    <w:rsid w:val="00881E64"/>
    <w:rsid w:val="008826CF"/>
    <w:rsid w:val="00882904"/>
    <w:rsid w:val="00882D7D"/>
    <w:rsid w:val="00882DDC"/>
    <w:rsid w:val="008830C7"/>
    <w:rsid w:val="008832BB"/>
    <w:rsid w:val="00883D1A"/>
    <w:rsid w:val="00884D8C"/>
    <w:rsid w:val="0088557C"/>
    <w:rsid w:val="00885747"/>
    <w:rsid w:val="00885929"/>
    <w:rsid w:val="008867BF"/>
    <w:rsid w:val="00887066"/>
    <w:rsid w:val="00887D49"/>
    <w:rsid w:val="00887DFE"/>
    <w:rsid w:val="00887F2D"/>
    <w:rsid w:val="008908F3"/>
    <w:rsid w:val="008914E3"/>
    <w:rsid w:val="00891B0C"/>
    <w:rsid w:val="00891C8C"/>
    <w:rsid w:val="00891D19"/>
    <w:rsid w:val="00891F15"/>
    <w:rsid w:val="00892421"/>
    <w:rsid w:val="0089245B"/>
    <w:rsid w:val="00892978"/>
    <w:rsid w:val="00893AF3"/>
    <w:rsid w:val="00893FE4"/>
    <w:rsid w:val="008944AD"/>
    <w:rsid w:val="008944C8"/>
    <w:rsid w:val="00894C08"/>
    <w:rsid w:val="00894F76"/>
    <w:rsid w:val="00895456"/>
    <w:rsid w:val="00895B30"/>
    <w:rsid w:val="00895BB3"/>
    <w:rsid w:val="00895DC7"/>
    <w:rsid w:val="00896F11"/>
    <w:rsid w:val="0089719D"/>
    <w:rsid w:val="00897684"/>
    <w:rsid w:val="00897B87"/>
    <w:rsid w:val="00897E6E"/>
    <w:rsid w:val="008A0538"/>
    <w:rsid w:val="008A0C13"/>
    <w:rsid w:val="008A1100"/>
    <w:rsid w:val="008A12F7"/>
    <w:rsid w:val="008A1349"/>
    <w:rsid w:val="008A16B9"/>
    <w:rsid w:val="008A1BBC"/>
    <w:rsid w:val="008A1E0F"/>
    <w:rsid w:val="008A1E40"/>
    <w:rsid w:val="008A2072"/>
    <w:rsid w:val="008A238A"/>
    <w:rsid w:val="008A2A30"/>
    <w:rsid w:val="008A2ACE"/>
    <w:rsid w:val="008A37BA"/>
    <w:rsid w:val="008A3B96"/>
    <w:rsid w:val="008A3ED2"/>
    <w:rsid w:val="008A3FAC"/>
    <w:rsid w:val="008A4664"/>
    <w:rsid w:val="008A490B"/>
    <w:rsid w:val="008A4E5A"/>
    <w:rsid w:val="008A5545"/>
    <w:rsid w:val="008A5AC7"/>
    <w:rsid w:val="008A5C2E"/>
    <w:rsid w:val="008A5DDA"/>
    <w:rsid w:val="008A5F53"/>
    <w:rsid w:val="008A66FF"/>
    <w:rsid w:val="008A699E"/>
    <w:rsid w:val="008A6F6F"/>
    <w:rsid w:val="008A75EA"/>
    <w:rsid w:val="008A7B88"/>
    <w:rsid w:val="008B0780"/>
    <w:rsid w:val="008B0848"/>
    <w:rsid w:val="008B0F3A"/>
    <w:rsid w:val="008B1E81"/>
    <w:rsid w:val="008B2E61"/>
    <w:rsid w:val="008B2F18"/>
    <w:rsid w:val="008B329C"/>
    <w:rsid w:val="008B36B3"/>
    <w:rsid w:val="008B3F5F"/>
    <w:rsid w:val="008B4105"/>
    <w:rsid w:val="008B4757"/>
    <w:rsid w:val="008B48A2"/>
    <w:rsid w:val="008B5655"/>
    <w:rsid w:val="008B5C8A"/>
    <w:rsid w:val="008B7003"/>
    <w:rsid w:val="008B71C3"/>
    <w:rsid w:val="008B7262"/>
    <w:rsid w:val="008B734F"/>
    <w:rsid w:val="008B7C1B"/>
    <w:rsid w:val="008B7C59"/>
    <w:rsid w:val="008B7E6D"/>
    <w:rsid w:val="008C022B"/>
    <w:rsid w:val="008C025D"/>
    <w:rsid w:val="008C0903"/>
    <w:rsid w:val="008C0D58"/>
    <w:rsid w:val="008C191B"/>
    <w:rsid w:val="008C1CE1"/>
    <w:rsid w:val="008C203D"/>
    <w:rsid w:val="008C22B2"/>
    <w:rsid w:val="008C28BB"/>
    <w:rsid w:val="008C37C3"/>
    <w:rsid w:val="008C3ADD"/>
    <w:rsid w:val="008C3D7F"/>
    <w:rsid w:val="008C3E5A"/>
    <w:rsid w:val="008C40CC"/>
    <w:rsid w:val="008C40DB"/>
    <w:rsid w:val="008C52A9"/>
    <w:rsid w:val="008C56D3"/>
    <w:rsid w:val="008C5DF4"/>
    <w:rsid w:val="008C5E48"/>
    <w:rsid w:val="008C636B"/>
    <w:rsid w:val="008C67CA"/>
    <w:rsid w:val="008C6D07"/>
    <w:rsid w:val="008C721A"/>
    <w:rsid w:val="008C739C"/>
    <w:rsid w:val="008C7480"/>
    <w:rsid w:val="008C7583"/>
    <w:rsid w:val="008C7B01"/>
    <w:rsid w:val="008C7FCB"/>
    <w:rsid w:val="008D0B0D"/>
    <w:rsid w:val="008D0C91"/>
    <w:rsid w:val="008D11D8"/>
    <w:rsid w:val="008D1471"/>
    <w:rsid w:val="008D17FF"/>
    <w:rsid w:val="008D1A05"/>
    <w:rsid w:val="008D20E1"/>
    <w:rsid w:val="008D2420"/>
    <w:rsid w:val="008D2DFD"/>
    <w:rsid w:val="008D3472"/>
    <w:rsid w:val="008D3940"/>
    <w:rsid w:val="008D3E15"/>
    <w:rsid w:val="008D3F80"/>
    <w:rsid w:val="008D4197"/>
    <w:rsid w:val="008D4BD0"/>
    <w:rsid w:val="008D4C12"/>
    <w:rsid w:val="008D4F14"/>
    <w:rsid w:val="008D5756"/>
    <w:rsid w:val="008D638D"/>
    <w:rsid w:val="008D6A6C"/>
    <w:rsid w:val="008D6C96"/>
    <w:rsid w:val="008D73E8"/>
    <w:rsid w:val="008D7790"/>
    <w:rsid w:val="008D7CC0"/>
    <w:rsid w:val="008E1942"/>
    <w:rsid w:val="008E1A99"/>
    <w:rsid w:val="008E2114"/>
    <w:rsid w:val="008E2620"/>
    <w:rsid w:val="008E3691"/>
    <w:rsid w:val="008E36EE"/>
    <w:rsid w:val="008E3990"/>
    <w:rsid w:val="008E49B4"/>
    <w:rsid w:val="008E49DE"/>
    <w:rsid w:val="008E57E9"/>
    <w:rsid w:val="008E5825"/>
    <w:rsid w:val="008E59B5"/>
    <w:rsid w:val="008E60EE"/>
    <w:rsid w:val="008E6CCE"/>
    <w:rsid w:val="008E738C"/>
    <w:rsid w:val="008F01CF"/>
    <w:rsid w:val="008F0C37"/>
    <w:rsid w:val="008F0D71"/>
    <w:rsid w:val="008F0E02"/>
    <w:rsid w:val="008F1838"/>
    <w:rsid w:val="008F1C12"/>
    <w:rsid w:val="008F1E77"/>
    <w:rsid w:val="008F1ED4"/>
    <w:rsid w:val="008F22CC"/>
    <w:rsid w:val="008F2301"/>
    <w:rsid w:val="008F2594"/>
    <w:rsid w:val="008F2C60"/>
    <w:rsid w:val="008F37B3"/>
    <w:rsid w:val="008F3CBD"/>
    <w:rsid w:val="008F3EC0"/>
    <w:rsid w:val="008F3F40"/>
    <w:rsid w:val="008F5341"/>
    <w:rsid w:val="008F5E3D"/>
    <w:rsid w:val="008F64E5"/>
    <w:rsid w:val="008F6865"/>
    <w:rsid w:val="0090054D"/>
    <w:rsid w:val="009006F1"/>
    <w:rsid w:val="009012F0"/>
    <w:rsid w:val="00901335"/>
    <w:rsid w:val="00901553"/>
    <w:rsid w:val="00902314"/>
    <w:rsid w:val="0090261A"/>
    <w:rsid w:val="009026DD"/>
    <w:rsid w:val="00902FAE"/>
    <w:rsid w:val="00903085"/>
    <w:rsid w:val="009030BE"/>
    <w:rsid w:val="00903162"/>
    <w:rsid w:val="00903193"/>
    <w:rsid w:val="00903511"/>
    <w:rsid w:val="00903ECA"/>
    <w:rsid w:val="00904D9C"/>
    <w:rsid w:val="009051F0"/>
    <w:rsid w:val="00905300"/>
    <w:rsid w:val="00905F43"/>
    <w:rsid w:val="0090672F"/>
    <w:rsid w:val="00906B48"/>
    <w:rsid w:val="00906F41"/>
    <w:rsid w:val="00906F53"/>
    <w:rsid w:val="00907C2D"/>
    <w:rsid w:val="009105DD"/>
    <w:rsid w:val="00910A2B"/>
    <w:rsid w:val="00912584"/>
    <w:rsid w:val="009129A3"/>
    <w:rsid w:val="00913182"/>
    <w:rsid w:val="00913620"/>
    <w:rsid w:val="0091382F"/>
    <w:rsid w:val="009138E9"/>
    <w:rsid w:val="0091450B"/>
    <w:rsid w:val="009145AE"/>
    <w:rsid w:val="00914CD7"/>
    <w:rsid w:val="00914DBE"/>
    <w:rsid w:val="00915217"/>
    <w:rsid w:val="009156CC"/>
    <w:rsid w:val="00916185"/>
    <w:rsid w:val="0091619D"/>
    <w:rsid w:val="009161B4"/>
    <w:rsid w:val="00916470"/>
    <w:rsid w:val="009172F5"/>
    <w:rsid w:val="0091755F"/>
    <w:rsid w:val="00917998"/>
    <w:rsid w:val="00920019"/>
    <w:rsid w:val="009210B5"/>
    <w:rsid w:val="0092119B"/>
    <w:rsid w:val="00921767"/>
    <w:rsid w:val="00921F2A"/>
    <w:rsid w:val="00922E8C"/>
    <w:rsid w:val="00923400"/>
    <w:rsid w:val="0092361E"/>
    <w:rsid w:val="00923872"/>
    <w:rsid w:val="0092450D"/>
    <w:rsid w:val="00925909"/>
    <w:rsid w:val="009262C4"/>
    <w:rsid w:val="00926600"/>
    <w:rsid w:val="00926C9F"/>
    <w:rsid w:val="00926E12"/>
    <w:rsid w:val="009274A9"/>
    <w:rsid w:val="00930236"/>
    <w:rsid w:val="009303F4"/>
    <w:rsid w:val="00931F19"/>
    <w:rsid w:val="009322ED"/>
    <w:rsid w:val="00932E13"/>
    <w:rsid w:val="0093333A"/>
    <w:rsid w:val="009333B9"/>
    <w:rsid w:val="0093392D"/>
    <w:rsid w:val="00933C98"/>
    <w:rsid w:val="009344A4"/>
    <w:rsid w:val="00934EA1"/>
    <w:rsid w:val="00935399"/>
    <w:rsid w:val="00935A62"/>
    <w:rsid w:val="00935BA1"/>
    <w:rsid w:val="00935CE9"/>
    <w:rsid w:val="00936459"/>
    <w:rsid w:val="009369AE"/>
    <w:rsid w:val="00936DEA"/>
    <w:rsid w:val="0093765A"/>
    <w:rsid w:val="0093766B"/>
    <w:rsid w:val="00940908"/>
    <w:rsid w:val="00940C7B"/>
    <w:rsid w:val="009417B1"/>
    <w:rsid w:val="00941B11"/>
    <w:rsid w:val="00942034"/>
    <w:rsid w:val="00942786"/>
    <w:rsid w:val="00942EBB"/>
    <w:rsid w:val="0094315A"/>
    <w:rsid w:val="009443CC"/>
    <w:rsid w:val="009453CF"/>
    <w:rsid w:val="00945BB1"/>
    <w:rsid w:val="00946289"/>
    <w:rsid w:val="00946864"/>
    <w:rsid w:val="00946A11"/>
    <w:rsid w:val="009471B2"/>
    <w:rsid w:val="00947715"/>
    <w:rsid w:val="00947ABB"/>
    <w:rsid w:val="0095071A"/>
    <w:rsid w:val="00951100"/>
    <w:rsid w:val="0095134E"/>
    <w:rsid w:val="00951464"/>
    <w:rsid w:val="0095195E"/>
    <w:rsid w:val="00951B66"/>
    <w:rsid w:val="00951CA6"/>
    <w:rsid w:val="00951ED2"/>
    <w:rsid w:val="00953C69"/>
    <w:rsid w:val="00954024"/>
    <w:rsid w:val="0095414C"/>
    <w:rsid w:val="009541A5"/>
    <w:rsid w:val="0095435B"/>
    <w:rsid w:val="00954406"/>
    <w:rsid w:val="00954859"/>
    <w:rsid w:val="0095526F"/>
    <w:rsid w:val="009554A6"/>
    <w:rsid w:val="009554BC"/>
    <w:rsid w:val="0095569D"/>
    <w:rsid w:val="0095663D"/>
    <w:rsid w:val="00956D1C"/>
    <w:rsid w:val="00956D91"/>
    <w:rsid w:val="009576E7"/>
    <w:rsid w:val="00957B8B"/>
    <w:rsid w:val="00957F19"/>
    <w:rsid w:val="00960F89"/>
    <w:rsid w:val="0096154C"/>
    <w:rsid w:val="00961AD7"/>
    <w:rsid w:val="0096217D"/>
    <w:rsid w:val="0096226C"/>
    <w:rsid w:val="00962EE0"/>
    <w:rsid w:val="00962F2F"/>
    <w:rsid w:val="00963044"/>
    <w:rsid w:val="0096310E"/>
    <w:rsid w:val="00963D71"/>
    <w:rsid w:val="00963ED6"/>
    <w:rsid w:val="00964315"/>
    <w:rsid w:val="009644B4"/>
    <w:rsid w:val="009650E7"/>
    <w:rsid w:val="009658EB"/>
    <w:rsid w:val="00966C86"/>
    <w:rsid w:val="00967ADE"/>
    <w:rsid w:val="0097038A"/>
    <w:rsid w:val="00970676"/>
    <w:rsid w:val="00971648"/>
    <w:rsid w:val="009716AB"/>
    <w:rsid w:val="00971833"/>
    <w:rsid w:val="00971DEF"/>
    <w:rsid w:val="00971E11"/>
    <w:rsid w:val="00972336"/>
    <w:rsid w:val="00972DD4"/>
    <w:rsid w:val="0097385C"/>
    <w:rsid w:val="00973DE9"/>
    <w:rsid w:val="009744F8"/>
    <w:rsid w:val="00974D49"/>
    <w:rsid w:val="00974EEE"/>
    <w:rsid w:val="00975809"/>
    <w:rsid w:val="009759F2"/>
    <w:rsid w:val="00975E86"/>
    <w:rsid w:val="009764D2"/>
    <w:rsid w:val="00976CAB"/>
    <w:rsid w:val="00976F31"/>
    <w:rsid w:val="00977037"/>
    <w:rsid w:val="009777A7"/>
    <w:rsid w:val="009810C8"/>
    <w:rsid w:val="0098178A"/>
    <w:rsid w:val="00981905"/>
    <w:rsid w:val="00981E89"/>
    <w:rsid w:val="00982137"/>
    <w:rsid w:val="0098302B"/>
    <w:rsid w:val="009858D4"/>
    <w:rsid w:val="00985A08"/>
    <w:rsid w:val="00985FF8"/>
    <w:rsid w:val="0098757B"/>
    <w:rsid w:val="0098782C"/>
    <w:rsid w:val="00987882"/>
    <w:rsid w:val="00987AE0"/>
    <w:rsid w:val="00987B90"/>
    <w:rsid w:val="00990534"/>
    <w:rsid w:val="00990DC3"/>
    <w:rsid w:val="00990E3C"/>
    <w:rsid w:val="0099116C"/>
    <w:rsid w:val="0099152F"/>
    <w:rsid w:val="009918C4"/>
    <w:rsid w:val="00992144"/>
    <w:rsid w:val="00992455"/>
    <w:rsid w:val="009932A7"/>
    <w:rsid w:val="009934EB"/>
    <w:rsid w:val="0099363F"/>
    <w:rsid w:val="00993D6F"/>
    <w:rsid w:val="00994731"/>
    <w:rsid w:val="00994B65"/>
    <w:rsid w:val="00994CBC"/>
    <w:rsid w:val="00995683"/>
    <w:rsid w:val="009965B0"/>
    <w:rsid w:val="00996621"/>
    <w:rsid w:val="009967DC"/>
    <w:rsid w:val="00996D78"/>
    <w:rsid w:val="00997DE6"/>
    <w:rsid w:val="00997FA3"/>
    <w:rsid w:val="009A0170"/>
    <w:rsid w:val="009A0172"/>
    <w:rsid w:val="009A0242"/>
    <w:rsid w:val="009A031B"/>
    <w:rsid w:val="009A03FC"/>
    <w:rsid w:val="009A05BE"/>
    <w:rsid w:val="009A1409"/>
    <w:rsid w:val="009A1661"/>
    <w:rsid w:val="009A1C42"/>
    <w:rsid w:val="009A1EBA"/>
    <w:rsid w:val="009A2569"/>
    <w:rsid w:val="009A2C03"/>
    <w:rsid w:val="009A38D3"/>
    <w:rsid w:val="009A481A"/>
    <w:rsid w:val="009A49E0"/>
    <w:rsid w:val="009A60B5"/>
    <w:rsid w:val="009A70F9"/>
    <w:rsid w:val="009A7AFB"/>
    <w:rsid w:val="009A7B44"/>
    <w:rsid w:val="009A7D11"/>
    <w:rsid w:val="009B0276"/>
    <w:rsid w:val="009B03F6"/>
    <w:rsid w:val="009B0C2C"/>
    <w:rsid w:val="009B0C59"/>
    <w:rsid w:val="009B1150"/>
    <w:rsid w:val="009B1BCD"/>
    <w:rsid w:val="009B3804"/>
    <w:rsid w:val="009B5BF0"/>
    <w:rsid w:val="009B642F"/>
    <w:rsid w:val="009B659D"/>
    <w:rsid w:val="009B6DA4"/>
    <w:rsid w:val="009B712E"/>
    <w:rsid w:val="009B7144"/>
    <w:rsid w:val="009B71FB"/>
    <w:rsid w:val="009B79BA"/>
    <w:rsid w:val="009B7C83"/>
    <w:rsid w:val="009B7DA4"/>
    <w:rsid w:val="009B7FD5"/>
    <w:rsid w:val="009C0937"/>
    <w:rsid w:val="009C0958"/>
    <w:rsid w:val="009C1228"/>
    <w:rsid w:val="009C1E31"/>
    <w:rsid w:val="009C25F6"/>
    <w:rsid w:val="009C275F"/>
    <w:rsid w:val="009C287A"/>
    <w:rsid w:val="009C28B6"/>
    <w:rsid w:val="009C2C90"/>
    <w:rsid w:val="009C2EAE"/>
    <w:rsid w:val="009C36AD"/>
    <w:rsid w:val="009C4A01"/>
    <w:rsid w:val="009C4EF9"/>
    <w:rsid w:val="009C5228"/>
    <w:rsid w:val="009C55BE"/>
    <w:rsid w:val="009C5671"/>
    <w:rsid w:val="009C6A66"/>
    <w:rsid w:val="009C6C14"/>
    <w:rsid w:val="009C7324"/>
    <w:rsid w:val="009C7554"/>
    <w:rsid w:val="009C7DFB"/>
    <w:rsid w:val="009D02D9"/>
    <w:rsid w:val="009D0417"/>
    <w:rsid w:val="009D08C9"/>
    <w:rsid w:val="009D0C5B"/>
    <w:rsid w:val="009D1050"/>
    <w:rsid w:val="009D12F2"/>
    <w:rsid w:val="009D1644"/>
    <w:rsid w:val="009D19E0"/>
    <w:rsid w:val="009D1DFD"/>
    <w:rsid w:val="009D1EEF"/>
    <w:rsid w:val="009D20E4"/>
    <w:rsid w:val="009D2464"/>
    <w:rsid w:val="009D2B3C"/>
    <w:rsid w:val="009D3EF3"/>
    <w:rsid w:val="009D447F"/>
    <w:rsid w:val="009D47D0"/>
    <w:rsid w:val="009D5A9B"/>
    <w:rsid w:val="009D5BEA"/>
    <w:rsid w:val="009D610A"/>
    <w:rsid w:val="009D665A"/>
    <w:rsid w:val="009D7046"/>
    <w:rsid w:val="009D73F9"/>
    <w:rsid w:val="009E01EB"/>
    <w:rsid w:val="009E106C"/>
    <w:rsid w:val="009E1412"/>
    <w:rsid w:val="009E2794"/>
    <w:rsid w:val="009E2FFF"/>
    <w:rsid w:val="009E4533"/>
    <w:rsid w:val="009E490B"/>
    <w:rsid w:val="009E4CD5"/>
    <w:rsid w:val="009E51E7"/>
    <w:rsid w:val="009E5456"/>
    <w:rsid w:val="009E55C7"/>
    <w:rsid w:val="009E59B0"/>
    <w:rsid w:val="009E59E9"/>
    <w:rsid w:val="009E6CC7"/>
    <w:rsid w:val="009E6F08"/>
    <w:rsid w:val="009E7DA2"/>
    <w:rsid w:val="009F007C"/>
    <w:rsid w:val="009F10DE"/>
    <w:rsid w:val="009F138D"/>
    <w:rsid w:val="009F1602"/>
    <w:rsid w:val="009F179B"/>
    <w:rsid w:val="009F1EA6"/>
    <w:rsid w:val="009F24C6"/>
    <w:rsid w:val="009F2830"/>
    <w:rsid w:val="009F3402"/>
    <w:rsid w:val="009F489F"/>
    <w:rsid w:val="009F493B"/>
    <w:rsid w:val="009F49A9"/>
    <w:rsid w:val="009F4E64"/>
    <w:rsid w:val="009F51FE"/>
    <w:rsid w:val="009F5296"/>
    <w:rsid w:val="009F5748"/>
    <w:rsid w:val="009F59F4"/>
    <w:rsid w:val="009F5D31"/>
    <w:rsid w:val="009F60FD"/>
    <w:rsid w:val="009F63A7"/>
    <w:rsid w:val="009F66B7"/>
    <w:rsid w:val="009F678B"/>
    <w:rsid w:val="009F67C0"/>
    <w:rsid w:val="009F6978"/>
    <w:rsid w:val="009F7321"/>
    <w:rsid w:val="009F79B0"/>
    <w:rsid w:val="009F7E2A"/>
    <w:rsid w:val="00A001E1"/>
    <w:rsid w:val="00A00202"/>
    <w:rsid w:val="00A0087E"/>
    <w:rsid w:val="00A00A26"/>
    <w:rsid w:val="00A00A39"/>
    <w:rsid w:val="00A00AA6"/>
    <w:rsid w:val="00A01259"/>
    <w:rsid w:val="00A0131F"/>
    <w:rsid w:val="00A01379"/>
    <w:rsid w:val="00A02353"/>
    <w:rsid w:val="00A0384C"/>
    <w:rsid w:val="00A05247"/>
    <w:rsid w:val="00A05268"/>
    <w:rsid w:val="00A06C29"/>
    <w:rsid w:val="00A0713A"/>
    <w:rsid w:val="00A07241"/>
    <w:rsid w:val="00A074E0"/>
    <w:rsid w:val="00A07C78"/>
    <w:rsid w:val="00A1003C"/>
    <w:rsid w:val="00A10F4C"/>
    <w:rsid w:val="00A118C9"/>
    <w:rsid w:val="00A11C6F"/>
    <w:rsid w:val="00A12200"/>
    <w:rsid w:val="00A123BB"/>
    <w:rsid w:val="00A12C5C"/>
    <w:rsid w:val="00A133A3"/>
    <w:rsid w:val="00A13878"/>
    <w:rsid w:val="00A1388F"/>
    <w:rsid w:val="00A141E6"/>
    <w:rsid w:val="00A1454D"/>
    <w:rsid w:val="00A14677"/>
    <w:rsid w:val="00A15321"/>
    <w:rsid w:val="00A16149"/>
    <w:rsid w:val="00A16D6F"/>
    <w:rsid w:val="00A1736C"/>
    <w:rsid w:val="00A17476"/>
    <w:rsid w:val="00A175A3"/>
    <w:rsid w:val="00A175BA"/>
    <w:rsid w:val="00A17A40"/>
    <w:rsid w:val="00A17BEA"/>
    <w:rsid w:val="00A17EAB"/>
    <w:rsid w:val="00A17EFB"/>
    <w:rsid w:val="00A201ED"/>
    <w:rsid w:val="00A20A80"/>
    <w:rsid w:val="00A20F48"/>
    <w:rsid w:val="00A2126F"/>
    <w:rsid w:val="00A219B0"/>
    <w:rsid w:val="00A21D9D"/>
    <w:rsid w:val="00A21ECD"/>
    <w:rsid w:val="00A2234C"/>
    <w:rsid w:val="00A226C2"/>
    <w:rsid w:val="00A22E00"/>
    <w:rsid w:val="00A23DB8"/>
    <w:rsid w:val="00A24607"/>
    <w:rsid w:val="00A246FF"/>
    <w:rsid w:val="00A24AF8"/>
    <w:rsid w:val="00A25709"/>
    <w:rsid w:val="00A25770"/>
    <w:rsid w:val="00A25C71"/>
    <w:rsid w:val="00A26241"/>
    <w:rsid w:val="00A26B2A"/>
    <w:rsid w:val="00A27F7D"/>
    <w:rsid w:val="00A30308"/>
    <w:rsid w:val="00A30B7E"/>
    <w:rsid w:val="00A31620"/>
    <w:rsid w:val="00A31BDE"/>
    <w:rsid w:val="00A32BEE"/>
    <w:rsid w:val="00A32C9C"/>
    <w:rsid w:val="00A33B87"/>
    <w:rsid w:val="00A34CA6"/>
    <w:rsid w:val="00A34E8F"/>
    <w:rsid w:val="00A364D4"/>
    <w:rsid w:val="00A36D0C"/>
    <w:rsid w:val="00A37444"/>
    <w:rsid w:val="00A37775"/>
    <w:rsid w:val="00A37A28"/>
    <w:rsid w:val="00A37A88"/>
    <w:rsid w:val="00A4057A"/>
    <w:rsid w:val="00A4088D"/>
    <w:rsid w:val="00A408C0"/>
    <w:rsid w:val="00A40BDC"/>
    <w:rsid w:val="00A40E98"/>
    <w:rsid w:val="00A40FB8"/>
    <w:rsid w:val="00A4169B"/>
    <w:rsid w:val="00A4273A"/>
    <w:rsid w:val="00A42DC8"/>
    <w:rsid w:val="00A43016"/>
    <w:rsid w:val="00A43056"/>
    <w:rsid w:val="00A431E6"/>
    <w:rsid w:val="00A432E3"/>
    <w:rsid w:val="00A43304"/>
    <w:rsid w:val="00A43AFB"/>
    <w:rsid w:val="00A443A1"/>
    <w:rsid w:val="00A444C4"/>
    <w:rsid w:val="00A44AC9"/>
    <w:rsid w:val="00A452A2"/>
    <w:rsid w:val="00A45685"/>
    <w:rsid w:val="00A456DF"/>
    <w:rsid w:val="00A458B6"/>
    <w:rsid w:val="00A459CB"/>
    <w:rsid w:val="00A459CE"/>
    <w:rsid w:val="00A4607B"/>
    <w:rsid w:val="00A46087"/>
    <w:rsid w:val="00A4610E"/>
    <w:rsid w:val="00A46412"/>
    <w:rsid w:val="00A465DF"/>
    <w:rsid w:val="00A465FC"/>
    <w:rsid w:val="00A46931"/>
    <w:rsid w:val="00A469DA"/>
    <w:rsid w:val="00A500D0"/>
    <w:rsid w:val="00A50124"/>
    <w:rsid w:val="00A50DDD"/>
    <w:rsid w:val="00A511A2"/>
    <w:rsid w:val="00A51464"/>
    <w:rsid w:val="00A51492"/>
    <w:rsid w:val="00A5160C"/>
    <w:rsid w:val="00A5197A"/>
    <w:rsid w:val="00A51BA5"/>
    <w:rsid w:val="00A51BE7"/>
    <w:rsid w:val="00A52228"/>
    <w:rsid w:val="00A539EA"/>
    <w:rsid w:val="00A53D7D"/>
    <w:rsid w:val="00A541E6"/>
    <w:rsid w:val="00A5453D"/>
    <w:rsid w:val="00A545C5"/>
    <w:rsid w:val="00A54856"/>
    <w:rsid w:val="00A54B96"/>
    <w:rsid w:val="00A54D8E"/>
    <w:rsid w:val="00A5533A"/>
    <w:rsid w:val="00A554C8"/>
    <w:rsid w:val="00A5585C"/>
    <w:rsid w:val="00A55FCB"/>
    <w:rsid w:val="00A56470"/>
    <w:rsid w:val="00A57033"/>
    <w:rsid w:val="00A571A9"/>
    <w:rsid w:val="00A577DD"/>
    <w:rsid w:val="00A6045C"/>
    <w:rsid w:val="00A60522"/>
    <w:rsid w:val="00A60586"/>
    <w:rsid w:val="00A60991"/>
    <w:rsid w:val="00A609A4"/>
    <w:rsid w:val="00A618E8"/>
    <w:rsid w:val="00A619B5"/>
    <w:rsid w:val="00A61A8F"/>
    <w:rsid w:val="00A61E51"/>
    <w:rsid w:val="00A62521"/>
    <w:rsid w:val="00A62D2F"/>
    <w:rsid w:val="00A63154"/>
    <w:rsid w:val="00A634E0"/>
    <w:rsid w:val="00A638B3"/>
    <w:rsid w:val="00A64110"/>
    <w:rsid w:val="00A647B9"/>
    <w:rsid w:val="00A65258"/>
    <w:rsid w:val="00A656F3"/>
    <w:rsid w:val="00A666B7"/>
    <w:rsid w:val="00A667C2"/>
    <w:rsid w:val="00A66800"/>
    <w:rsid w:val="00A6693F"/>
    <w:rsid w:val="00A66E8C"/>
    <w:rsid w:val="00A66F64"/>
    <w:rsid w:val="00A66FB3"/>
    <w:rsid w:val="00A6707C"/>
    <w:rsid w:val="00A675FD"/>
    <w:rsid w:val="00A67ED9"/>
    <w:rsid w:val="00A704F3"/>
    <w:rsid w:val="00A70767"/>
    <w:rsid w:val="00A7093B"/>
    <w:rsid w:val="00A71309"/>
    <w:rsid w:val="00A72AF3"/>
    <w:rsid w:val="00A72C50"/>
    <w:rsid w:val="00A73319"/>
    <w:rsid w:val="00A7386D"/>
    <w:rsid w:val="00A741AF"/>
    <w:rsid w:val="00A74504"/>
    <w:rsid w:val="00A74F83"/>
    <w:rsid w:val="00A75482"/>
    <w:rsid w:val="00A75CFB"/>
    <w:rsid w:val="00A779DD"/>
    <w:rsid w:val="00A77BD7"/>
    <w:rsid w:val="00A80536"/>
    <w:rsid w:val="00A808CD"/>
    <w:rsid w:val="00A8141F"/>
    <w:rsid w:val="00A815A5"/>
    <w:rsid w:val="00A817F7"/>
    <w:rsid w:val="00A81B16"/>
    <w:rsid w:val="00A82EAC"/>
    <w:rsid w:val="00A82FC4"/>
    <w:rsid w:val="00A835FB"/>
    <w:rsid w:val="00A836BD"/>
    <w:rsid w:val="00A83AA5"/>
    <w:rsid w:val="00A84BA9"/>
    <w:rsid w:val="00A85079"/>
    <w:rsid w:val="00A854AB"/>
    <w:rsid w:val="00A857B7"/>
    <w:rsid w:val="00A8595D"/>
    <w:rsid w:val="00A85C73"/>
    <w:rsid w:val="00A864D8"/>
    <w:rsid w:val="00A865E1"/>
    <w:rsid w:val="00A867D1"/>
    <w:rsid w:val="00A86BD6"/>
    <w:rsid w:val="00A86C8B"/>
    <w:rsid w:val="00A86DEA"/>
    <w:rsid w:val="00A871E6"/>
    <w:rsid w:val="00A87381"/>
    <w:rsid w:val="00A873AC"/>
    <w:rsid w:val="00A877C6"/>
    <w:rsid w:val="00A87D3C"/>
    <w:rsid w:val="00A90554"/>
    <w:rsid w:val="00A909C7"/>
    <w:rsid w:val="00A90A59"/>
    <w:rsid w:val="00A928D6"/>
    <w:rsid w:val="00A931F2"/>
    <w:rsid w:val="00A93754"/>
    <w:rsid w:val="00A9398E"/>
    <w:rsid w:val="00A947FA"/>
    <w:rsid w:val="00A94ACA"/>
    <w:rsid w:val="00A959F1"/>
    <w:rsid w:val="00A960EC"/>
    <w:rsid w:val="00A96BE0"/>
    <w:rsid w:val="00A97FAD"/>
    <w:rsid w:val="00AA0D69"/>
    <w:rsid w:val="00AA1615"/>
    <w:rsid w:val="00AA2016"/>
    <w:rsid w:val="00AA33BB"/>
    <w:rsid w:val="00AA4855"/>
    <w:rsid w:val="00AA4886"/>
    <w:rsid w:val="00AA56C1"/>
    <w:rsid w:val="00AA6419"/>
    <w:rsid w:val="00AA686D"/>
    <w:rsid w:val="00AA71F6"/>
    <w:rsid w:val="00AA7CCE"/>
    <w:rsid w:val="00AB007A"/>
    <w:rsid w:val="00AB0D5D"/>
    <w:rsid w:val="00AB0F3A"/>
    <w:rsid w:val="00AB3498"/>
    <w:rsid w:val="00AB38B7"/>
    <w:rsid w:val="00AB3AA8"/>
    <w:rsid w:val="00AB3F84"/>
    <w:rsid w:val="00AB4309"/>
    <w:rsid w:val="00AB45C2"/>
    <w:rsid w:val="00AB465F"/>
    <w:rsid w:val="00AB4687"/>
    <w:rsid w:val="00AB48C4"/>
    <w:rsid w:val="00AB4BBC"/>
    <w:rsid w:val="00AB545C"/>
    <w:rsid w:val="00AB56A8"/>
    <w:rsid w:val="00AB5762"/>
    <w:rsid w:val="00AB5E70"/>
    <w:rsid w:val="00AB612D"/>
    <w:rsid w:val="00AB6871"/>
    <w:rsid w:val="00AB6F73"/>
    <w:rsid w:val="00AB7381"/>
    <w:rsid w:val="00AB7760"/>
    <w:rsid w:val="00AC0248"/>
    <w:rsid w:val="00AC071C"/>
    <w:rsid w:val="00AC07FB"/>
    <w:rsid w:val="00AC0AF1"/>
    <w:rsid w:val="00AC17B3"/>
    <w:rsid w:val="00AC186D"/>
    <w:rsid w:val="00AC1F94"/>
    <w:rsid w:val="00AC36B8"/>
    <w:rsid w:val="00AC3860"/>
    <w:rsid w:val="00AC3D24"/>
    <w:rsid w:val="00AC3DD7"/>
    <w:rsid w:val="00AC4225"/>
    <w:rsid w:val="00AC4749"/>
    <w:rsid w:val="00AC4C44"/>
    <w:rsid w:val="00AC4EC8"/>
    <w:rsid w:val="00AC54E7"/>
    <w:rsid w:val="00AC579D"/>
    <w:rsid w:val="00AC59B1"/>
    <w:rsid w:val="00AC5A1D"/>
    <w:rsid w:val="00AC5F00"/>
    <w:rsid w:val="00AC67E9"/>
    <w:rsid w:val="00AC71F4"/>
    <w:rsid w:val="00AC7964"/>
    <w:rsid w:val="00AD2EAB"/>
    <w:rsid w:val="00AD309F"/>
    <w:rsid w:val="00AD3A33"/>
    <w:rsid w:val="00AD4295"/>
    <w:rsid w:val="00AD4298"/>
    <w:rsid w:val="00AD493E"/>
    <w:rsid w:val="00AD4B1D"/>
    <w:rsid w:val="00AD512F"/>
    <w:rsid w:val="00AD5ED1"/>
    <w:rsid w:val="00AD6957"/>
    <w:rsid w:val="00AD7766"/>
    <w:rsid w:val="00AD7BE1"/>
    <w:rsid w:val="00AD7CD0"/>
    <w:rsid w:val="00AE01C0"/>
    <w:rsid w:val="00AE120B"/>
    <w:rsid w:val="00AE153C"/>
    <w:rsid w:val="00AE1658"/>
    <w:rsid w:val="00AE216A"/>
    <w:rsid w:val="00AE2482"/>
    <w:rsid w:val="00AE2A77"/>
    <w:rsid w:val="00AE2E7C"/>
    <w:rsid w:val="00AE45D9"/>
    <w:rsid w:val="00AE4620"/>
    <w:rsid w:val="00AE4675"/>
    <w:rsid w:val="00AE531E"/>
    <w:rsid w:val="00AE5603"/>
    <w:rsid w:val="00AE5BFD"/>
    <w:rsid w:val="00AE6765"/>
    <w:rsid w:val="00AE69AA"/>
    <w:rsid w:val="00AE6B39"/>
    <w:rsid w:val="00AE75EA"/>
    <w:rsid w:val="00AE7E6D"/>
    <w:rsid w:val="00AF0305"/>
    <w:rsid w:val="00AF03D7"/>
    <w:rsid w:val="00AF043A"/>
    <w:rsid w:val="00AF0478"/>
    <w:rsid w:val="00AF05D5"/>
    <w:rsid w:val="00AF0887"/>
    <w:rsid w:val="00AF1031"/>
    <w:rsid w:val="00AF11F1"/>
    <w:rsid w:val="00AF1AEF"/>
    <w:rsid w:val="00AF21E1"/>
    <w:rsid w:val="00AF2942"/>
    <w:rsid w:val="00AF2D17"/>
    <w:rsid w:val="00AF3040"/>
    <w:rsid w:val="00AF3113"/>
    <w:rsid w:val="00AF31C7"/>
    <w:rsid w:val="00AF3D76"/>
    <w:rsid w:val="00AF3E46"/>
    <w:rsid w:val="00AF44D0"/>
    <w:rsid w:val="00AF5408"/>
    <w:rsid w:val="00AF5496"/>
    <w:rsid w:val="00AF607E"/>
    <w:rsid w:val="00AF71D5"/>
    <w:rsid w:val="00AF77D4"/>
    <w:rsid w:val="00AF7B6E"/>
    <w:rsid w:val="00AF7DED"/>
    <w:rsid w:val="00B005ED"/>
    <w:rsid w:val="00B0188F"/>
    <w:rsid w:val="00B01D7A"/>
    <w:rsid w:val="00B021E2"/>
    <w:rsid w:val="00B023B6"/>
    <w:rsid w:val="00B03183"/>
    <w:rsid w:val="00B033BD"/>
    <w:rsid w:val="00B0398E"/>
    <w:rsid w:val="00B03991"/>
    <w:rsid w:val="00B03F79"/>
    <w:rsid w:val="00B04315"/>
    <w:rsid w:val="00B048C9"/>
    <w:rsid w:val="00B04EB8"/>
    <w:rsid w:val="00B04F91"/>
    <w:rsid w:val="00B05076"/>
    <w:rsid w:val="00B0507A"/>
    <w:rsid w:val="00B05649"/>
    <w:rsid w:val="00B0677E"/>
    <w:rsid w:val="00B06D71"/>
    <w:rsid w:val="00B06EBC"/>
    <w:rsid w:val="00B07353"/>
    <w:rsid w:val="00B108F3"/>
    <w:rsid w:val="00B10C23"/>
    <w:rsid w:val="00B1180B"/>
    <w:rsid w:val="00B11917"/>
    <w:rsid w:val="00B11DCC"/>
    <w:rsid w:val="00B11FA0"/>
    <w:rsid w:val="00B1256C"/>
    <w:rsid w:val="00B133F2"/>
    <w:rsid w:val="00B13436"/>
    <w:rsid w:val="00B139B2"/>
    <w:rsid w:val="00B14BC3"/>
    <w:rsid w:val="00B15908"/>
    <w:rsid w:val="00B1605D"/>
    <w:rsid w:val="00B16145"/>
    <w:rsid w:val="00B1624C"/>
    <w:rsid w:val="00B166D6"/>
    <w:rsid w:val="00B16BF4"/>
    <w:rsid w:val="00B17330"/>
    <w:rsid w:val="00B17BC7"/>
    <w:rsid w:val="00B17C70"/>
    <w:rsid w:val="00B20148"/>
    <w:rsid w:val="00B20589"/>
    <w:rsid w:val="00B20971"/>
    <w:rsid w:val="00B2180B"/>
    <w:rsid w:val="00B21981"/>
    <w:rsid w:val="00B21A57"/>
    <w:rsid w:val="00B2216D"/>
    <w:rsid w:val="00B224EC"/>
    <w:rsid w:val="00B22DB2"/>
    <w:rsid w:val="00B23112"/>
    <w:rsid w:val="00B23179"/>
    <w:rsid w:val="00B23928"/>
    <w:rsid w:val="00B23C57"/>
    <w:rsid w:val="00B24192"/>
    <w:rsid w:val="00B24935"/>
    <w:rsid w:val="00B25467"/>
    <w:rsid w:val="00B25611"/>
    <w:rsid w:val="00B25A02"/>
    <w:rsid w:val="00B25AE8"/>
    <w:rsid w:val="00B26BBB"/>
    <w:rsid w:val="00B26D23"/>
    <w:rsid w:val="00B26E7F"/>
    <w:rsid w:val="00B2708D"/>
    <w:rsid w:val="00B27469"/>
    <w:rsid w:val="00B279AE"/>
    <w:rsid w:val="00B27AE5"/>
    <w:rsid w:val="00B30A89"/>
    <w:rsid w:val="00B31183"/>
    <w:rsid w:val="00B31202"/>
    <w:rsid w:val="00B317FF"/>
    <w:rsid w:val="00B327C8"/>
    <w:rsid w:val="00B32B1E"/>
    <w:rsid w:val="00B32C5C"/>
    <w:rsid w:val="00B3300B"/>
    <w:rsid w:val="00B331D9"/>
    <w:rsid w:val="00B33679"/>
    <w:rsid w:val="00B33858"/>
    <w:rsid w:val="00B33CCC"/>
    <w:rsid w:val="00B345EA"/>
    <w:rsid w:val="00B34CF4"/>
    <w:rsid w:val="00B34E24"/>
    <w:rsid w:val="00B35503"/>
    <w:rsid w:val="00B37629"/>
    <w:rsid w:val="00B3767D"/>
    <w:rsid w:val="00B37969"/>
    <w:rsid w:val="00B40245"/>
    <w:rsid w:val="00B405FB"/>
    <w:rsid w:val="00B40A7C"/>
    <w:rsid w:val="00B40C7E"/>
    <w:rsid w:val="00B41462"/>
    <w:rsid w:val="00B4151A"/>
    <w:rsid w:val="00B41E0C"/>
    <w:rsid w:val="00B4228E"/>
    <w:rsid w:val="00B42365"/>
    <w:rsid w:val="00B42522"/>
    <w:rsid w:val="00B42619"/>
    <w:rsid w:val="00B42EF5"/>
    <w:rsid w:val="00B433D8"/>
    <w:rsid w:val="00B43C11"/>
    <w:rsid w:val="00B443C4"/>
    <w:rsid w:val="00B4497F"/>
    <w:rsid w:val="00B44A1E"/>
    <w:rsid w:val="00B44CE8"/>
    <w:rsid w:val="00B45898"/>
    <w:rsid w:val="00B459FC"/>
    <w:rsid w:val="00B4614D"/>
    <w:rsid w:val="00B46160"/>
    <w:rsid w:val="00B4627D"/>
    <w:rsid w:val="00B464FF"/>
    <w:rsid w:val="00B46CCD"/>
    <w:rsid w:val="00B47BCD"/>
    <w:rsid w:val="00B50280"/>
    <w:rsid w:val="00B503C7"/>
    <w:rsid w:val="00B503CD"/>
    <w:rsid w:val="00B5069B"/>
    <w:rsid w:val="00B50852"/>
    <w:rsid w:val="00B50956"/>
    <w:rsid w:val="00B50C7F"/>
    <w:rsid w:val="00B51432"/>
    <w:rsid w:val="00B518E3"/>
    <w:rsid w:val="00B5206B"/>
    <w:rsid w:val="00B52CF7"/>
    <w:rsid w:val="00B52FCB"/>
    <w:rsid w:val="00B5308C"/>
    <w:rsid w:val="00B53BAE"/>
    <w:rsid w:val="00B54248"/>
    <w:rsid w:val="00B54349"/>
    <w:rsid w:val="00B54942"/>
    <w:rsid w:val="00B54955"/>
    <w:rsid w:val="00B54CFB"/>
    <w:rsid w:val="00B551B9"/>
    <w:rsid w:val="00B55952"/>
    <w:rsid w:val="00B55972"/>
    <w:rsid w:val="00B55979"/>
    <w:rsid w:val="00B569C4"/>
    <w:rsid w:val="00B573B3"/>
    <w:rsid w:val="00B577DF"/>
    <w:rsid w:val="00B578F2"/>
    <w:rsid w:val="00B57AA8"/>
    <w:rsid w:val="00B609FF"/>
    <w:rsid w:val="00B60B15"/>
    <w:rsid w:val="00B61249"/>
    <w:rsid w:val="00B621BB"/>
    <w:rsid w:val="00B6270B"/>
    <w:rsid w:val="00B6287A"/>
    <w:rsid w:val="00B629DF"/>
    <w:rsid w:val="00B63313"/>
    <w:rsid w:val="00B63992"/>
    <w:rsid w:val="00B63E0F"/>
    <w:rsid w:val="00B64201"/>
    <w:rsid w:val="00B6483E"/>
    <w:rsid w:val="00B6484D"/>
    <w:rsid w:val="00B6485A"/>
    <w:rsid w:val="00B65E19"/>
    <w:rsid w:val="00B660AC"/>
    <w:rsid w:val="00B66172"/>
    <w:rsid w:val="00B6680A"/>
    <w:rsid w:val="00B66B6F"/>
    <w:rsid w:val="00B7048A"/>
    <w:rsid w:val="00B704BA"/>
    <w:rsid w:val="00B70D9F"/>
    <w:rsid w:val="00B717E1"/>
    <w:rsid w:val="00B7242F"/>
    <w:rsid w:val="00B73998"/>
    <w:rsid w:val="00B73A41"/>
    <w:rsid w:val="00B7406D"/>
    <w:rsid w:val="00B7470A"/>
    <w:rsid w:val="00B74B8E"/>
    <w:rsid w:val="00B7522E"/>
    <w:rsid w:val="00B75337"/>
    <w:rsid w:val="00B75B8B"/>
    <w:rsid w:val="00B75C4D"/>
    <w:rsid w:val="00B76473"/>
    <w:rsid w:val="00B77461"/>
    <w:rsid w:val="00B8027E"/>
    <w:rsid w:val="00B805C8"/>
    <w:rsid w:val="00B807BB"/>
    <w:rsid w:val="00B80D05"/>
    <w:rsid w:val="00B80E91"/>
    <w:rsid w:val="00B812BA"/>
    <w:rsid w:val="00B826E0"/>
    <w:rsid w:val="00B8280F"/>
    <w:rsid w:val="00B82D09"/>
    <w:rsid w:val="00B8317B"/>
    <w:rsid w:val="00B839F7"/>
    <w:rsid w:val="00B84271"/>
    <w:rsid w:val="00B84857"/>
    <w:rsid w:val="00B85130"/>
    <w:rsid w:val="00B85986"/>
    <w:rsid w:val="00B861E6"/>
    <w:rsid w:val="00B86A51"/>
    <w:rsid w:val="00B87009"/>
    <w:rsid w:val="00B872AD"/>
    <w:rsid w:val="00B8788A"/>
    <w:rsid w:val="00B900B5"/>
    <w:rsid w:val="00B902EB"/>
    <w:rsid w:val="00B9062F"/>
    <w:rsid w:val="00B90995"/>
    <w:rsid w:val="00B90DA0"/>
    <w:rsid w:val="00B9126A"/>
    <w:rsid w:val="00B9134D"/>
    <w:rsid w:val="00B918A4"/>
    <w:rsid w:val="00B92785"/>
    <w:rsid w:val="00B930B7"/>
    <w:rsid w:val="00B93137"/>
    <w:rsid w:val="00B93BDF"/>
    <w:rsid w:val="00B9426B"/>
    <w:rsid w:val="00B948D3"/>
    <w:rsid w:val="00B94F37"/>
    <w:rsid w:val="00B9552F"/>
    <w:rsid w:val="00B964B1"/>
    <w:rsid w:val="00B96867"/>
    <w:rsid w:val="00B96B82"/>
    <w:rsid w:val="00B97038"/>
    <w:rsid w:val="00B97384"/>
    <w:rsid w:val="00B97BDE"/>
    <w:rsid w:val="00B97E5E"/>
    <w:rsid w:val="00BA0CEA"/>
    <w:rsid w:val="00BA1064"/>
    <w:rsid w:val="00BA167C"/>
    <w:rsid w:val="00BA1C1D"/>
    <w:rsid w:val="00BA2524"/>
    <w:rsid w:val="00BA2E52"/>
    <w:rsid w:val="00BA3633"/>
    <w:rsid w:val="00BA3727"/>
    <w:rsid w:val="00BA3841"/>
    <w:rsid w:val="00BA3A0E"/>
    <w:rsid w:val="00BA4747"/>
    <w:rsid w:val="00BA4E52"/>
    <w:rsid w:val="00BA5014"/>
    <w:rsid w:val="00BA519B"/>
    <w:rsid w:val="00BA53F9"/>
    <w:rsid w:val="00BA5800"/>
    <w:rsid w:val="00BA5FCA"/>
    <w:rsid w:val="00BA6BE9"/>
    <w:rsid w:val="00BA6E2D"/>
    <w:rsid w:val="00BA7684"/>
    <w:rsid w:val="00BA791C"/>
    <w:rsid w:val="00BA7FAD"/>
    <w:rsid w:val="00BB0286"/>
    <w:rsid w:val="00BB03BB"/>
    <w:rsid w:val="00BB054F"/>
    <w:rsid w:val="00BB06D0"/>
    <w:rsid w:val="00BB0732"/>
    <w:rsid w:val="00BB18C1"/>
    <w:rsid w:val="00BB1D01"/>
    <w:rsid w:val="00BB24AE"/>
    <w:rsid w:val="00BB3274"/>
    <w:rsid w:val="00BB37DC"/>
    <w:rsid w:val="00BB3D30"/>
    <w:rsid w:val="00BB486A"/>
    <w:rsid w:val="00BB510C"/>
    <w:rsid w:val="00BB5975"/>
    <w:rsid w:val="00BB6E65"/>
    <w:rsid w:val="00BB7782"/>
    <w:rsid w:val="00BB788E"/>
    <w:rsid w:val="00BB7AC6"/>
    <w:rsid w:val="00BB7DF7"/>
    <w:rsid w:val="00BB7F02"/>
    <w:rsid w:val="00BB7F2D"/>
    <w:rsid w:val="00BC0D1C"/>
    <w:rsid w:val="00BC0E23"/>
    <w:rsid w:val="00BC0F95"/>
    <w:rsid w:val="00BC1E29"/>
    <w:rsid w:val="00BC1E49"/>
    <w:rsid w:val="00BC25B4"/>
    <w:rsid w:val="00BC26C1"/>
    <w:rsid w:val="00BC27CC"/>
    <w:rsid w:val="00BC2EF2"/>
    <w:rsid w:val="00BC36A6"/>
    <w:rsid w:val="00BC3776"/>
    <w:rsid w:val="00BC3F4A"/>
    <w:rsid w:val="00BC3FF3"/>
    <w:rsid w:val="00BC4076"/>
    <w:rsid w:val="00BC433E"/>
    <w:rsid w:val="00BC4779"/>
    <w:rsid w:val="00BC53F5"/>
    <w:rsid w:val="00BC55D0"/>
    <w:rsid w:val="00BC5819"/>
    <w:rsid w:val="00BC59F0"/>
    <w:rsid w:val="00BC6198"/>
    <w:rsid w:val="00BC6785"/>
    <w:rsid w:val="00BC6F54"/>
    <w:rsid w:val="00BC70CF"/>
    <w:rsid w:val="00BC7758"/>
    <w:rsid w:val="00BC78A7"/>
    <w:rsid w:val="00BC7F8D"/>
    <w:rsid w:val="00BD0532"/>
    <w:rsid w:val="00BD0685"/>
    <w:rsid w:val="00BD078A"/>
    <w:rsid w:val="00BD1214"/>
    <w:rsid w:val="00BD1583"/>
    <w:rsid w:val="00BD16BE"/>
    <w:rsid w:val="00BD1DEA"/>
    <w:rsid w:val="00BD208C"/>
    <w:rsid w:val="00BD2162"/>
    <w:rsid w:val="00BD2B16"/>
    <w:rsid w:val="00BD3EB0"/>
    <w:rsid w:val="00BD489F"/>
    <w:rsid w:val="00BD5204"/>
    <w:rsid w:val="00BD5623"/>
    <w:rsid w:val="00BD5C04"/>
    <w:rsid w:val="00BD5FB7"/>
    <w:rsid w:val="00BD637F"/>
    <w:rsid w:val="00BD6B30"/>
    <w:rsid w:val="00BD6CB0"/>
    <w:rsid w:val="00BD71C1"/>
    <w:rsid w:val="00BD7B01"/>
    <w:rsid w:val="00BE0D41"/>
    <w:rsid w:val="00BE1099"/>
    <w:rsid w:val="00BE153D"/>
    <w:rsid w:val="00BE1FE5"/>
    <w:rsid w:val="00BE2709"/>
    <w:rsid w:val="00BE2890"/>
    <w:rsid w:val="00BE37B9"/>
    <w:rsid w:val="00BE38D8"/>
    <w:rsid w:val="00BE4235"/>
    <w:rsid w:val="00BE4E65"/>
    <w:rsid w:val="00BE52A6"/>
    <w:rsid w:val="00BE5418"/>
    <w:rsid w:val="00BE6DEB"/>
    <w:rsid w:val="00BE70C1"/>
    <w:rsid w:val="00BE73C9"/>
    <w:rsid w:val="00BE7B9F"/>
    <w:rsid w:val="00BF03A1"/>
    <w:rsid w:val="00BF1BDE"/>
    <w:rsid w:val="00BF1BF7"/>
    <w:rsid w:val="00BF2B7A"/>
    <w:rsid w:val="00BF2BAF"/>
    <w:rsid w:val="00BF2FAE"/>
    <w:rsid w:val="00BF31FB"/>
    <w:rsid w:val="00BF3577"/>
    <w:rsid w:val="00BF396B"/>
    <w:rsid w:val="00BF3D2E"/>
    <w:rsid w:val="00BF47F3"/>
    <w:rsid w:val="00BF4996"/>
    <w:rsid w:val="00BF49F7"/>
    <w:rsid w:val="00BF4E99"/>
    <w:rsid w:val="00BF51F0"/>
    <w:rsid w:val="00BF5530"/>
    <w:rsid w:val="00BF58AF"/>
    <w:rsid w:val="00BF5A7E"/>
    <w:rsid w:val="00BF5F7F"/>
    <w:rsid w:val="00BF60BD"/>
    <w:rsid w:val="00BF629D"/>
    <w:rsid w:val="00BF6AB2"/>
    <w:rsid w:val="00BF6B40"/>
    <w:rsid w:val="00C00120"/>
    <w:rsid w:val="00C00481"/>
    <w:rsid w:val="00C0068F"/>
    <w:rsid w:val="00C00773"/>
    <w:rsid w:val="00C00A06"/>
    <w:rsid w:val="00C0108F"/>
    <w:rsid w:val="00C01696"/>
    <w:rsid w:val="00C01E76"/>
    <w:rsid w:val="00C020B0"/>
    <w:rsid w:val="00C02617"/>
    <w:rsid w:val="00C02814"/>
    <w:rsid w:val="00C02D67"/>
    <w:rsid w:val="00C02FE6"/>
    <w:rsid w:val="00C031E7"/>
    <w:rsid w:val="00C03590"/>
    <w:rsid w:val="00C035F9"/>
    <w:rsid w:val="00C03778"/>
    <w:rsid w:val="00C03863"/>
    <w:rsid w:val="00C03D71"/>
    <w:rsid w:val="00C03E86"/>
    <w:rsid w:val="00C04A57"/>
    <w:rsid w:val="00C04AB5"/>
    <w:rsid w:val="00C04E43"/>
    <w:rsid w:val="00C04F86"/>
    <w:rsid w:val="00C0630F"/>
    <w:rsid w:val="00C0644E"/>
    <w:rsid w:val="00C06507"/>
    <w:rsid w:val="00C0656F"/>
    <w:rsid w:val="00C06734"/>
    <w:rsid w:val="00C06EE8"/>
    <w:rsid w:val="00C07C66"/>
    <w:rsid w:val="00C07CEE"/>
    <w:rsid w:val="00C07FDA"/>
    <w:rsid w:val="00C10858"/>
    <w:rsid w:val="00C1158E"/>
    <w:rsid w:val="00C11B50"/>
    <w:rsid w:val="00C11FA7"/>
    <w:rsid w:val="00C12028"/>
    <w:rsid w:val="00C12D26"/>
    <w:rsid w:val="00C13701"/>
    <w:rsid w:val="00C13E95"/>
    <w:rsid w:val="00C140E7"/>
    <w:rsid w:val="00C14417"/>
    <w:rsid w:val="00C14824"/>
    <w:rsid w:val="00C14AF6"/>
    <w:rsid w:val="00C157E0"/>
    <w:rsid w:val="00C1597D"/>
    <w:rsid w:val="00C162B0"/>
    <w:rsid w:val="00C16BEE"/>
    <w:rsid w:val="00C16C2B"/>
    <w:rsid w:val="00C178B7"/>
    <w:rsid w:val="00C17909"/>
    <w:rsid w:val="00C17EE0"/>
    <w:rsid w:val="00C203AF"/>
    <w:rsid w:val="00C20B91"/>
    <w:rsid w:val="00C21109"/>
    <w:rsid w:val="00C21198"/>
    <w:rsid w:val="00C213DF"/>
    <w:rsid w:val="00C21603"/>
    <w:rsid w:val="00C219F8"/>
    <w:rsid w:val="00C2259B"/>
    <w:rsid w:val="00C22798"/>
    <w:rsid w:val="00C22B79"/>
    <w:rsid w:val="00C231C6"/>
    <w:rsid w:val="00C23E8A"/>
    <w:rsid w:val="00C2439D"/>
    <w:rsid w:val="00C24D02"/>
    <w:rsid w:val="00C24D24"/>
    <w:rsid w:val="00C24E2D"/>
    <w:rsid w:val="00C24E34"/>
    <w:rsid w:val="00C252DB"/>
    <w:rsid w:val="00C2530C"/>
    <w:rsid w:val="00C25B49"/>
    <w:rsid w:val="00C260BD"/>
    <w:rsid w:val="00C27305"/>
    <w:rsid w:val="00C27EE4"/>
    <w:rsid w:val="00C3003E"/>
    <w:rsid w:val="00C3065C"/>
    <w:rsid w:val="00C30AF1"/>
    <w:rsid w:val="00C30E7E"/>
    <w:rsid w:val="00C313A0"/>
    <w:rsid w:val="00C327B0"/>
    <w:rsid w:val="00C32E42"/>
    <w:rsid w:val="00C33225"/>
    <w:rsid w:val="00C334C2"/>
    <w:rsid w:val="00C33D16"/>
    <w:rsid w:val="00C33EE7"/>
    <w:rsid w:val="00C3409C"/>
    <w:rsid w:val="00C3409D"/>
    <w:rsid w:val="00C3537D"/>
    <w:rsid w:val="00C35E32"/>
    <w:rsid w:val="00C3682E"/>
    <w:rsid w:val="00C36AE1"/>
    <w:rsid w:val="00C37712"/>
    <w:rsid w:val="00C37AD7"/>
    <w:rsid w:val="00C37B01"/>
    <w:rsid w:val="00C407CC"/>
    <w:rsid w:val="00C407F2"/>
    <w:rsid w:val="00C41A98"/>
    <w:rsid w:val="00C41BB6"/>
    <w:rsid w:val="00C41F88"/>
    <w:rsid w:val="00C42D7E"/>
    <w:rsid w:val="00C434B4"/>
    <w:rsid w:val="00C434EE"/>
    <w:rsid w:val="00C43763"/>
    <w:rsid w:val="00C43BE4"/>
    <w:rsid w:val="00C44279"/>
    <w:rsid w:val="00C450D6"/>
    <w:rsid w:val="00C45391"/>
    <w:rsid w:val="00C45596"/>
    <w:rsid w:val="00C45D4F"/>
    <w:rsid w:val="00C46BD1"/>
    <w:rsid w:val="00C473BF"/>
    <w:rsid w:val="00C47737"/>
    <w:rsid w:val="00C47B48"/>
    <w:rsid w:val="00C510DD"/>
    <w:rsid w:val="00C51901"/>
    <w:rsid w:val="00C51DF2"/>
    <w:rsid w:val="00C5298F"/>
    <w:rsid w:val="00C52E2B"/>
    <w:rsid w:val="00C5351F"/>
    <w:rsid w:val="00C53F5B"/>
    <w:rsid w:val="00C543A2"/>
    <w:rsid w:val="00C543B1"/>
    <w:rsid w:val="00C557B8"/>
    <w:rsid w:val="00C5681F"/>
    <w:rsid w:val="00C56B65"/>
    <w:rsid w:val="00C56D72"/>
    <w:rsid w:val="00C573BA"/>
    <w:rsid w:val="00C57633"/>
    <w:rsid w:val="00C5775C"/>
    <w:rsid w:val="00C57D55"/>
    <w:rsid w:val="00C60102"/>
    <w:rsid w:val="00C60744"/>
    <w:rsid w:val="00C60CDE"/>
    <w:rsid w:val="00C6133A"/>
    <w:rsid w:val="00C61AD1"/>
    <w:rsid w:val="00C620A5"/>
    <w:rsid w:val="00C62615"/>
    <w:rsid w:val="00C627A0"/>
    <w:rsid w:val="00C62BF2"/>
    <w:rsid w:val="00C63051"/>
    <w:rsid w:val="00C63E27"/>
    <w:rsid w:val="00C6419D"/>
    <w:rsid w:val="00C6424E"/>
    <w:rsid w:val="00C6448E"/>
    <w:rsid w:val="00C649D6"/>
    <w:rsid w:val="00C65192"/>
    <w:rsid w:val="00C6551F"/>
    <w:rsid w:val="00C655A0"/>
    <w:rsid w:val="00C65613"/>
    <w:rsid w:val="00C657D2"/>
    <w:rsid w:val="00C6622E"/>
    <w:rsid w:val="00C667AD"/>
    <w:rsid w:val="00C66989"/>
    <w:rsid w:val="00C66A8A"/>
    <w:rsid w:val="00C67758"/>
    <w:rsid w:val="00C7038E"/>
    <w:rsid w:val="00C70933"/>
    <w:rsid w:val="00C7294F"/>
    <w:rsid w:val="00C73084"/>
    <w:rsid w:val="00C734B2"/>
    <w:rsid w:val="00C739ED"/>
    <w:rsid w:val="00C73B74"/>
    <w:rsid w:val="00C74221"/>
    <w:rsid w:val="00C750AF"/>
    <w:rsid w:val="00C75D15"/>
    <w:rsid w:val="00C7669F"/>
    <w:rsid w:val="00C76E7A"/>
    <w:rsid w:val="00C77024"/>
    <w:rsid w:val="00C770BB"/>
    <w:rsid w:val="00C775FF"/>
    <w:rsid w:val="00C77A18"/>
    <w:rsid w:val="00C80118"/>
    <w:rsid w:val="00C8078B"/>
    <w:rsid w:val="00C81775"/>
    <w:rsid w:val="00C821BA"/>
    <w:rsid w:val="00C824FC"/>
    <w:rsid w:val="00C8260C"/>
    <w:rsid w:val="00C8293A"/>
    <w:rsid w:val="00C82C50"/>
    <w:rsid w:val="00C8313B"/>
    <w:rsid w:val="00C83987"/>
    <w:rsid w:val="00C84070"/>
    <w:rsid w:val="00C845E9"/>
    <w:rsid w:val="00C84765"/>
    <w:rsid w:val="00C84DF5"/>
    <w:rsid w:val="00C8555F"/>
    <w:rsid w:val="00C8586D"/>
    <w:rsid w:val="00C85DBB"/>
    <w:rsid w:val="00C8610C"/>
    <w:rsid w:val="00C8638C"/>
    <w:rsid w:val="00C865CE"/>
    <w:rsid w:val="00C87367"/>
    <w:rsid w:val="00C87C1C"/>
    <w:rsid w:val="00C87E72"/>
    <w:rsid w:val="00C87EC2"/>
    <w:rsid w:val="00C9026F"/>
    <w:rsid w:val="00C90F96"/>
    <w:rsid w:val="00C91317"/>
    <w:rsid w:val="00C91482"/>
    <w:rsid w:val="00C9160C"/>
    <w:rsid w:val="00C9188A"/>
    <w:rsid w:val="00C91901"/>
    <w:rsid w:val="00C91AD6"/>
    <w:rsid w:val="00C91E58"/>
    <w:rsid w:val="00C92611"/>
    <w:rsid w:val="00C92921"/>
    <w:rsid w:val="00C92F16"/>
    <w:rsid w:val="00C93857"/>
    <w:rsid w:val="00C944F1"/>
    <w:rsid w:val="00C94516"/>
    <w:rsid w:val="00C9584C"/>
    <w:rsid w:val="00C95D59"/>
    <w:rsid w:val="00C96457"/>
    <w:rsid w:val="00C96729"/>
    <w:rsid w:val="00C96957"/>
    <w:rsid w:val="00C96AD1"/>
    <w:rsid w:val="00C96C53"/>
    <w:rsid w:val="00C97180"/>
    <w:rsid w:val="00C973DD"/>
    <w:rsid w:val="00C976D3"/>
    <w:rsid w:val="00CA0F36"/>
    <w:rsid w:val="00CA1E0C"/>
    <w:rsid w:val="00CA1E18"/>
    <w:rsid w:val="00CA23B8"/>
    <w:rsid w:val="00CA270A"/>
    <w:rsid w:val="00CA2A86"/>
    <w:rsid w:val="00CA2CC6"/>
    <w:rsid w:val="00CA3E84"/>
    <w:rsid w:val="00CA3FC0"/>
    <w:rsid w:val="00CA4179"/>
    <w:rsid w:val="00CA55C4"/>
    <w:rsid w:val="00CA561C"/>
    <w:rsid w:val="00CA59B8"/>
    <w:rsid w:val="00CA62EC"/>
    <w:rsid w:val="00CA69B3"/>
    <w:rsid w:val="00CA7197"/>
    <w:rsid w:val="00CA7279"/>
    <w:rsid w:val="00CA7297"/>
    <w:rsid w:val="00CA73EF"/>
    <w:rsid w:val="00CA787B"/>
    <w:rsid w:val="00CA7F95"/>
    <w:rsid w:val="00CB055D"/>
    <w:rsid w:val="00CB082E"/>
    <w:rsid w:val="00CB0AFA"/>
    <w:rsid w:val="00CB0F57"/>
    <w:rsid w:val="00CB0F8A"/>
    <w:rsid w:val="00CB125D"/>
    <w:rsid w:val="00CB15AE"/>
    <w:rsid w:val="00CB1D48"/>
    <w:rsid w:val="00CB2155"/>
    <w:rsid w:val="00CB21B7"/>
    <w:rsid w:val="00CB2311"/>
    <w:rsid w:val="00CB26C5"/>
    <w:rsid w:val="00CB38C3"/>
    <w:rsid w:val="00CB3A33"/>
    <w:rsid w:val="00CB3B87"/>
    <w:rsid w:val="00CB3CA0"/>
    <w:rsid w:val="00CB3D1B"/>
    <w:rsid w:val="00CB4E59"/>
    <w:rsid w:val="00CB4F10"/>
    <w:rsid w:val="00CB4F9E"/>
    <w:rsid w:val="00CB584C"/>
    <w:rsid w:val="00CB5BC0"/>
    <w:rsid w:val="00CB610C"/>
    <w:rsid w:val="00CB6199"/>
    <w:rsid w:val="00CB62E5"/>
    <w:rsid w:val="00CB640F"/>
    <w:rsid w:val="00CB6FD4"/>
    <w:rsid w:val="00CB77F5"/>
    <w:rsid w:val="00CC0032"/>
    <w:rsid w:val="00CC07B7"/>
    <w:rsid w:val="00CC07FA"/>
    <w:rsid w:val="00CC0B1F"/>
    <w:rsid w:val="00CC0FA1"/>
    <w:rsid w:val="00CC132D"/>
    <w:rsid w:val="00CC1415"/>
    <w:rsid w:val="00CC20FF"/>
    <w:rsid w:val="00CC2E21"/>
    <w:rsid w:val="00CC2FCC"/>
    <w:rsid w:val="00CC38E6"/>
    <w:rsid w:val="00CC44B4"/>
    <w:rsid w:val="00CC4C24"/>
    <w:rsid w:val="00CC5405"/>
    <w:rsid w:val="00CC58AD"/>
    <w:rsid w:val="00CC5F34"/>
    <w:rsid w:val="00CC69AB"/>
    <w:rsid w:val="00CC6DDE"/>
    <w:rsid w:val="00CC7477"/>
    <w:rsid w:val="00CC74D7"/>
    <w:rsid w:val="00CC7594"/>
    <w:rsid w:val="00CC7B26"/>
    <w:rsid w:val="00CD013B"/>
    <w:rsid w:val="00CD0763"/>
    <w:rsid w:val="00CD0E46"/>
    <w:rsid w:val="00CD1260"/>
    <w:rsid w:val="00CD1595"/>
    <w:rsid w:val="00CD1681"/>
    <w:rsid w:val="00CD1F95"/>
    <w:rsid w:val="00CD25BE"/>
    <w:rsid w:val="00CD264A"/>
    <w:rsid w:val="00CD2B87"/>
    <w:rsid w:val="00CD302E"/>
    <w:rsid w:val="00CD398F"/>
    <w:rsid w:val="00CD474C"/>
    <w:rsid w:val="00CD4FE8"/>
    <w:rsid w:val="00CD56F5"/>
    <w:rsid w:val="00CD71F4"/>
    <w:rsid w:val="00CD737E"/>
    <w:rsid w:val="00CD7BB5"/>
    <w:rsid w:val="00CE052C"/>
    <w:rsid w:val="00CE057B"/>
    <w:rsid w:val="00CE084F"/>
    <w:rsid w:val="00CE0B92"/>
    <w:rsid w:val="00CE0C2A"/>
    <w:rsid w:val="00CE1945"/>
    <w:rsid w:val="00CE21B7"/>
    <w:rsid w:val="00CE249E"/>
    <w:rsid w:val="00CE289F"/>
    <w:rsid w:val="00CE335A"/>
    <w:rsid w:val="00CE43EF"/>
    <w:rsid w:val="00CE4720"/>
    <w:rsid w:val="00CE4BB9"/>
    <w:rsid w:val="00CE6B8F"/>
    <w:rsid w:val="00CE78DB"/>
    <w:rsid w:val="00CF09E3"/>
    <w:rsid w:val="00CF0A4D"/>
    <w:rsid w:val="00CF0B67"/>
    <w:rsid w:val="00CF0C69"/>
    <w:rsid w:val="00CF131E"/>
    <w:rsid w:val="00CF26CC"/>
    <w:rsid w:val="00CF2C0D"/>
    <w:rsid w:val="00CF312D"/>
    <w:rsid w:val="00CF33DD"/>
    <w:rsid w:val="00CF350B"/>
    <w:rsid w:val="00CF4645"/>
    <w:rsid w:val="00CF4725"/>
    <w:rsid w:val="00CF4852"/>
    <w:rsid w:val="00CF573D"/>
    <w:rsid w:val="00CF603A"/>
    <w:rsid w:val="00CF67B6"/>
    <w:rsid w:val="00CF6874"/>
    <w:rsid w:val="00CF6A35"/>
    <w:rsid w:val="00CF6D56"/>
    <w:rsid w:val="00CF76B0"/>
    <w:rsid w:val="00CF78C3"/>
    <w:rsid w:val="00CF7B39"/>
    <w:rsid w:val="00CF7CE5"/>
    <w:rsid w:val="00CF7EE2"/>
    <w:rsid w:val="00D00005"/>
    <w:rsid w:val="00D000C7"/>
    <w:rsid w:val="00D00248"/>
    <w:rsid w:val="00D00254"/>
    <w:rsid w:val="00D00545"/>
    <w:rsid w:val="00D0136E"/>
    <w:rsid w:val="00D017C5"/>
    <w:rsid w:val="00D01D6C"/>
    <w:rsid w:val="00D02636"/>
    <w:rsid w:val="00D02825"/>
    <w:rsid w:val="00D02DE3"/>
    <w:rsid w:val="00D03321"/>
    <w:rsid w:val="00D03544"/>
    <w:rsid w:val="00D03D21"/>
    <w:rsid w:val="00D041DF"/>
    <w:rsid w:val="00D04221"/>
    <w:rsid w:val="00D04B99"/>
    <w:rsid w:val="00D04E56"/>
    <w:rsid w:val="00D05581"/>
    <w:rsid w:val="00D05F5B"/>
    <w:rsid w:val="00D060B1"/>
    <w:rsid w:val="00D06273"/>
    <w:rsid w:val="00D06425"/>
    <w:rsid w:val="00D06DF6"/>
    <w:rsid w:val="00D07046"/>
    <w:rsid w:val="00D07049"/>
    <w:rsid w:val="00D0792E"/>
    <w:rsid w:val="00D07D09"/>
    <w:rsid w:val="00D07FA7"/>
    <w:rsid w:val="00D108AB"/>
    <w:rsid w:val="00D10968"/>
    <w:rsid w:val="00D11A27"/>
    <w:rsid w:val="00D11C7A"/>
    <w:rsid w:val="00D126DA"/>
    <w:rsid w:val="00D127E1"/>
    <w:rsid w:val="00D12BB1"/>
    <w:rsid w:val="00D12D29"/>
    <w:rsid w:val="00D12FDC"/>
    <w:rsid w:val="00D144A0"/>
    <w:rsid w:val="00D14911"/>
    <w:rsid w:val="00D15503"/>
    <w:rsid w:val="00D15D3E"/>
    <w:rsid w:val="00D166EE"/>
    <w:rsid w:val="00D16814"/>
    <w:rsid w:val="00D16BC1"/>
    <w:rsid w:val="00D16CD5"/>
    <w:rsid w:val="00D174A4"/>
    <w:rsid w:val="00D1753D"/>
    <w:rsid w:val="00D20081"/>
    <w:rsid w:val="00D200DF"/>
    <w:rsid w:val="00D20476"/>
    <w:rsid w:val="00D20BAA"/>
    <w:rsid w:val="00D2107D"/>
    <w:rsid w:val="00D21790"/>
    <w:rsid w:val="00D2239A"/>
    <w:rsid w:val="00D22BC1"/>
    <w:rsid w:val="00D22C25"/>
    <w:rsid w:val="00D22D7D"/>
    <w:rsid w:val="00D23711"/>
    <w:rsid w:val="00D23851"/>
    <w:rsid w:val="00D23B32"/>
    <w:rsid w:val="00D23C78"/>
    <w:rsid w:val="00D23CF1"/>
    <w:rsid w:val="00D23EC6"/>
    <w:rsid w:val="00D23F92"/>
    <w:rsid w:val="00D240F6"/>
    <w:rsid w:val="00D2449C"/>
    <w:rsid w:val="00D245B6"/>
    <w:rsid w:val="00D24F3D"/>
    <w:rsid w:val="00D25076"/>
    <w:rsid w:val="00D253B1"/>
    <w:rsid w:val="00D256B4"/>
    <w:rsid w:val="00D25CF1"/>
    <w:rsid w:val="00D270CD"/>
    <w:rsid w:val="00D275C9"/>
    <w:rsid w:val="00D27AD2"/>
    <w:rsid w:val="00D27D8C"/>
    <w:rsid w:val="00D3013B"/>
    <w:rsid w:val="00D301A2"/>
    <w:rsid w:val="00D30AB2"/>
    <w:rsid w:val="00D3153E"/>
    <w:rsid w:val="00D3207D"/>
    <w:rsid w:val="00D32657"/>
    <w:rsid w:val="00D3278E"/>
    <w:rsid w:val="00D32925"/>
    <w:rsid w:val="00D32B77"/>
    <w:rsid w:val="00D338C5"/>
    <w:rsid w:val="00D34270"/>
    <w:rsid w:val="00D3429D"/>
    <w:rsid w:val="00D34805"/>
    <w:rsid w:val="00D34BBA"/>
    <w:rsid w:val="00D34C6E"/>
    <w:rsid w:val="00D34D7D"/>
    <w:rsid w:val="00D34DEA"/>
    <w:rsid w:val="00D34FF3"/>
    <w:rsid w:val="00D350BF"/>
    <w:rsid w:val="00D354FE"/>
    <w:rsid w:val="00D35DC0"/>
    <w:rsid w:val="00D35DEB"/>
    <w:rsid w:val="00D36336"/>
    <w:rsid w:val="00D36DFA"/>
    <w:rsid w:val="00D4050B"/>
    <w:rsid w:val="00D407E0"/>
    <w:rsid w:val="00D40D9D"/>
    <w:rsid w:val="00D41367"/>
    <w:rsid w:val="00D41636"/>
    <w:rsid w:val="00D41D7A"/>
    <w:rsid w:val="00D423A4"/>
    <w:rsid w:val="00D423FA"/>
    <w:rsid w:val="00D42843"/>
    <w:rsid w:val="00D428CD"/>
    <w:rsid w:val="00D42A5E"/>
    <w:rsid w:val="00D43892"/>
    <w:rsid w:val="00D43FCF"/>
    <w:rsid w:val="00D44180"/>
    <w:rsid w:val="00D446D1"/>
    <w:rsid w:val="00D447DB"/>
    <w:rsid w:val="00D44A8F"/>
    <w:rsid w:val="00D450C5"/>
    <w:rsid w:val="00D45C65"/>
    <w:rsid w:val="00D46214"/>
    <w:rsid w:val="00D46232"/>
    <w:rsid w:val="00D4673C"/>
    <w:rsid w:val="00D47FE6"/>
    <w:rsid w:val="00D51079"/>
    <w:rsid w:val="00D512BA"/>
    <w:rsid w:val="00D513BF"/>
    <w:rsid w:val="00D51C99"/>
    <w:rsid w:val="00D5266A"/>
    <w:rsid w:val="00D52E6F"/>
    <w:rsid w:val="00D53DD4"/>
    <w:rsid w:val="00D53E61"/>
    <w:rsid w:val="00D540D8"/>
    <w:rsid w:val="00D54DFD"/>
    <w:rsid w:val="00D55EEF"/>
    <w:rsid w:val="00D565E3"/>
    <w:rsid w:val="00D56F9A"/>
    <w:rsid w:val="00D571A7"/>
    <w:rsid w:val="00D57C5A"/>
    <w:rsid w:val="00D60F7C"/>
    <w:rsid w:val="00D61ADA"/>
    <w:rsid w:val="00D61C97"/>
    <w:rsid w:val="00D621BE"/>
    <w:rsid w:val="00D624C9"/>
    <w:rsid w:val="00D6267E"/>
    <w:rsid w:val="00D626D3"/>
    <w:rsid w:val="00D63A61"/>
    <w:rsid w:val="00D63E8F"/>
    <w:rsid w:val="00D63F01"/>
    <w:rsid w:val="00D64813"/>
    <w:rsid w:val="00D650C0"/>
    <w:rsid w:val="00D66004"/>
    <w:rsid w:val="00D660F3"/>
    <w:rsid w:val="00D661D9"/>
    <w:rsid w:val="00D6633E"/>
    <w:rsid w:val="00D678E2"/>
    <w:rsid w:val="00D7185C"/>
    <w:rsid w:val="00D72E43"/>
    <w:rsid w:val="00D72FC3"/>
    <w:rsid w:val="00D7325B"/>
    <w:rsid w:val="00D7369C"/>
    <w:rsid w:val="00D7371B"/>
    <w:rsid w:val="00D73A3D"/>
    <w:rsid w:val="00D73EBE"/>
    <w:rsid w:val="00D74199"/>
    <w:rsid w:val="00D7435B"/>
    <w:rsid w:val="00D7495A"/>
    <w:rsid w:val="00D74B54"/>
    <w:rsid w:val="00D75081"/>
    <w:rsid w:val="00D757A1"/>
    <w:rsid w:val="00D75C52"/>
    <w:rsid w:val="00D75C86"/>
    <w:rsid w:val="00D776D0"/>
    <w:rsid w:val="00D7774A"/>
    <w:rsid w:val="00D7774C"/>
    <w:rsid w:val="00D777FB"/>
    <w:rsid w:val="00D77E43"/>
    <w:rsid w:val="00D807A9"/>
    <w:rsid w:val="00D80C10"/>
    <w:rsid w:val="00D80EDD"/>
    <w:rsid w:val="00D81095"/>
    <w:rsid w:val="00D81370"/>
    <w:rsid w:val="00D8166B"/>
    <w:rsid w:val="00D81C98"/>
    <w:rsid w:val="00D821A2"/>
    <w:rsid w:val="00D824A4"/>
    <w:rsid w:val="00D82EA1"/>
    <w:rsid w:val="00D8312B"/>
    <w:rsid w:val="00D832E6"/>
    <w:rsid w:val="00D83AFC"/>
    <w:rsid w:val="00D83DC9"/>
    <w:rsid w:val="00D83E71"/>
    <w:rsid w:val="00D840F5"/>
    <w:rsid w:val="00D841FC"/>
    <w:rsid w:val="00D847EF"/>
    <w:rsid w:val="00D84B9E"/>
    <w:rsid w:val="00D8555B"/>
    <w:rsid w:val="00D8660E"/>
    <w:rsid w:val="00D86817"/>
    <w:rsid w:val="00D86A4D"/>
    <w:rsid w:val="00D86A56"/>
    <w:rsid w:val="00D86E8B"/>
    <w:rsid w:val="00D87086"/>
    <w:rsid w:val="00D872DB"/>
    <w:rsid w:val="00D873FE"/>
    <w:rsid w:val="00D90C52"/>
    <w:rsid w:val="00D91A95"/>
    <w:rsid w:val="00D91BE9"/>
    <w:rsid w:val="00D91E81"/>
    <w:rsid w:val="00D921F1"/>
    <w:rsid w:val="00D92DC5"/>
    <w:rsid w:val="00D92E65"/>
    <w:rsid w:val="00D92F09"/>
    <w:rsid w:val="00D93B5A"/>
    <w:rsid w:val="00D93D51"/>
    <w:rsid w:val="00D93DD6"/>
    <w:rsid w:val="00D94B8B"/>
    <w:rsid w:val="00D94ECD"/>
    <w:rsid w:val="00D9541A"/>
    <w:rsid w:val="00D955B3"/>
    <w:rsid w:val="00D95F39"/>
    <w:rsid w:val="00D96006"/>
    <w:rsid w:val="00D969EF"/>
    <w:rsid w:val="00D96D23"/>
    <w:rsid w:val="00D96E38"/>
    <w:rsid w:val="00DA0CD7"/>
    <w:rsid w:val="00DA0DD1"/>
    <w:rsid w:val="00DA16A1"/>
    <w:rsid w:val="00DA179B"/>
    <w:rsid w:val="00DA2547"/>
    <w:rsid w:val="00DA3085"/>
    <w:rsid w:val="00DA353D"/>
    <w:rsid w:val="00DA37A1"/>
    <w:rsid w:val="00DA393A"/>
    <w:rsid w:val="00DA46EA"/>
    <w:rsid w:val="00DA4945"/>
    <w:rsid w:val="00DA4E7C"/>
    <w:rsid w:val="00DA75EF"/>
    <w:rsid w:val="00DA79D9"/>
    <w:rsid w:val="00DB03FD"/>
    <w:rsid w:val="00DB08E9"/>
    <w:rsid w:val="00DB0E82"/>
    <w:rsid w:val="00DB13E0"/>
    <w:rsid w:val="00DB1612"/>
    <w:rsid w:val="00DB1CFE"/>
    <w:rsid w:val="00DB2116"/>
    <w:rsid w:val="00DB256B"/>
    <w:rsid w:val="00DB2C2E"/>
    <w:rsid w:val="00DB31DA"/>
    <w:rsid w:val="00DB40CA"/>
    <w:rsid w:val="00DB40D5"/>
    <w:rsid w:val="00DB444B"/>
    <w:rsid w:val="00DB469D"/>
    <w:rsid w:val="00DB4858"/>
    <w:rsid w:val="00DB4DFF"/>
    <w:rsid w:val="00DB569B"/>
    <w:rsid w:val="00DB5746"/>
    <w:rsid w:val="00DB5B6E"/>
    <w:rsid w:val="00DB5D2E"/>
    <w:rsid w:val="00DB5EA3"/>
    <w:rsid w:val="00DB618E"/>
    <w:rsid w:val="00DB61A1"/>
    <w:rsid w:val="00DB64F9"/>
    <w:rsid w:val="00DB658C"/>
    <w:rsid w:val="00DB6F6B"/>
    <w:rsid w:val="00DB7053"/>
    <w:rsid w:val="00DB708C"/>
    <w:rsid w:val="00DB71D6"/>
    <w:rsid w:val="00DB7B1A"/>
    <w:rsid w:val="00DC01D1"/>
    <w:rsid w:val="00DC0312"/>
    <w:rsid w:val="00DC07E7"/>
    <w:rsid w:val="00DC1547"/>
    <w:rsid w:val="00DC1C90"/>
    <w:rsid w:val="00DC2905"/>
    <w:rsid w:val="00DC2D64"/>
    <w:rsid w:val="00DC331D"/>
    <w:rsid w:val="00DC3B81"/>
    <w:rsid w:val="00DC3BBF"/>
    <w:rsid w:val="00DC3EDE"/>
    <w:rsid w:val="00DC4659"/>
    <w:rsid w:val="00DC4B3B"/>
    <w:rsid w:val="00DC4C0D"/>
    <w:rsid w:val="00DC509B"/>
    <w:rsid w:val="00DC56B0"/>
    <w:rsid w:val="00DC58AA"/>
    <w:rsid w:val="00DC5DE6"/>
    <w:rsid w:val="00DC6C92"/>
    <w:rsid w:val="00DC6D13"/>
    <w:rsid w:val="00DC6FB6"/>
    <w:rsid w:val="00DC7167"/>
    <w:rsid w:val="00DD0126"/>
    <w:rsid w:val="00DD0F81"/>
    <w:rsid w:val="00DD1BD0"/>
    <w:rsid w:val="00DD1DFC"/>
    <w:rsid w:val="00DD220E"/>
    <w:rsid w:val="00DD2383"/>
    <w:rsid w:val="00DD252A"/>
    <w:rsid w:val="00DD267E"/>
    <w:rsid w:val="00DD312B"/>
    <w:rsid w:val="00DD3215"/>
    <w:rsid w:val="00DD3CAC"/>
    <w:rsid w:val="00DD4456"/>
    <w:rsid w:val="00DD4A23"/>
    <w:rsid w:val="00DD4E25"/>
    <w:rsid w:val="00DD5F2E"/>
    <w:rsid w:val="00DD60E1"/>
    <w:rsid w:val="00DD69AE"/>
    <w:rsid w:val="00DD7C39"/>
    <w:rsid w:val="00DD7CA9"/>
    <w:rsid w:val="00DE0B1F"/>
    <w:rsid w:val="00DE0D31"/>
    <w:rsid w:val="00DE0F01"/>
    <w:rsid w:val="00DE1A76"/>
    <w:rsid w:val="00DE1B28"/>
    <w:rsid w:val="00DE1CC5"/>
    <w:rsid w:val="00DE1FB5"/>
    <w:rsid w:val="00DE203A"/>
    <w:rsid w:val="00DE2482"/>
    <w:rsid w:val="00DE280E"/>
    <w:rsid w:val="00DE2BFE"/>
    <w:rsid w:val="00DE2E89"/>
    <w:rsid w:val="00DE3C1D"/>
    <w:rsid w:val="00DE3D77"/>
    <w:rsid w:val="00DE3DC0"/>
    <w:rsid w:val="00DE4EF8"/>
    <w:rsid w:val="00DE4F69"/>
    <w:rsid w:val="00DE5018"/>
    <w:rsid w:val="00DE512C"/>
    <w:rsid w:val="00DE51F6"/>
    <w:rsid w:val="00DE578E"/>
    <w:rsid w:val="00DE596A"/>
    <w:rsid w:val="00DE5DFE"/>
    <w:rsid w:val="00DE68BC"/>
    <w:rsid w:val="00DE6C27"/>
    <w:rsid w:val="00DE71AC"/>
    <w:rsid w:val="00DE71C1"/>
    <w:rsid w:val="00DE78CF"/>
    <w:rsid w:val="00DE79E6"/>
    <w:rsid w:val="00DE7C2D"/>
    <w:rsid w:val="00DF0428"/>
    <w:rsid w:val="00DF111D"/>
    <w:rsid w:val="00DF129C"/>
    <w:rsid w:val="00DF12B2"/>
    <w:rsid w:val="00DF15C7"/>
    <w:rsid w:val="00DF1C03"/>
    <w:rsid w:val="00DF1F43"/>
    <w:rsid w:val="00DF222A"/>
    <w:rsid w:val="00DF22BD"/>
    <w:rsid w:val="00DF2381"/>
    <w:rsid w:val="00DF24E5"/>
    <w:rsid w:val="00DF251B"/>
    <w:rsid w:val="00DF2C89"/>
    <w:rsid w:val="00DF2E21"/>
    <w:rsid w:val="00DF2F00"/>
    <w:rsid w:val="00DF374A"/>
    <w:rsid w:val="00DF3ACE"/>
    <w:rsid w:val="00DF48E3"/>
    <w:rsid w:val="00DF4D27"/>
    <w:rsid w:val="00DF514B"/>
    <w:rsid w:val="00DF558E"/>
    <w:rsid w:val="00DF6AEA"/>
    <w:rsid w:val="00DF6B61"/>
    <w:rsid w:val="00DF7133"/>
    <w:rsid w:val="00DF7417"/>
    <w:rsid w:val="00DF7433"/>
    <w:rsid w:val="00DF7E2D"/>
    <w:rsid w:val="00E00A52"/>
    <w:rsid w:val="00E00BF9"/>
    <w:rsid w:val="00E00E4E"/>
    <w:rsid w:val="00E01084"/>
    <w:rsid w:val="00E013CA"/>
    <w:rsid w:val="00E01567"/>
    <w:rsid w:val="00E0175C"/>
    <w:rsid w:val="00E02179"/>
    <w:rsid w:val="00E02336"/>
    <w:rsid w:val="00E024DC"/>
    <w:rsid w:val="00E0270A"/>
    <w:rsid w:val="00E02896"/>
    <w:rsid w:val="00E02CE8"/>
    <w:rsid w:val="00E02E0B"/>
    <w:rsid w:val="00E033EF"/>
    <w:rsid w:val="00E03553"/>
    <w:rsid w:val="00E04892"/>
    <w:rsid w:val="00E05128"/>
    <w:rsid w:val="00E05677"/>
    <w:rsid w:val="00E05F5D"/>
    <w:rsid w:val="00E063B3"/>
    <w:rsid w:val="00E06CF8"/>
    <w:rsid w:val="00E10CB1"/>
    <w:rsid w:val="00E10CCA"/>
    <w:rsid w:val="00E112BD"/>
    <w:rsid w:val="00E1159D"/>
    <w:rsid w:val="00E11946"/>
    <w:rsid w:val="00E12239"/>
    <w:rsid w:val="00E12534"/>
    <w:rsid w:val="00E12566"/>
    <w:rsid w:val="00E145F6"/>
    <w:rsid w:val="00E155F6"/>
    <w:rsid w:val="00E15720"/>
    <w:rsid w:val="00E16496"/>
    <w:rsid w:val="00E165EA"/>
    <w:rsid w:val="00E16BC3"/>
    <w:rsid w:val="00E16C3E"/>
    <w:rsid w:val="00E16CA0"/>
    <w:rsid w:val="00E208E6"/>
    <w:rsid w:val="00E20DA9"/>
    <w:rsid w:val="00E214CA"/>
    <w:rsid w:val="00E215A9"/>
    <w:rsid w:val="00E2361A"/>
    <w:rsid w:val="00E238F0"/>
    <w:rsid w:val="00E240BF"/>
    <w:rsid w:val="00E24750"/>
    <w:rsid w:val="00E24D3B"/>
    <w:rsid w:val="00E24F81"/>
    <w:rsid w:val="00E24FEC"/>
    <w:rsid w:val="00E2534F"/>
    <w:rsid w:val="00E25852"/>
    <w:rsid w:val="00E25FFC"/>
    <w:rsid w:val="00E2610A"/>
    <w:rsid w:val="00E26CDC"/>
    <w:rsid w:val="00E26F8B"/>
    <w:rsid w:val="00E27BA7"/>
    <w:rsid w:val="00E30B1B"/>
    <w:rsid w:val="00E314A9"/>
    <w:rsid w:val="00E31E32"/>
    <w:rsid w:val="00E32257"/>
    <w:rsid w:val="00E3287A"/>
    <w:rsid w:val="00E32EF5"/>
    <w:rsid w:val="00E3346A"/>
    <w:rsid w:val="00E337EB"/>
    <w:rsid w:val="00E3384E"/>
    <w:rsid w:val="00E338F3"/>
    <w:rsid w:val="00E33E92"/>
    <w:rsid w:val="00E3463B"/>
    <w:rsid w:val="00E34654"/>
    <w:rsid w:val="00E346A7"/>
    <w:rsid w:val="00E34C9B"/>
    <w:rsid w:val="00E351A5"/>
    <w:rsid w:val="00E35D92"/>
    <w:rsid w:val="00E3688E"/>
    <w:rsid w:val="00E3700B"/>
    <w:rsid w:val="00E3724C"/>
    <w:rsid w:val="00E3726B"/>
    <w:rsid w:val="00E374D3"/>
    <w:rsid w:val="00E37B45"/>
    <w:rsid w:val="00E37B95"/>
    <w:rsid w:val="00E40B55"/>
    <w:rsid w:val="00E41226"/>
    <w:rsid w:val="00E41654"/>
    <w:rsid w:val="00E41A4C"/>
    <w:rsid w:val="00E42025"/>
    <w:rsid w:val="00E422F6"/>
    <w:rsid w:val="00E4238E"/>
    <w:rsid w:val="00E4292B"/>
    <w:rsid w:val="00E42B4A"/>
    <w:rsid w:val="00E441CE"/>
    <w:rsid w:val="00E444A0"/>
    <w:rsid w:val="00E44C1D"/>
    <w:rsid w:val="00E44C82"/>
    <w:rsid w:val="00E44D5B"/>
    <w:rsid w:val="00E45442"/>
    <w:rsid w:val="00E45B69"/>
    <w:rsid w:val="00E460E9"/>
    <w:rsid w:val="00E46412"/>
    <w:rsid w:val="00E46CA0"/>
    <w:rsid w:val="00E46EE3"/>
    <w:rsid w:val="00E46F90"/>
    <w:rsid w:val="00E50778"/>
    <w:rsid w:val="00E5103D"/>
    <w:rsid w:val="00E5347E"/>
    <w:rsid w:val="00E55802"/>
    <w:rsid w:val="00E5583B"/>
    <w:rsid w:val="00E55B63"/>
    <w:rsid w:val="00E55C97"/>
    <w:rsid w:val="00E55DEA"/>
    <w:rsid w:val="00E5643D"/>
    <w:rsid w:val="00E56902"/>
    <w:rsid w:val="00E576A8"/>
    <w:rsid w:val="00E57748"/>
    <w:rsid w:val="00E57BD1"/>
    <w:rsid w:val="00E60158"/>
    <w:rsid w:val="00E60B7E"/>
    <w:rsid w:val="00E60DEC"/>
    <w:rsid w:val="00E6101F"/>
    <w:rsid w:val="00E61434"/>
    <w:rsid w:val="00E61550"/>
    <w:rsid w:val="00E61B1D"/>
    <w:rsid w:val="00E61B37"/>
    <w:rsid w:val="00E622DC"/>
    <w:rsid w:val="00E62ECB"/>
    <w:rsid w:val="00E63595"/>
    <w:rsid w:val="00E63A05"/>
    <w:rsid w:val="00E63AB7"/>
    <w:rsid w:val="00E646F2"/>
    <w:rsid w:val="00E651DD"/>
    <w:rsid w:val="00E651DE"/>
    <w:rsid w:val="00E659F8"/>
    <w:rsid w:val="00E6610F"/>
    <w:rsid w:val="00E6630E"/>
    <w:rsid w:val="00E663D1"/>
    <w:rsid w:val="00E669C6"/>
    <w:rsid w:val="00E675D1"/>
    <w:rsid w:val="00E67A09"/>
    <w:rsid w:val="00E70225"/>
    <w:rsid w:val="00E70937"/>
    <w:rsid w:val="00E71380"/>
    <w:rsid w:val="00E71740"/>
    <w:rsid w:val="00E718E6"/>
    <w:rsid w:val="00E7194C"/>
    <w:rsid w:val="00E73106"/>
    <w:rsid w:val="00E736BB"/>
    <w:rsid w:val="00E73B14"/>
    <w:rsid w:val="00E73ED0"/>
    <w:rsid w:val="00E741C9"/>
    <w:rsid w:val="00E746AD"/>
    <w:rsid w:val="00E748A2"/>
    <w:rsid w:val="00E749E5"/>
    <w:rsid w:val="00E75734"/>
    <w:rsid w:val="00E759CB"/>
    <w:rsid w:val="00E75D82"/>
    <w:rsid w:val="00E7601C"/>
    <w:rsid w:val="00E7631B"/>
    <w:rsid w:val="00E76397"/>
    <w:rsid w:val="00E763DB"/>
    <w:rsid w:val="00E769FA"/>
    <w:rsid w:val="00E76F1D"/>
    <w:rsid w:val="00E77B94"/>
    <w:rsid w:val="00E80609"/>
    <w:rsid w:val="00E809F5"/>
    <w:rsid w:val="00E812E2"/>
    <w:rsid w:val="00E819D3"/>
    <w:rsid w:val="00E81D83"/>
    <w:rsid w:val="00E822BB"/>
    <w:rsid w:val="00E8250E"/>
    <w:rsid w:val="00E826D9"/>
    <w:rsid w:val="00E82F69"/>
    <w:rsid w:val="00E82FD4"/>
    <w:rsid w:val="00E8385F"/>
    <w:rsid w:val="00E839A2"/>
    <w:rsid w:val="00E8452E"/>
    <w:rsid w:val="00E845AA"/>
    <w:rsid w:val="00E84B05"/>
    <w:rsid w:val="00E84C9A"/>
    <w:rsid w:val="00E84ECE"/>
    <w:rsid w:val="00E84FE0"/>
    <w:rsid w:val="00E855F0"/>
    <w:rsid w:val="00E85627"/>
    <w:rsid w:val="00E857B4"/>
    <w:rsid w:val="00E85890"/>
    <w:rsid w:val="00E858F4"/>
    <w:rsid w:val="00E859E3"/>
    <w:rsid w:val="00E85AFE"/>
    <w:rsid w:val="00E85C8F"/>
    <w:rsid w:val="00E85D1C"/>
    <w:rsid w:val="00E86898"/>
    <w:rsid w:val="00E868A7"/>
    <w:rsid w:val="00E871BD"/>
    <w:rsid w:val="00E87475"/>
    <w:rsid w:val="00E87C69"/>
    <w:rsid w:val="00E904C9"/>
    <w:rsid w:val="00E90623"/>
    <w:rsid w:val="00E9173A"/>
    <w:rsid w:val="00E919DF"/>
    <w:rsid w:val="00E91ED9"/>
    <w:rsid w:val="00E9206E"/>
    <w:rsid w:val="00E9226C"/>
    <w:rsid w:val="00E9354A"/>
    <w:rsid w:val="00E937EB"/>
    <w:rsid w:val="00E93847"/>
    <w:rsid w:val="00E941B0"/>
    <w:rsid w:val="00E94F0D"/>
    <w:rsid w:val="00E94F29"/>
    <w:rsid w:val="00E9603B"/>
    <w:rsid w:val="00E967B6"/>
    <w:rsid w:val="00E97510"/>
    <w:rsid w:val="00E97524"/>
    <w:rsid w:val="00EA08BC"/>
    <w:rsid w:val="00EA0AEB"/>
    <w:rsid w:val="00EA0DFB"/>
    <w:rsid w:val="00EA136A"/>
    <w:rsid w:val="00EA1522"/>
    <w:rsid w:val="00EA2A30"/>
    <w:rsid w:val="00EA2D7B"/>
    <w:rsid w:val="00EA38E9"/>
    <w:rsid w:val="00EA3AAB"/>
    <w:rsid w:val="00EA3AAC"/>
    <w:rsid w:val="00EA432E"/>
    <w:rsid w:val="00EA45A5"/>
    <w:rsid w:val="00EA5085"/>
    <w:rsid w:val="00EA5285"/>
    <w:rsid w:val="00EA544F"/>
    <w:rsid w:val="00EA554B"/>
    <w:rsid w:val="00EA5CD5"/>
    <w:rsid w:val="00EA60DB"/>
    <w:rsid w:val="00EA632E"/>
    <w:rsid w:val="00EA6EE6"/>
    <w:rsid w:val="00EA76B6"/>
    <w:rsid w:val="00EA778B"/>
    <w:rsid w:val="00EA7A72"/>
    <w:rsid w:val="00EA7D78"/>
    <w:rsid w:val="00EB0320"/>
    <w:rsid w:val="00EB09E0"/>
    <w:rsid w:val="00EB0F42"/>
    <w:rsid w:val="00EB102F"/>
    <w:rsid w:val="00EB13B9"/>
    <w:rsid w:val="00EB1BD4"/>
    <w:rsid w:val="00EB1C7C"/>
    <w:rsid w:val="00EB1F85"/>
    <w:rsid w:val="00EB2398"/>
    <w:rsid w:val="00EB2C75"/>
    <w:rsid w:val="00EB2FBA"/>
    <w:rsid w:val="00EB310B"/>
    <w:rsid w:val="00EB3503"/>
    <w:rsid w:val="00EB3671"/>
    <w:rsid w:val="00EB4443"/>
    <w:rsid w:val="00EB59D7"/>
    <w:rsid w:val="00EB5E1C"/>
    <w:rsid w:val="00EB6423"/>
    <w:rsid w:val="00EB66A4"/>
    <w:rsid w:val="00EB7836"/>
    <w:rsid w:val="00EB7D18"/>
    <w:rsid w:val="00EB7E79"/>
    <w:rsid w:val="00EC0FBC"/>
    <w:rsid w:val="00EC11F5"/>
    <w:rsid w:val="00EC1618"/>
    <w:rsid w:val="00EC17B9"/>
    <w:rsid w:val="00EC1EA4"/>
    <w:rsid w:val="00EC22D2"/>
    <w:rsid w:val="00EC2577"/>
    <w:rsid w:val="00EC2645"/>
    <w:rsid w:val="00EC27B5"/>
    <w:rsid w:val="00EC2B1B"/>
    <w:rsid w:val="00EC2FB2"/>
    <w:rsid w:val="00EC34D6"/>
    <w:rsid w:val="00EC3A95"/>
    <w:rsid w:val="00EC3B42"/>
    <w:rsid w:val="00EC418E"/>
    <w:rsid w:val="00EC41BE"/>
    <w:rsid w:val="00EC4442"/>
    <w:rsid w:val="00EC44F4"/>
    <w:rsid w:val="00EC4AB4"/>
    <w:rsid w:val="00EC51CA"/>
    <w:rsid w:val="00EC5850"/>
    <w:rsid w:val="00EC6B88"/>
    <w:rsid w:val="00EC713E"/>
    <w:rsid w:val="00EC7190"/>
    <w:rsid w:val="00EC7201"/>
    <w:rsid w:val="00EC7259"/>
    <w:rsid w:val="00EC7547"/>
    <w:rsid w:val="00EC755E"/>
    <w:rsid w:val="00ED06B4"/>
    <w:rsid w:val="00ED09E7"/>
    <w:rsid w:val="00ED0E8A"/>
    <w:rsid w:val="00ED10F8"/>
    <w:rsid w:val="00ED2F7A"/>
    <w:rsid w:val="00ED3232"/>
    <w:rsid w:val="00ED338F"/>
    <w:rsid w:val="00ED3854"/>
    <w:rsid w:val="00ED3B8F"/>
    <w:rsid w:val="00ED3D4F"/>
    <w:rsid w:val="00ED3FD5"/>
    <w:rsid w:val="00ED41C5"/>
    <w:rsid w:val="00ED458E"/>
    <w:rsid w:val="00ED4640"/>
    <w:rsid w:val="00ED4AF6"/>
    <w:rsid w:val="00ED5826"/>
    <w:rsid w:val="00ED5A7A"/>
    <w:rsid w:val="00ED5B24"/>
    <w:rsid w:val="00ED5C1C"/>
    <w:rsid w:val="00ED5F81"/>
    <w:rsid w:val="00ED69D8"/>
    <w:rsid w:val="00ED6AD6"/>
    <w:rsid w:val="00ED6B21"/>
    <w:rsid w:val="00ED774C"/>
    <w:rsid w:val="00ED7847"/>
    <w:rsid w:val="00ED7CAD"/>
    <w:rsid w:val="00ED7E62"/>
    <w:rsid w:val="00ED7F1F"/>
    <w:rsid w:val="00ED7FEC"/>
    <w:rsid w:val="00EE0086"/>
    <w:rsid w:val="00EE0D53"/>
    <w:rsid w:val="00EE1442"/>
    <w:rsid w:val="00EE18A7"/>
    <w:rsid w:val="00EE1EA0"/>
    <w:rsid w:val="00EE25E1"/>
    <w:rsid w:val="00EE2AA1"/>
    <w:rsid w:val="00EE3CCB"/>
    <w:rsid w:val="00EE3CD3"/>
    <w:rsid w:val="00EE41FC"/>
    <w:rsid w:val="00EE43A9"/>
    <w:rsid w:val="00EE4728"/>
    <w:rsid w:val="00EE482F"/>
    <w:rsid w:val="00EE54D4"/>
    <w:rsid w:val="00EE6713"/>
    <w:rsid w:val="00EE6915"/>
    <w:rsid w:val="00EE70EA"/>
    <w:rsid w:val="00EE78F9"/>
    <w:rsid w:val="00EF0E7E"/>
    <w:rsid w:val="00EF1339"/>
    <w:rsid w:val="00EF2002"/>
    <w:rsid w:val="00EF21A3"/>
    <w:rsid w:val="00EF21F2"/>
    <w:rsid w:val="00EF261E"/>
    <w:rsid w:val="00EF2DC4"/>
    <w:rsid w:val="00EF2F33"/>
    <w:rsid w:val="00EF4599"/>
    <w:rsid w:val="00EF484C"/>
    <w:rsid w:val="00EF53BD"/>
    <w:rsid w:val="00EF6884"/>
    <w:rsid w:val="00EF6BEA"/>
    <w:rsid w:val="00EF6EC5"/>
    <w:rsid w:val="00EF75D8"/>
    <w:rsid w:val="00EF7A71"/>
    <w:rsid w:val="00EF7D39"/>
    <w:rsid w:val="00F00858"/>
    <w:rsid w:val="00F00A03"/>
    <w:rsid w:val="00F00B6D"/>
    <w:rsid w:val="00F00D76"/>
    <w:rsid w:val="00F00E84"/>
    <w:rsid w:val="00F0209B"/>
    <w:rsid w:val="00F03072"/>
    <w:rsid w:val="00F03225"/>
    <w:rsid w:val="00F035C0"/>
    <w:rsid w:val="00F039EB"/>
    <w:rsid w:val="00F03DE1"/>
    <w:rsid w:val="00F05269"/>
    <w:rsid w:val="00F06EC8"/>
    <w:rsid w:val="00F0710A"/>
    <w:rsid w:val="00F07B21"/>
    <w:rsid w:val="00F07CB7"/>
    <w:rsid w:val="00F07DF3"/>
    <w:rsid w:val="00F10DD7"/>
    <w:rsid w:val="00F11113"/>
    <w:rsid w:val="00F1127E"/>
    <w:rsid w:val="00F11405"/>
    <w:rsid w:val="00F11C1F"/>
    <w:rsid w:val="00F11E78"/>
    <w:rsid w:val="00F11F3F"/>
    <w:rsid w:val="00F13B9C"/>
    <w:rsid w:val="00F13EE3"/>
    <w:rsid w:val="00F14BBC"/>
    <w:rsid w:val="00F14FA5"/>
    <w:rsid w:val="00F152C1"/>
    <w:rsid w:val="00F1595D"/>
    <w:rsid w:val="00F160F0"/>
    <w:rsid w:val="00F163C4"/>
    <w:rsid w:val="00F1684F"/>
    <w:rsid w:val="00F16A7F"/>
    <w:rsid w:val="00F170D0"/>
    <w:rsid w:val="00F17153"/>
    <w:rsid w:val="00F17EF8"/>
    <w:rsid w:val="00F201D7"/>
    <w:rsid w:val="00F203C9"/>
    <w:rsid w:val="00F20717"/>
    <w:rsid w:val="00F20D98"/>
    <w:rsid w:val="00F20ED7"/>
    <w:rsid w:val="00F21222"/>
    <w:rsid w:val="00F222D5"/>
    <w:rsid w:val="00F2255C"/>
    <w:rsid w:val="00F23523"/>
    <w:rsid w:val="00F23A50"/>
    <w:rsid w:val="00F242AD"/>
    <w:rsid w:val="00F24344"/>
    <w:rsid w:val="00F2436A"/>
    <w:rsid w:val="00F249E4"/>
    <w:rsid w:val="00F2644A"/>
    <w:rsid w:val="00F2670A"/>
    <w:rsid w:val="00F26980"/>
    <w:rsid w:val="00F271A0"/>
    <w:rsid w:val="00F27B49"/>
    <w:rsid w:val="00F27E54"/>
    <w:rsid w:val="00F27E5C"/>
    <w:rsid w:val="00F30946"/>
    <w:rsid w:val="00F30CD4"/>
    <w:rsid w:val="00F31659"/>
    <w:rsid w:val="00F317AA"/>
    <w:rsid w:val="00F31C65"/>
    <w:rsid w:val="00F329AA"/>
    <w:rsid w:val="00F32EA1"/>
    <w:rsid w:val="00F334E5"/>
    <w:rsid w:val="00F3356C"/>
    <w:rsid w:val="00F338B8"/>
    <w:rsid w:val="00F33A77"/>
    <w:rsid w:val="00F3421D"/>
    <w:rsid w:val="00F34F27"/>
    <w:rsid w:val="00F35058"/>
    <w:rsid w:val="00F35BA8"/>
    <w:rsid w:val="00F35FD2"/>
    <w:rsid w:val="00F360DF"/>
    <w:rsid w:val="00F36367"/>
    <w:rsid w:val="00F36499"/>
    <w:rsid w:val="00F36BF8"/>
    <w:rsid w:val="00F36E00"/>
    <w:rsid w:val="00F36F46"/>
    <w:rsid w:val="00F373D3"/>
    <w:rsid w:val="00F379D8"/>
    <w:rsid w:val="00F37C52"/>
    <w:rsid w:val="00F37C8F"/>
    <w:rsid w:val="00F37CAA"/>
    <w:rsid w:val="00F37E25"/>
    <w:rsid w:val="00F405AA"/>
    <w:rsid w:val="00F41B95"/>
    <w:rsid w:val="00F41EBA"/>
    <w:rsid w:val="00F42515"/>
    <w:rsid w:val="00F43B39"/>
    <w:rsid w:val="00F43D95"/>
    <w:rsid w:val="00F43F8F"/>
    <w:rsid w:val="00F44170"/>
    <w:rsid w:val="00F44550"/>
    <w:rsid w:val="00F44A08"/>
    <w:rsid w:val="00F44B55"/>
    <w:rsid w:val="00F44D00"/>
    <w:rsid w:val="00F451BE"/>
    <w:rsid w:val="00F45706"/>
    <w:rsid w:val="00F457C1"/>
    <w:rsid w:val="00F45A48"/>
    <w:rsid w:val="00F45A7E"/>
    <w:rsid w:val="00F45CB3"/>
    <w:rsid w:val="00F46733"/>
    <w:rsid w:val="00F47F7F"/>
    <w:rsid w:val="00F50036"/>
    <w:rsid w:val="00F50FA9"/>
    <w:rsid w:val="00F5101E"/>
    <w:rsid w:val="00F5146E"/>
    <w:rsid w:val="00F51765"/>
    <w:rsid w:val="00F51BDB"/>
    <w:rsid w:val="00F52392"/>
    <w:rsid w:val="00F52C6A"/>
    <w:rsid w:val="00F53019"/>
    <w:rsid w:val="00F53E0B"/>
    <w:rsid w:val="00F54272"/>
    <w:rsid w:val="00F543AE"/>
    <w:rsid w:val="00F54BC6"/>
    <w:rsid w:val="00F55112"/>
    <w:rsid w:val="00F5574B"/>
    <w:rsid w:val="00F55CAA"/>
    <w:rsid w:val="00F55CD0"/>
    <w:rsid w:val="00F55E64"/>
    <w:rsid w:val="00F56AB2"/>
    <w:rsid w:val="00F56ECD"/>
    <w:rsid w:val="00F5728B"/>
    <w:rsid w:val="00F57414"/>
    <w:rsid w:val="00F60003"/>
    <w:rsid w:val="00F60123"/>
    <w:rsid w:val="00F60E46"/>
    <w:rsid w:val="00F60FA1"/>
    <w:rsid w:val="00F612A2"/>
    <w:rsid w:val="00F6229E"/>
    <w:rsid w:val="00F62360"/>
    <w:rsid w:val="00F6246B"/>
    <w:rsid w:val="00F625F0"/>
    <w:rsid w:val="00F626D8"/>
    <w:rsid w:val="00F6307F"/>
    <w:rsid w:val="00F631D9"/>
    <w:rsid w:val="00F635C9"/>
    <w:rsid w:val="00F638C8"/>
    <w:rsid w:val="00F63B1C"/>
    <w:rsid w:val="00F63B43"/>
    <w:rsid w:val="00F63CA6"/>
    <w:rsid w:val="00F64768"/>
    <w:rsid w:val="00F6495F"/>
    <w:rsid w:val="00F64B78"/>
    <w:rsid w:val="00F64DE5"/>
    <w:rsid w:val="00F65631"/>
    <w:rsid w:val="00F65B53"/>
    <w:rsid w:val="00F6615C"/>
    <w:rsid w:val="00F66923"/>
    <w:rsid w:val="00F66D09"/>
    <w:rsid w:val="00F67435"/>
    <w:rsid w:val="00F677F3"/>
    <w:rsid w:val="00F710F7"/>
    <w:rsid w:val="00F7148F"/>
    <w:rsid w:val="00F7161A"/>
    <w:rsid w:val="00F7200D"/>
    <w:rsid w:val="00F724A4"/>
    <w:rsid w:val="00F72995"/>
    <w:rsid w:val="00F731B6"/>
    <w:rsid w:val="00F73543"/>
    <w:rsid w:val="00F73CD5"/>
    <w:rsid w:val="00F73EA3"/>
    <w:rsid w:val="00F73FA1"/>
    <w:rsid w:val="00F7436E"/>
    <w:rsid w:val="00F74480"/>
    <w:rsid w:val="00F7468C"/>
    <w:rsid w:val="00F74A0D"/>
    <w:rsid w:val="00F74D13"/>
    <w:rsid w:val="00F74D93"/>
    <w:rsid w:val="00F7593F"/>
    <w:rsid w:val="00F759DC"/>
    <w:rsid w:val="00F7612F"/>
    <w:rsid w:val="00F7633C"/>
    <w:rsid w:val="00F76D56"/>
    <w:rsid w:val="00F773E8"/>
    <w:rsid w:val="00F77D5F"/>
    <w:rsid w:val="00F8005D"/>
    <w:rsid w:val="00F801FC"/>
    <w:rsid w:val="00F802AF"/>
    <w:rsid w:val="00F803C1"/>
    <w:rsid w:val="00F813E4"/>
    <w:rsid w:val="00F816D9"/>
    <w:rsid w:val="00F82089"/>
    <w:rsid w:val="00F822F7"/>
    <w:rsid w:val="00F823AD"/>
    <w:rsid w:val="00F83235"/>
    <w:rsid w:val="00F83782"/>
    <w:rsid w:val="00F839D6"/>
    <w:rsid w:val="00F83BC6"/>
    <w:rsid w:val="00F83BD2"/>
    <w:rsid w:val="00F83BD8"/>
    <w:rsid w:val="00F83F28"/>
    <w:rsid w:val="00F8499F"/>
    <w:rsid w:val="00F850B9"/>
    <w:rsid w:val="00F8531E"/>
    <w:rsid w:val="00F856F2"/>
    <w:rsid w:val="00F862AC"/>
    <w:rsid w:val="00F86D9D"/>
    <w:rsid w:val="00F86DD4"/>
    <w:rsid w:val="00F86E5F"/>
    <w:rsid w:val="00F876A1"/>
    <w:rsid w:val="00F87DB6"/>
    <w:rsid w:val="00F901FE"/>
    <w:rsid w:val="00F90220"/>
    <w:rsid w:val="00F902BC"/>
    <w:rsid w:val="00F9086C"/>
    <w:rsid w:val="00F90B45"/>
    <w:rsid w:val="00F9125F"/>
    <w:rsid w:val="00F91B3A"/>
    <w:rsid w:val="00F91E75"/>
    <w:rsid w:val="00F92895"/>
    <w:rsid w:val="00F92BFF"/>
    <w:rsid w:val="00F92CEB"/>
    <w:rsid w:val="00F93959"/>
    <w:rsid w:val="00F94352"/>
    <w:rsid w:val="00F949EC"/>
    <w:rsid w:val="00F94F7C"/>
    <w:rsid w:val="00F9505B"/>
    <w:rsid w:val="00F95F85"/>
    <w:rsid w:val="00F96375"/>
    <w:rsid w:val="00F9688C"/>
    <w:rsid w:val="00F96EBF"/>
    <w:rsid w:val="00F97A85"/>
    <w:rsid w:val="00FA0135"/>
    <w:rsid w:val="00FA05E1"/>
    <w:rsid w:val="00FA076A"/>
    <w:rsid w:val="00FA08A6"/>
    <w:rsid w:val="00FA0AF0"/>
    <w:rsid w:val="00FA0DDF"/>
    <w:rsid w:val="00FA1FC3"/>
    <w:rsid w:val="00FA2060"/>
    <w:rsid w:val="00FA2115"/>
    <w:rsid w:val="00FA25E9"/>
    <w:rsid w:val="00FA2E2D"/>
    <w:rsid w:val="00FA3F8C"/>
    <w:rsid w:val="00FA42AA"/>
    <w:rsid w:val="00FA45E1"/>
    <w:rsid w:val="00FA4733"/>
    <w:rsid w:val="00FA4C81"/>
    <w:rsid w:val="00FA4D1C"/>
    <w:rsid w:val="00FA5868"/>
    <w:rsid w:val="00FA6378"/>
    <w:rsid w:val="00FA6621"/>
    <w:rsid w:val="00FA6841"/>
    <w:rsid w:val="00FA6CB5"/>
    <w:rsid w:val="00FA7077"/>
    <w:rsid w:val="00FA71A8"/>
    <w:rsid w:val="00FA79EB"/>
    <w:rsid w:val="00FA7F99"/>
    <w:rsid w:val="00FB01E7"/>
    <w:rsid w:val="00FB0732"/>
    <w:rsid w:val="00FB075E"/>
    <w:rsid w:val="00FB078F"/>
    <w:rsid w:val="00FB0A89"/>
    <w:rsid w:val="00FB1842"/>
    <w:rsid w:val="00FB191B"/>
    <w:rsid w:val="00FB1A43"/>
    <w:rsid w:val="00FB1F0C"/>
    <w:rsid w:val="00FB3EF0"/>
    <w:rsid w:val="00FB498D"/>
    <w:rsid w:val="00FB4B5E"/>
    <w:rsid w:val="00FB4BC1"/>
    <w:rsid w:val="00FB4C0A"/>
    <w:rsid w:val="00FB5073"/>
    <w:rsid w:val="00FB5096"/>
    <w:rsid w:val="00FB6734"/>
    <w:rsid w:val="00FB70E3"/>
    <w:rsid w:val="00FB73AE"/>
    <w:rsid w:val="00FB7BCE"/>
    <w:rsid w:val="00FB7BF4"/>
    <w:rsid w:val="00FC004D"/>
    <w:rsid w:val="00FC0CC5"/>
    <w:rsid w:val="00FC0D60"/>
    <w:rsid w:val="00FC0FCF"/>
    <w:rsid w:val="00FC11C0"/>
    <w:rsid w:val="00FC15C0"/>
    <w:rsid w:val="00FC18C5"/>
    <w:rsid w:val="00FC21B1"/>
    <w:rsid w:val="00FC244B"/>
    <w:rsid w:val="00FC302E"/>
    <w:rsid w:val="00FC36AB"/>
    <w:rsid w:val="00FC4230"/>
    <w:rsid w:val="00FC46D7"/>
    <w:rsid w:val="00FC4963"/>
    <w:rsid w:val="00FC4967"/>
    <w:rsid w:val="00FC4A35"/>
    <w:rsid w:val="00FC4D23"/>
    <w:rsid w:val="00FC52C9"/>
    <w:rsid w:val="00FC5868"/>
    <w:rsid w:val="00FC5E53"/>
    <w:rsid w:val="00FC61CF"/>
    <w:rsid w:val="00FC655C"/>
    <w:rsid w:val="00FC6CA0"/>
    <w:rsid w:val="00FC7633"/>
    <w:rsid w:val="00FC7DB1"/>
    <w:rsid w:val="00FD043C"/>
    <w:rsid w:val="00FD06A3"/>
    <w:rsid w:val="00FD0861"/>
    <w:rsid w:val="00FD0C04"/>
    <w:rsid w:val="00FD0D9A"/>
    <w:rsid w:val="00FD1AA1"/>
    <w:rsid w:val="00FD1C56"/>
    <w:rsid w:val="00FD2342"/>
    <w:rsid w:val="00FD32B4"/>
    <w:rsid w:val="00FD3AF3"/>
    <w:rsid w:val="00FD480A"/>
    <w:rsid w:val="00FD4898"/>
    <w:rsid w:val="00FD49F9"/>
    <w:rsid w:val="00FD4CF9"/>
    <w:rsid w:val="00FD4FA1"/>
    <w:rsid w:val="00FD65D1"/>
    <w:rsid w:val="00FD6EE1"/>
    <w:rsid w:val="00FD7A1C"/>
    <w:rsid w:val="00FD7C4B"/>
    <w:rsid w:val="00FE0287"/>
    <w:rsid w:val="00FE0AC4"/>
    <w:rsid w:val="00FE12B4"/>
    <w:rsid w:val="00FE15F2"/>
    <w:rsid w:val="00FE168F"/>
    <w:rsid w:val="00FE1B23"/>
    <w:rsid w:val="00FE1B3B"/>
    <w:rsid w:val="00FE22EE"/>
    <w:rsid w:val="00FE28E8"/>
    <w:rsid w:val="00FE2EE0"/>
    <w:rsid w:val="00FE33C2"/>
    <w:rsid w:val="00FE3AB8"/>
    <w:rsid w:val="00FE42F8"/>
    <w:rsid w:val="00FE44FB"/>
    <w:rsid w:val="00FE46C1"/>
    <w:rsid w:val="00FE499D"/>
    <w:rsid w:val="00FE555A"/>
    <w:rsid w:val="00FE5908"/>
    <w:rsid w:val="00FE59D8"/>
    <w:rsid w:val="00FE5A81"/>
    <w:rsid w:val="00FE6145"/>
    <w:rsid w:val="00FE6EF4"/>
    <w:rsid w:val="00FE7052"/>
    <w:rsid w:val="00FE7CAA"/>
    <w:rsid w:val="00FF05DD"/>
    <w:rsid w:val="00FF074E"/>
    <w:rsid w:val="00FF0BD2"/>
    <w:rsid w:val="00FF167E"/>
    <w:rsid w:val="00FF180A"/>
    <w:rsid w:val="00FF2387"/>
    <w:rsid w:val="00FF299C"/>
    <w:rsid w:val="00FF4111"/>
    <w:rsid w:val="00FF441A"/>
    <w:rsid w:val="00FF4454"/>
    <w:rsid w:val="00FF4949"/>
    <w:rsid w:val="00FF4AF5"/>
    <w:rsid w:val="00FF586C"/>
    <w:rsid w:val="00FF5ADD"/>
    <w:rsid w:val="00FF6C9E"/>
    <w:rsid w:val="00FF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327C8"/>
  <w15:docId w15:val="{F7935257-9D80-4FF3-9654-F631D7DA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8B"/>
    <w:pPr>
      <w:spacing w:line="480" w:lineRule="auto"/>
      <w:jc w:val="both"/>
    </w:pPr>
    <w:rPr>
      <w:sz w:val="22"/>
    </w:rPr>
  </w:style>
  <w:style w:type="paragraph" w:styleId="Heading1">
    <w:name w:val="heading 1"/>
    <w:next w:val="Normal"/>
    <w:link w:val="Heading1Char"/>
    <w:uiPriority w:val="9"/>
    <w:qFormat/>
    <w:rsid w:val="00A0087E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Heading1"/>
    <w:next w:val="Heading1"/>
    <w:link w:val="Heading2Char"/>
    <w:uiPriority w:val="9"/>
    <w:unhideWhenUsed/>
    <w:qFormat/>
    <w:rsid w:val="00A0087E"/>
    <w:pPr>
      <w:spacing w:before="1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78B"/>
    <w:pPr>
      <w:keepNext/>
      <w:keepLines/>
      <w:spacing w:before="160" w:after="80"/>
      <w:outlineLvl w:val="2"/>
    </w:pPr>
    <w:rPr>
      <w:rFonts w:ascii="Agency FB" w:eastAsiaTheme="majorEastAsia" w:hAnsi="Agency FB" w:cstheme="majorBidi"/>
      <w:b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7E"/>
    <w:rPr>
      <w:rFonts w:asciiTheme="majorHAnsi" w:eastAsiaTheme="majorEastAsia" w:hAnsiTheme="majorHAnsi" w:cstheme="majorBid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87E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78B"/>
    <w:rPr>
      <w:rFonts w:ascii="Agency FB" w:eastAsiaTheme="majorEastAsia" w:hAnsi="Agency FB" w:cstheme="majorBidi"/>
      <w:b/>
      <w:color w:val="0F4761" w:themeColor="accent1" w:themeShade="BF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5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22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24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2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24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24CD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B5D36"/>
    <w:rPr>
      <w:color w:val="808080"/>
    </w:rPr>
  </w:style>
  <w:style w:type="table" w:styleId="TableGrid">
    <w:name w:val="Table Grid"/>
    <w:basedOn w:val="TableNormal"/>
    <w:uiPriority w:val="39"/>
    <w:rsid w:val="003105AE"/>
    <w:pPr>
      <w:spacing w:after="0" w:line="240" w:lineRule="auto"/>
    </w:pPr>
    <w:rPr>
      <w:rFonts w:eastAsiaTheme="minorHAnsi"/>
      <w:kern w:val="0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442"/>
  </w:style>
  <w:style w:type="paragraph" w:styleId="Footer">
    <w:name w:val="footer"/>
    <w:basedOn w:val="Normal"/>
    <w:link w:val="FooterChar"/>
    <w:uiPriority w:val="99"/>
    <w:unhideWhenUsed/>
    <w:rsid w:val="00EE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442"/>
  </w:style>
  <w:style w:type="paragraph" w:styleId="Revision">
    <w:name w:val="Revision"/>
    <w:hidden/>
    <w:uiPriority w:val="99"/>
    <w:semiHidden/>
    <w:rsid w:val="00A4088D"/>
    <w:pPr>
      <w:spacing w:after="0" w:line="240" w:lineRule="auto"/>
    </w:pPr>
  </w:style>
  <w:style w:type="paragraph" w:customStyle="1" w:styleId="EndNoteBibliographyTitle">
    <w:name w:val="EndNote Bibliography Title"/>
    <w:basedOn w:val="Normal"/>
    <w:link w:val="EndNoteBibliographyTitleChar"/>
    <w:rsid w:val="00FC36AB"/>
    <w:pPr>
      <w:spacing w:after="0"/>
      <w:jc w:val="center"/>
    </w:pPr>
    <w:rPr>
      <w:rFonts w:ascii="Calibri" w:hAnsi="Calibri" w:cs="Calibri"/>
      <w:noProof/>
      <w:sz w:val="24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FC36AB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FC36AB"/>
    <w:pPr>
      <w:spacing w:line="240" w:lineRule="auto"/>
    </w:pPr>
    <w:rPr>
      <w:rFonts w:ascii="Calibri" w:hAnsi="Calibri" w:cs="Calibri"/>
      <w:noProof/>
      <w:sz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FC36AB"/>
    <w:rPr>
      <w:rFonts w:ascii="Calibri" w:hAnsi="Calibri" w:cs="Calibri"/>
      <w:noProof/>
    </w:rPr>
  </w:style>
  <w:style w:type="character" w:styleId="Hyperlink">
    <w:name w:val="Hyperlink"/>
    <w:basedOn w:val="DefaultParagraphFont"/>
    <w:uiPriority w:val="99"/>
    <w:unhideWhenUsed/>
    <w:rsid w:val="001D47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71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C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C1F"/>
    <w:rPr>
      <w:rFonts w:ascii="Segoe UI" w:hAnsi="Segoe UI" w:cs="Segoe UI"/>
      <w:sz w:val="18"/>
      <w:szCs w:val="18"/>
    </w:rPr>
  </w:style>
  <w:style w:type="character" w:customStyle="1" w:styleId="cf01">
    <w:name w:val="cf01"/>
    <w:basedOn w:val="DefaultParagraphFont"/>
    <w:rsid w:val="002F4887"/>
    <w:rPr>
      <w:rFonts w:ascii="Segoe UI" w:hAnsi="Segoe UI" w:cs="Segoe UI" w:hint="default"/>
      <w:color w:val="212121"/>
      <w:sz w:val="18"/>
      <w:szCs w:val="18"/>
      <w:shd w:val="clear" w:color="auto" w:fill="FFFFFF"/>
    </w:rPr>
  </w:style>
  <w:style w:type="character" w:styleId="LineNumber">
    <w:name w:val="line number"/>
    <w:basedOn w:val="DefaultParagraphFont"/>
    <w:uiPriority w:val="99"/>
    <w:semiHidden/>
    <w:unhideWhenUsed/>
    <w:rsid w:val="000B4D4A"/>
  </w:style>
  <w:style w:type="paragraph" w:styleId="NoSpacing">
    <w:name w:val="No Spacing"/>
    <w:uiPriority w:val="1"/>
    <w:qFormat/>
    <w:rsid w:val="00A815A5"/>
    <w:pPr>
      <w:spacing w:after="0" w:line="240" w:lineRule="auto"/>
      <w:jc w:val="both"/>
    </w:pPr>
    <w:rPr>
      <w:sz w:val="22"/>
    </w:rPr>
  </w:style>
  <w:style w:type="paragraph" w:styleId="Bibliography">
    <w:name w:val="Bibliography"/>
    <w:basedOn w:val="Normal"/>
    <w:next w:val="Normal"/>
    <w:uiPriority w:val="37"/>
    <w:unhideWhenUsed/>
    <w:rsid w:val="002721B3"/>
    <w:pPr>
      <w:tabs>
        <w:tab w:val="left" w:pos="264"/>
        <w:tab w:val="left" w:pos="380"/>
      </w:tabs>
      <w:spacing w:after="240" w:line="240" w:lineRule="auto"/>
      <w:ind w:left="384" w:hanging="384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F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F5D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107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1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6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2">
      <a:majorFont>
        <a:latin typeface="Calibri Light"/>
        <a:ea typeface="游ゴシック Light"/>
        <a:cs typeface=""/>
      </a:majorFont>
      <a:minorFont>
        <a:latin typeface="Calibri"/>
        <a:ea typeface="游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93EFF-0E30-48ED-B1B9-B78445FFB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1687</Words>
  <Characters>9618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Nobuaki Masaki</dc:creator>
  <cp:keywords/>
  <dc:description/>
  <cp:lastModifiedBy>Nobu Masaki</cp:lastModifiedBy>
  <cp:revision>2</cp:revision>
  <dcterms:created xsi:type="dcterms:W3CDTF">2025-09-25T21:56:00Z</dcterms:created>
  <dcterms:modified xsi:type="dcterms:W3CDTF">2025-09-25T21:56:00Z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id="OrQt15xM"/&gt;&lt;style id="http://www.zotero.org/styles/plos-genetics" hasBibliography="1" bibliographyStyleHasBeenSet="1"/&gt;&lt;prefs&gt;&lt;pref name="fieldType" value="Field"/&gt;&lt;/prefs&gt;&lt;/data&gt;</vt:lpwstr>
  </property>
</Properties>
</file>